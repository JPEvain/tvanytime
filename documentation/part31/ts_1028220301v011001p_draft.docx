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0FB" w:rsidRPr="00055551" w:rsidRDefault="00F700FB" w:rsidP="00F700FB">
      <w:pPr>
        <w:pStyle w:val="ZA"/>
        <w:framePr w:w="10563" w:h="782" w:hRule="exact" w:wrap="notBeside" w:hAnchor="page" w:x="661" w:y="646" w:anchorLock="1"/>
        <w:pBdr>
          <w:bottom w:val="none" w:sz="0" w:space="0" w:color="auto"/>
        </w:pBdr>
        <w:jc w:val="center"/>
        <w:rPr>
          <w:noProof w:val="0"/>
        </w:rPr>
      </w:pPr>
      <w:r w:rsidRPr="007D7833">
        <w:rPr>
          <w:noProof w:val="0"/>
          <w:sz w:val="64"/>
        </w:rPr>
        <w:t>ETSI TS</w:t>
      </w:r>
      <w:r w:rsidRPr="00055551">
        <w:rPr>
          <w:noProof w:val="0"/>
          <w:sz w:val="64"/>
        </w:rPr>
        <w:t xml:space="preserve"> </w:t>
      </w:r>
      <w:r w:rsidRPr="007D7833">
        <w:rPr>
          <w:noProof w:val="0"/>
          <w:sz w:val="64"/>
        </w:rPr>
        <w:t>102 822-3-1</w:t>
      </w:r>
      <w:r w:rsidRPr="00055551">
        <w:rPr>
          <w:noProof w:val="0"/>
          <w:sz w:val="64"/>
        </w:rPr>
        <w:t xml:space="preserve"> </w:t>
      </w:r>
      <w:r w:rsidRPr="00055551">
        <w:rPr>
          <w:noProof w:val="0"/>
        </w:rPr>
        <w:t>V</w:t>
      </w:r>
      <w:r w:rsidR="0037143C">
        <w:rPr>
          <w:noProof w:val="0"/>
        </w:rPr>
        <w:t>1.</w:t>
      </w:r>
      <w:ins w:id="0" w:author="Evain, Jean-Pierre" w:date="2017-06-09T15:03:00Z">
        <w:r w:rsidR="0037143C">
          <w:rPr>
            <w:noProof w:val="0"/>
          </w:rPr>
          <w:t>10</w:t>
        </w:r>
      </w:ins>
      <w:del w:id="1" w:author="Evain, Jean-Pierre" w:date="2017-06-09T15:03:00Z">
        <w:r w:rsidR="0037143C" w:rsidDel="0037143C">
          <w:rPr>
            <w:noProof w:val="0"/>
          </w:rPr>
          <w:delText>9</w:delText>
        </w:r>
      </w:del>
      <w:r w:rsidRPr="007D7833">
        <w:rPr>
          <w:noProof w:val="0"/>
        </w:rPr>
        <w:t>.</w:t>
      </w:r>
      <w:ins w:id="2" w:author="Evain, Jean-Pierre" w:date="2017-06-09T15:03:00Z">
        <w:r w:rsidR="0037143C">
          <w:rPr>
            <w:noProof w:val="0"/>
          </w:rPr>
          <w:t>1</w:t>
        </w:r>
      </w:ins>
      <w:del w:id="3" w:author="Evain, Jean-Pierre" w:date="2017-06-09T15:03:00Z">
        <w:r w:rsidRPr="007D7833" w:rsidDel="0037143C">
          <w:rPr>
            <w:noProof w:val="0"/>
          </w:rPr>
          <w:delText>2</w:delText>
        </w:r>
      </w:del>
      <w:r w:rsidRPr="00055551">
        <w:rPr>
          <w:rStyle w:val="ZGSM"/>
          <w:noProof w:val="0"/>
        </w:rPr>
        <w:t xml:space="preserve"> </w:t>
      </w:r>
      <w:r w:rsidRPr="00055551">
        <w:rPr>
          <w:noProof w:val="0"/>
          <w:sz w:val="32"/>
        </w:rPr>
        <w:t>(</w:t>
      </w:r>
      <w:r w:rsidRPr="007D7833">
        <w:rPr>
          <w:noProof w:val="0"/>
          <w:sz w:val="32"/>
        </w:rPr>
        <w:t>2016-03</w:t>
      </w:r>
      <w:r w:rsidRPr="007D537D">
        <w:rPr>
          <w:noProof w:val="0"/>
          <w:sz w:val="32"/>
          <w:szCs w:val="32"/>
        </w:rPr>
        <w:t>)</w:t>
      </w:r>
    </w:p>
    <w:p w:rsidR="00F700FB" w:rsidRPr="00F700FB" w:rsidRDefault="00F700FB" w:rsidP="00F700FB">
      <w:pPr>
        <w:pStyle w:val="ZT"/>
        <w:framePr w:w="10206" w:h="3701" w:hRule="exact" w:wrap="notBeside" w:hAnchor="page" w:x="880" w:y="7094"/>
      </w:pPr>
      <w:r w:rsidRPr="00F700FB">
        <w:t>Broadcast and On-line Services:</w:t>
      </w:r>
    </w:p>
    <w:p w:rsidR="00F700FB" w:rsidRPr="00F700FB" w:rsidRDefault="00F700FB" w:rsidP="00F700FB">
      <w:pPr>
        <w:pStyle w:val="ZT"/>
        <w:framePr w:w="10206" w:h="3701" w:hRule="exact" w:wrap="notBeside" w:hAnchor="page" w:x="880" w:y="7094"/>
        <w:rPr>
          <w:szCs w:val="34"/>
        </w:rPr>
      </w:pPr>
      <w:r w:rsidRPr="00F700FB">
        <w:t xml:space="preserve">Search, select, and </w:t>
      </w:r>
      <w:r w:rsidRPr="00F700FB">
        <w:rPr>
          <w:szCs w:val="34"/>
        </w:rPr>
        <w:t>rightful use of content</w:t>
      </w:r>
    </w:p>
    <w:p w:rsidR="00F700FB" w:rsidRPr="00F700FB" w:rsidRDefault="00F700FB" w:rsidP="00F700FB">
      <w:pPr>
        <w:pStyle w:val="ZT"/>
        <w:framePr w:w="10206" w:h="3701" w:hRule="exact" w:wrap="notBeside" w:hAnchor="page" w:x="880" w:y="7094"/>
        <w:rPr>
          <w:szCs w:val="34"/>
        </w:rPr>
      </w:pPr>
      <w:proofErr w:type="gramStart"/>
      <w:r w:rsidRPr="00F700FB">
        <w:rPr>
          <w:szCs w:val="34"/>
        </w:rPr>
        <w:t>on</w:t>
      </w:r>
      <w:proofErr w:type="gramEnd"/>
      <w:r w:rsidRPr="00F700FB">
        <w:rPr>
          <w:szCs w:val="34"/>
        </w:rPr>
        <w:t xml:space="preserve"> personal storage systems</w:t>
      </w:r>
    </w:p>
    <w:p w:rsidR="00F700FB" w:rsidRPr="00F700FB" w:rsidRDefault="00F700FB" w:rsidP="00F700FB">
      <w:pPr>
        <w:pStyle w:val="ZT"/>
        <w:framePr w:w="10206" w:h="3701" w:hRule="exact" w:wrap="notBeside" w:hAnchor="page" w:x="880" w:y="7094"/>
      </w:pPr>
      <w:r w:rsidRPr="00F700FB">
        <w:t>("</w:t>
      </w:r>
      <w:r w:rsidRPr="00F700FB">
        <w:rPr>
          <w:i/>
        </w:rPr>
        <w:t>TV-Anytime</w:t>
      </w:r>
      <w:r w:rsidRPr="00F700FB">
        <w:t>");</w:t>
      </w:r>
    </w:p>
    <w:p w:rsidR="00F700FB" w:rsidRPr="00F700FB" w:rsidRDefault="00F700FB" w:rsidP="00F700FB">
      <w:pPr>
        <w:pStyle w:val="ZT"/>
        <w:framePr w:w="10206" w:h="3701" w:hRule="exact" w:wrap="notBeside" w:hAnchor="page" w:x="880" w:y="7094"/>
      </w:pPr>
      <w:r w:rsidRPr="00F700FB">
        <w:t>Part 3: Metadata;</w:t>
      </w:r>
    </w:p>
    <w:p w:rsidR="00F700FB" w:rsidRDefault="00F700FB" w:rsidP="00F700FB">
      <w:pPr>
        <w:pStyle w:val="ZT"/>
        <w:framePr w:w="10206" w:h="3701" w:hRule="exact" w:wrap="notBeside" w:hAnchor="page" w:x="880" w:y="7094"/>
      </w:pPr>
      <w:r w:rsidRPr="00F700FB">
        <w:t>Sub-part 1: Phase 1 - Metadata schemas</w:t>
      </w:r>
    </w:p>
    <w:p w:rsidR="00F700FB" w:rsidRPr="00055551" w:rsidRDefault="00F700FB" w:rsidP="00F700FB">
      <w:pPr>
        <w:pStyle w:val="ZG"/>
        <w:framePr w:w="10199" w:h="3271" w:hRule="exact" w:wrap="notBeside" w:hAnchor="page" w:x="674" w:y="12211"/>
        <w:rPr>
          <w:noProof w:val="0"/>
        </w:rPr>
      </w:pPr>
      <w:r>
        <w:rPr>
          <w:lang w:val="fr-CH" w:eastAsia="fr-CH"/>
        </w:rPr>
        <w:drawing>
          <wp:inline distT="0" distB="0" distL="0" distR="0" wp14:anchorId="31D9D6FB" wp14:editId="0D191ED9">
            <wp:extent cx="2933700" cy="1400175"/>
            <wp:effectExtent l="0" t="0" r="0" b="0"/>
            <wp:docPr id="3" name="Picture 3" descr="EBU_Tagline_logo_EBU_RGB_Blue-72DP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_Tagline_logo_EBU_RGB_Blue-72DPI-01"/>
                    <pic:cNvPicPr>
                      <a:picLocks noChangeAspect="1" noChangeArrowheads="1"/>
                    </pic:cNvPicPr>
                  </pic:nvPicPr>
                  <pic:blipFill>
                    <a:blip r:embed="rId8" cstate="print"/>
                    <a:srcRect/>
                    <a:stretch>
                      <a:fillRect/>
                    </a:stretch>
                  </pic:blipFill>
                  <pic:spPr bwMode="auto">
                    <a:xfrm>
                      <a:off x="0" y="0"/>
                      <a:ext cx="2933700" cy="1400175"/>
                    </a:xfrm>
                    <a:prstGeom prst="rect">
                      <a:avLst/>
                    </a:prstGeom>
                    <a:noFill/>
                    <a:ln w="9525">
                      <a:noFill/>
                      <a:miter lim="800000"/>
                      <a:headEnd/>
                      <a:tailEnd/>
                    </a:ln>
                  </pic:spPr>
                </pic:pic>
              </a:graphicData>
            </a:graphic>
          </wp:inline>
        </w:drawing>
      </w:r>
    </w:p>
    <w:p w:rsidR="00F700FB" w:rsidRDefault="00F700FB" w:rsidP="00F700FB">
      <w:pPr>
        <w:pStyle w:val="ZD"/>
        <w:framePr w:wrap="notBeside"/>
        <w:rPr>
          <w:noProof w:val="0"/>
        </w:rPr>
      </w:pPr>
      <w:r w:rsidRPr="00055551">
        <w:rPr>
          <w:noProof w:val="0"/>
        </w:rPr>
        <w:fldChar w:fldCharType="begin"/>
      </w:r>
      <w:r w:rsidRPr="00055551">
        <w:rPr>
          <w:noProof w:val="0"/>
        </w:rPr>
        <w:instrText>symbol 60 \f "Wingdings" \s 16</w:instrText>
      </w:r>
      <w:r w:rsidRPr="00055551">
        <w:rPr>
          <w:noProof w:val="0"/>
        </w:rPr>
        <w:fldChar w:fldCharType="separate"/>
      </w:r>
      <w:r w:rsidRPr="00055551">
        <w:rPr>
          <w:rFonts w:ascii="Wingdings" w:hAnsi="Wingdings"/>
          <w:noProof w:val="0"/>
        </w:rPr>
        <w:t>&lt;</w:t>
      </w:r>
      <w:r w:rsidRPr="00055551">
        <w:rPr>
          <w:noProof w:val="0"/>
        </w:rPr>
        <w:fldChar w:fldCharType="end"/>
      </w:r>
    </w:p>
    <w:p w:rsidR="00F700FB" w:rsidRDefault="00F700FB" w:rsidP="00F700FB">
      <w:pPr>
        <w:pStyle w:val="ZB"/>
        <w:framePr w:wrap="notBeside" w:hAnchor="page" w:x="901" w:y="1421"/>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pStyle w:val="ZB"/>
        <w:framePr w:wrap="notBeside" w:hAnchor="page" w:x="901" w:y="1421"/>
      </w:pPr>
    </w:p>
    <w:p w:rsidR="00F700FB" w:rsidRPr="0035391E" w:rsidRDefault="00F700FB" w:rsidP="00F700FB">
      <w:pPr>
        <w:pStyle w:val="FP"/>
        <w:framePr w:h="1625" w:hRule="exact" w:wrap="notBeside" w:vAnchor="page" w:hAnchor="page" w:x="871" w:y="11581"/>
        <w:spacing w:after="240"/>
        <w:jc w:val="center"/>
        <w:rPr>
          <w:rFonts w:ascii="Arial" w:hAnsi="Arial" w:cs="Arial"/>
          <w:sz w:val="18"/>
          <w:szCs w:val="18"/>
        </w:rPr>
      </w:pPr>
    </w:p>
    <w:p w:rsidR="00F700FB" w:rsidRPr="00E85001" w:rsidRDefault="00F700FB" w:rsidP="00F700FB">
      <w:pPr>
        <w:pStyle w:val="ZB"/>
        <w:framePr w:w="6341" w:h="450" w:hRule="exact" w:wrap="notBeside" w:hAnchor="page" w:x="811" w:y="5401"/>
        <w:jc w:val="left"/>
        <w:rPr>
          <w:rFonts w:ascii="Century Gothic" w:hAnsi="Century Gothic"/>
          <w:b/>
          <w:i w:val="0"/>
          <w:caps/>
          <w:color w:val="FFFFFF"/>
          <w:sz w:val="32"/>
          <w:szCs w:val="32"/>
        </w:rPr>
      </w:pPr>
      <w:r>
        <w:rPr>
          <w:rFonts w:ascii="Century Gothic" w:hAnsi="Century Gothic"/>
          <w:b/>
          <w:i w:val="0"/>
          <w:caps/>
          <w:noProof w:val="0"/>
          <w:color w:val="FFFFFF"/>
          <w:sz w:val="32"/>
          <w:szCs w:val="32"/>
        </w:rPr>
        <w:t>Technical Specification</w:t>
      </w:r>
    </w:p>
    <w:p w:rsidR="00F700FB" w:rsidRDefault="00F700FB" w:rsidP="00F700FB">
      <w:pPr>
        <w:rPr>
          <w:rFonts w:ascii="Arial" w:hAnsi="Arial" w:cs="Arial"/>
          <w:sz w:val="18"/>
          <w:szCs w:val="18"/>
        </w:rPr>
        <w:sectPr w:rsidR="00F700FB" w:rsidSect="00925FF4">
          <w:headerReference w:type="default" r:id="rId9"/>
          <w:footerReference w:type="default" r:id="rId10"/>
          <w:footnotePr>
            <w:numRestart w:val="eachSect"/>
          </w:footnotePr>
          <w:pgSz w:w="11907" w:h="16840" w:code="9"/>
          <w:pgMar w:top="2268" w:right="851" w:bottom="10773" w:left="851" w:header="0" w:footer="0" w:gutter="0"/>
          <w:cols w:space="720"/>
          <w:docGrid w:linePitch="272"/>
        </w:sectPr>
      </w:pPr>
    </w:p>
    <w:p w:rsidR="00F700FB" w:rsidRPr="00055551" w:rsidRDefault="00F700FB" w:rsidP="00F700FB">
      <w:pPr>
        <w:pStyle w:val="FP"/>
        <w:framePr w:wrap="notBeside" w:vAnchor="page" w:hAnchor="page" w:x="1141" w:y="2836"/>
        <w:pBdr>
          <w:bottom w:val="single" w:sz="6" w:space="1" w:color="auto"/>
        </w:pBdr>
        <w:ind w:left="2835" w:right="2835"/>
        <w:jc w:val="center"/>
      </w:pPr>
      <w:r w:rsidRPr="00055551">
        <w:lastRenderedPageBreak/>
        <w:t>Reference</w:t>
      </w:r>
    </w:p>
    <w:p w:rsidR="00F700FB" w:rsidRPr="00055551" w:rsidRDefault="00F700FB" w:rsidP="00F700FB">
      <w:pPr>
        <w:pStyle w:val="FP"/>
        <w:framePr w:wrap="notBeside" w:vAnchor="page" w:hAnchor="page" w:x="1141" w:y="2836"/>
        <w:ind w:left="2268" w:right="2268"/>
        <w:jc w:val="center"/>
        <w:rPr>
          <w:rFonts w:ascii="Arial" w:hAnsi="Arial"/>
          <w:sz w:val="18"/>
        </w:rPr>
      </w:pPr>
      <w:r>
        <w:rPr>
          <w:rFonts w:ascii="Arial" w:hAnsi="Arial"/>
          <w:sz w:val="18"/>
        </w:rPr>
        <w:t>RTS/JTC-TVA-76-03-01</w:t>
      </w:r>
    </w:p>
    <w:p w:rsidR="00F700FB" w:rsidRPr="00055551" w:rsidRDefault="00F700FB" w:rsidP="00F700FB">
      <w:pPr>
        <w:pStyle w:val="FP"/>
        <w:framePr w:wrap="notBeside" w:vAnchor="page" w:hAnchor="page" w:x="1141" w:y="2836"/>
        <w:pBdr>
          <w:bottom w:val="single" w:sz="6" w:space="1" w:color="auto"/>
        </w:pBdr>
        <w:spacing w:before="240"/>
        <w:ind w:left="2835" w:right="2835"/>
        <w:jc w:val="center"/>
      </w:pPr>
      <w:r w:rsidRPr="00055551">
        <w:t>Keywords</w:t>
      </w:r>
    </w:p>
    <w:p w:rsidR="00F700FB" w:rsidRPr="00055551" w:rsidRDefault="00F700FB" w:rsidP="00F700FB">
      <w:pPr>
        <w:pStyle w:val="FP"/>
        <w:framePr w:wrap="notBeside" w:vAnchor="page" w:hAnchor="page" w:x="1141" w:y="2836"/>
        <w:ind w:left="2835" w:right="2835"/>
        <w:jc w:val="center"/>
        <w:rPr>
          <w:rFonts w:ascii="Arial" w:hAnsi="Arial"/>
          <w:sz w:val="18"/>
        </w:rPr>
      </w:pPr>
      <w:proofErr w:type="gramStart"/>
      <w:r>
        <w:rPr>
          <w:rFonts w:ascii="Arial" w:hAnsi="Arial"/>
          <w:sz w:val="18"/>
        </w:rPr>
        <w:t>broadcasting</w:t>
      </w:r>
      <w:proofErr w:type="gramEnd"/>
      <w:r>
        <w:rPr>
          <w:rFonts w:ascii="Arial" w:hAnsi="Arial"/>
          <w:sz w:val="18"/>
        </w:rPr>
        <w:t>, content, data, TV, video</w:t>
      </w:r>
    </w:p>
    <w:p w:rsidR="00F700FB" w:rsidRPr="00055551" w:rsidRDefault="00F700FB" w:rsidP="00F700FB"/>
    <w:p w:rsidR="00F700FB" w:rsidRPr="00CE6052" w:rsidRDefault="00F700FB" w:rsidP="00F700FB">
      <w:pPr>
        <w:pStyle w:val="FP"/>
        <w:framePr w:wrap="notBeside" w:vAnchor="page" w:hAnchor="page" w:x="1156" w:y="5581"/>
        <w:spacing w:after="240"/>
        <w:ind w:left="2835" w:right="2835"/>
        <w:jc w:val="center"/>
        <w:rPr>
          <w:rFonts w:ascii="Arial" w:hAnsi="Arial"/>
          <w:b/>
          <w:i/>
          <w:lang w:val="fr-FR"/>
        </w:rPr>
      </w:pPr>
      <w:r w:rsidRPr="00CE6052">
        <w:rPr>
          <w:rFonts w:ascii="Arial" w:hAnsi="Arial"/>
          <w:b/>
          <w:i/>
          <w:lang w:val="fr-FR"/>
        </w:rPr>
        <w:t>ETSI</w:t>
      </w:r>
    </w:p>
    <w:p w:rsidR="00F700FB" w:rsidRPr="00CE6052" w:rsidRDefault="00F700FB" w:rsidP="00F700FB">
      <w:pPr>
        <w:pStyle w:val="FP"/>
        <w:framePr w:wrap="notBeside" w:vAnchor="page" w:hAnchor="page" w:x="1156" w:y="5581"/>
        <w:pBdr>
          <w:bottom w:val="single" w:sz="6" w:space="1" w:color="auto"/>
        </w:pBdr>
        <w:ind w:left="2835" w:right="2835"/>
        <w:jc w:val="center"/>
        <w:rPr>
          <w:rFonts w:ascii="Arial" w:hAnsi="Arial"/>
          <w:sz w:val="18"/>
          <w:lang w:val="fr-FR"/>
        </w:rPr>
      </w:pPr>
      <w:r w:rsidRPr="00CE6052">
        <w:rPr>
          <w:rFonts w:ascii="Arial" w:hAnsi="Arial"/>
          <w:sz w:val="18"/>
          <w:lang w:val="fr-FR"/>
        </w:rPr>
        <w:t>650 Route des Lucioles</w:t>
      </w:r>
    </w:p>
    <w:p w:rsidR="00F700FB" w:rsidRPr="00CE6052" w:rsidRDefault="00F700FB" w:rsidP="00F700FB">
      <w:pPr>
        <w:pStyle w:val="FP"/>
        <w:framePr w:wrap="notBeside" w:vAnchor="page" w:hAnchor="page" w:x="1156" w:y="5581"/>
        <w:pBdr>
          <w:bottom w:val="single" w:sz="6" w:space="1" w:color="auto"/>
        </w:pBdr>
        <w:ind w:left="2835" w:right="2835"/>
        <w:jc w:val="center"/>
        <w:rPr>
          <w:lang w:val="fr-FR"/>
        </w:rPr>
      </w:pPr>
      <w:r w:rsidRPr="00CE6052">
        <w:rPr>
          <w:rFonts w:ascii="Arial" w:hAnsi="Arial"/>
          <w:sz w:val="18"/>
          <w:lang w:val="fr-FR"/>
        </w:rPr>
        <w:t>F-06921 Sophia Antipolis Cedex - FRANCE</w:t>
      </w:r>
    </w:p>
    <w:p w:rsidR="00F700FB" w:rsidRPr="00CE6052" w:rsidRDefault="00F700FB" w:rsidP="00F700FB">
      <w:pPr>
        <w:pStyle w:val="FP"/>
        <w:framePr w:wrap="notBeside" w:vAnchor="page" w:hAnchor="page" w:x="1156" w:y="5581"/>
        <w:ind w:left="2835" w:right="2835"/>
        <w:jc w:val="center"/>
        <w:rPr>
          <w:rFonts w:ascii="Arial" w:hAnsi="Arial"/>
          <w:sz w:val="18"/>
          <w:lang w:val="fr-FR"/>
        </w:rPr>
      </w:pPr>
    </w:p>
    <w:p w:rsidR="00F700FB" w:rsidRPr="00CE6052" w:rsidRDefault="00F700FB" w:rsidP="00F700FB">
      <w:pPr>
        <w:pStyle w:val="FP"/>
        <w:framePr w:wrap="notBeside" w:vAnchor="page" w:hAnchor="page" w:x="1156" w:y="5581"/>
        <w:spacing w:after="20"/>
        <w:ind w:left="2835" w:right="2835"/>
        <w:jc w:val="center"/>
        <w:rPr>
          <w:rFonts w:ascii="Arial" w:hAnsi="Arial"/>
          <w:sz w:val="18"/>
          <w:lang w:val="fr-FR"/>
        </w:rPr>
      </w:pPr>
      <w:r w:rsidRPr="00CE6052">
        <w:rPr>
          <w:rFonts w:ascii="Arial" w:hAnsi="Arial"/>
          <w:sz w:val="18"/>
          <w:lang w:val="fr-FR"/>
        </w:rPr>
        <w:t>Tel.: +33 4 92 94 42 00   Fax: +33 4 93 65 47 16</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Siret N° 348 623 562 00017 - NAF 742 C</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Association à but non lucratif enregistrée à la</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Sous-Préfecture de Grasse (06) N° 7803/88</w:t>
      </w:r>
    </w:p>
    <w:p w:rsidR="00F700FB" w:rsidRPr="00CE6052" w:rsidRDefault="00F700FB" w:rsidP="00F700FB">
      <w:pPr>
        <w:pStyle w:val="FP"/>
        <w:framePr w:wrap="notBeside" w:vAnchor="page" w:hAnchor="page" w:x="1156" w:y="5581"/>
        <w:ind w:left="2835" w:right="2835"/>
        <w:jc w:val="center"/>
        <w:rPr>
          <w:rFonts w:ascii="Arial" w:hAnsi="Arial"/>
          <w:sz w:val="18"/>
          <w:lang w:val="fr-FR"/>
        </w:rPr>
      </w:pPr>
    </w:p>
    <w:p w:rsidR="00F700FB" w:rsidRPr="00CE6052" w:rsidRDefault="00F700FB" w:rsidP="00F700FB">
      <w:pPr>
        <w:rPr>
          <w:lang w:val="fr-FR"/>
        </w:rPr>
      </w:pPr>
    </w:p>
    <w:p w:rsidR="00F700FB" w:rsidRPr="00CE6052" w:rsidRDefault="00F700FB" w:rsidP="00F700FB">
      <w:pPr>
        <w:rPr>
          <w:lang w:val="fr-FR"/>
        </w:rPr>
      </w:pPr>
    </w:p>
    <w:p w:rsidR="00F700FB" w:rsidRPr="00055551" w:rsidRDefault="00F700FB" w:rsidP="00F700FB">
      <w:pPr>
        <w:pStyle w:val="FP"/>
        <w:framePr w:h="6890" w:hRule="exact" w:wrap="notBeside" w:vAnchor="page" w:hAnchor="page" w:x="1036" w:y="8926"/>
        <w:pBdr>
          <w:bottom w:val="single" w:sz="6" w:space="1" w:color="auto"/>
        </w:pBdr>
        <w:spacing w:after="240"/>
        <w:ind w:left="2835" w:right="2835"/>
        <w:jc w:val="center"/>
        <w:rPr>
          <w:rFonts w:ascii="Arial" w:hAnsi="Arial"/>
          <w:b/>
          <w:i/>
        </w:rPr>
      </w:pPr>
      <w:r w:rsidRPr="00055551">
        <w:rPr>
          <w:rFonts w:ascii="Arial" w:hAnsi="Arial"/>
          <w:b/>
          <w:i/>
        </w:rPr>
        <w:t>Important notice</w:t>
      </w:r>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Pr>
          <w:rFonts w:ascii="Arial" w:hAnsi="Arial" w:cs="Arial"/>
          <w:sz w:val="18"/>
        </w:rPr>
        <w:t>T</w:t>
      </w:r>
      <w:r w:rsidRPr="00055551">
        <w:rPr>
          <w:rFonts w:ascii="Arial" w:hAnsi="Arial" w:cs="Arial"/>
          <w:sz w:val="18"/>
        </w:rPr>
        <w:t>he present document can be downloaded from</w:t>
      </w:r>
      <w:proofErr w:type="gramStart"/>
      <w:r w:rsidRPr="00055551">
        <w:rPr>
          <w:rFonts w:ascii="Arial" w:hAnsi="Arial" w:cs="Arial"/>
          <w:sz w:val="18"/>
        </w:rPr>
        <w:t>:</w:t>
      </w:r>
      <w:proofErr w:type="gramEnd"/>
      <w:r w:rsidRPr="00055551">
        <w:rPr>
          <w:rFonts w:ascii="Arial" w:hAnsi="Arial" w:cs="Arial"/>
          <w:sz w:val="18"/>
        </w:rPr>
        <w:br/>
      </w:r>
      <w:hyperlink r:id="rId11" w:history="1">
        <w:r w:rsidRPr="00F700FB">
          <w:rPr>
            <w:rStyle w:val="Hyperlink"/>
            <w:rFonts w:ascii="Arial" w:hAnsi="Arial"/>
            <w:sz w:val="18"/>
          </w:rPr>
          <w:t>http://www.etsi.org/standards-search</w:t>
        </w:r>
      </w:hyperlink>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sidRPr="00055551">
        <w:rPr>
          <w:rFonts w:ascii="Arial" w:hAnsi="Arial" w:cs="Arial"/>
          <w:sz w:val="18"/>
        </w:rPr>
        <w:t>The present document may be made available in electronic version</w:t>
      </w:r>
      <w:r>
        <w:rPr>
          <w:rFonts w:ascii="Arial" w:hAnsi="Arial" w:cs="Arial"/>
          <w:sz w:val="18"/>
        </w:rPr>
        <w:t>s</w:t>
      </w:r>
      <w:r w:rsidRPr="00055551">
        <w:rPr>
          <w:rFonts w:ascii="Arial" w:hAnsi="Arial" w:cs="Arial"/>
          <w:sz w:val="18"/>
        </w:rPr>
        <w:t xml:space="preserve"> </w:t>
      </w:r>
      <w:r>
        <w:rPr>
          <w:rFonts w:ascii="Arial" w:hAnsi="Arial" w:cs="Arial"/>
          <w:sz w:val="18"/>
        </w:rPr>
        <w:t>and/</w:t>
      </w:r>
      <w:r w:rsidRPr="00055551">
        <w:rPr>
          <w:rFonts w:ascii="Arial" w:hAnsi="Arial" w:cs="Arial"/>
          <w:sz w:val="18"/>
        </w:rPr>
        <w:t xml:space="preserve">or in print. </w:t>
      </w:r>
      <w:r>
        <w:rPr>
          <w:rFonts w:ascii="Arial" w:hAnsi="Arial" w:cs="Arial"/>
          <w:sz w:val="18"/>
        </w:rPr>
        <w:t xml:space="preserve">The content of </w:t>
      </w:r>
      <w:r w:rsidRPr="00055551">
        <w:rPr>
          <w:rFonts w:ascii="Arial" w:hAnsi="Arial" w:cs="Arial"/>
          <w:sz w:val="18"/>
        </w:rPr>
        <w:t xml:space="preserve">any </w:t>
      </w:r>
      <w:r>
        <w:rPr>
          <w:rFonts w:ascii="Arial" w:hAnsi="Arial" w:cs="Arial"/>
          <w:sz w:val="18"/>
        </w:rPr>
        <w:t xml:space="preserve">electronic and/or print versions of the present document shall not be modified without the prior written authorization of ETSI. In </w:t>
      </w:r>
      <w:r w:rsidRPr="00055551">
        <w:rPr>
          <w:rFonts w:ascii="Arial" w:hAnsi="Arial" w:cs="Arial"/>
          <w:sz w:val="18"/>
        </w:rPr>
        <w:t>case of</w:t>
      </w:r>
      <w:r>
        <w:rPr>
          <w:rFonts w:ascii="Arial" w:hAnsi="Arial" w:cs="Arial"/>
          <w:sz w:val="18"/>
        </w:rPr>
        <w:t xml:space="preserve"> any</w:t>
      </w:r>
      <w:r w:rsidRPr="00055551">
        <w:rPr>
          <w:rFonts w:ascii="Arial" w:hAnsi="Arial" w:cs="Arial"/>
          <w:sz w:val="18"/>
        </w:rPr>
        <w:t xml:space="preserve"> existing or perceived difference in contents between such versions</w:t>
      </w:r>
      <w:r>
        <w:rPr>
          <w:rFonts w:ascii="Arial" w:hAnsi="Arial" w:cs="Arial"/>
          <w:sz w:val="18"/>
        </w:rPr>
        <w:t xml:space="preserve"> and/or in print</w:t>
      </w:r>
      <w:r w:rsidRPr="00055551">
        <w:rPr>
          <w:rFonts w:ascii="Arial" w:hAnsi="Arial" w:cs="Arial"/>
          <w:sz w:val="18"/>
        </w:rPr>
        <w:t xml:space="preserve">, the </w:t>
      </w:r>
      <w:r>
        <w:rPr>
          <w:rFonts w:ascii="Arial" w:hAnsi="Arial" w:cs="Arial"/>
          <w:sz w:val="18"/>
        </w:rPr>
        <w:t xml:space="preserve">only prevailing document </w:t>
      </w:r>
      <w:r w:rsidRPr="00055551">
        <w:rPr>
          <w:rFonts w:ascii="Arial" w:hAnsi="Arial" w:cs="Arial"/>
          <w:sz w:val="18"/>
        </w:rPr>
        <w:t>is the</w:t>
      </w:r>
      <w:r w:rsidRPr="00055551">
        <w:rPr>
          <w:rFonts w:ascii="Arial" w:hAnsi="Arial" w:cs="Arial"/>
          <w:color w:val="000000"/>
          <w:sz w:val="18"/>
        </w:rPr>
        <w:t xml:space="preserve"> </w:t>
      </w:r>
      <w:r>
        <w:rPr>
          <w:rFonts w:ascii="Arial" w:hAnsi="Arial" w:cs="Arial"/>
          <w:color w:val="000000"/>
          <w:sz w:val="18"/>
        </w:rPr>
        <w:t xml:space="preserve">print of the </w:t>
      </w:r>
      <w:r w:rsidRPr="00055551">
        <w:rPr>
          <w:rFonts w:ascii="Arial" w:hAnsi="Arial" w:cs="Arial"/>
          <w:color w:val="000000"/>
          <w:sz w:val="18"/>
        </w:rPr>
        <w:t xml:space="preserve">Portable Document Format (PDF) version kept on a specific network drive within </w:t>
      </w:r>
      <w:r w:rsidRPr="00055551">
        <w:rPr>
          <w:rFonts w:ascii="Arial" w:hAnsi="Arial" w:cs="Arial"/>
          <w:sz w:val="18"/>
        </w:rPr>
        <w:t>ETSI Secretariat.</w:t>
      </w:r>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sidRPr="00055551">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2" w:history="1">
        <w:r w:rsidRPr="00F700FB">
          <w:rPr>
            <w:rStyle w:val="Hyperlink"/>
            <w:rFonts w:ascii="Arial" w:hAnsi="Arial" w:cs="Arial"/>
            <w:sz w:val="18"/>
          </w:rPr>
          <w:t>https://portal.etsi.org/TB/ETSIDeliverableStatus.aspx</w:t>
        </w:r>
      </w:hyperlink>
    </w:p>
    <w:p w:rsidR="00F700FB" w:rsidRPr="00055551" w:rsidRDefault="00F700FB" w:rsidP="00F700FB">
      <w:pPr>
        <w:pStyle w:val="FP"/>
        <w:framePr w:h="6890" w:hRule="exact" w:wrap="notBeside" w:vAnchor="page" w:hAnchor="page" w:x="1036" w:y="8926"/>
        <w:pBdr>
          <w:bottom w:val="single" w:sz="6" w:space="1" w:color="auto"/>
        </w:pBdr>
        <w:spacing w:after="240"/>
        <w:jc w:val="center"/>
        <w:rPr>
          <w:rFonts w:ascii="Arial" w:hAnsi="Arial" w:cs="Arial"/>
          <w:sz w:val="18"/>
        </w:rPr>
      </w:pPr>
      <w:r w:rsidRPr="00055551">
        <w:rPr>
          <w:rFonts w:ascii="Arial" w:hAnsi="Arial" w:cs="Arial"/>
          <w:sz w:val="18"/>
        </w:rPr>
        <w:t>If you find errors in the present document, please send your comment to one of the following services</w:t>
      </w:r>
      <w:proofErr w:type="gramStart"/>
      <w:r w:rsidRPr="00055551">
        <w:rPr>
          <w:rFonts w:ascii="Arial" w:hAnsi="Arial" w:cs="Arial"/>
          <w:sz w:val="18"/>
        </w:rPr>
        <w:t>:</w:t>
      </w:r>
      <w:proofErr w:type="gramEnd"/>
      <w:r w:rsidRPr="00055551">
        <w:rPr>
          <w:rFonts w:ascii="Arial" w:hAnsi="Arial" w:cs="Arial"/>
          <w:sz w:val="18"/>
        </w:rPr>
        <w:br/>
      </w:r>
      <w:hyperlink r:id="rId13" w:history="1">
        <w:r w:rsidRPr="00F700FB">
          <w:rPr>
            <w:rStyle w:val="Hyperlink"/>
            <w:rFonts w:ascii="Arial" w:hAnsi="Arial" w:cs="Arial"/>
            <w:sz w:val="18"/>
            <w:szCs w:val="18"/>
          </w:rPr>
          <w:t>https://portal.etsi.org/People/CommiteeSupportStaff.aspx</w:t>
        </w:r>
      </w:hyperlink>
    </w:p>
    <w:p w:rsidR="00F700FB" w:rsidRPr="00055551" w:rsidRDefault="00F700FB" w:rsidP="00F700FB">
      <w:pPr>
        <w:pStyle w:val="FP"/>
        <w:framePr w:h="6890" w:hRule="exact" w:wrap="notBeside" w:vAnchor="page" w:hAnchor="page" w:x="1036" w:y="8926"/>
        <w:pBdr>
          <w:bottom w:val="single" w:sz="6" w:space="1" w:color="auto"/>
        </w:pBdr>
        <w:spacing w:after="240"/>
        <w:jc w:val="center"/>
        <w:rPr>
          <w:rFonts w:ascii="Arial" w:hAnsi="Arial"/>
          <w:b/>
          <w:i/>
        </w:rPr>
      </w:pPr>
      <w:r w:rsidRPr="00055551">
        <w:rPr>
          <w:rFonts w:ascii="Arial" w:hAnsi="Arial"/>
          <w:b/>
          <w:i/>
        </w:rPr>
        <w:t>Copyright Notification</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No part may be reproduced</w:t>
      </w:r>
      <w:r>
        <w:rPr>
          <w:rFonts w:ascii="Arial" w:hAnsi="Arial" w:cs="Arial"/>
          <w:sz w:val="18"/>
        </w:rPr>
        <w:t xml:space="preserve"> or utilized in any form or by any means, electronic or mechanical, including photocopying and microfilm</w:t>
      </w:r>
      <w:r w:rsidRPr="00055551">
        <w:rPr>
          <w:rFonts w:ascii="Arial" w:hAnsi="Arial" w:cs="Arial"/>
          <w:sz w:val="18"/>
        </w:rPr>
        <w:t xml:space="preserve"> except as authorized by written permission</w:t>
      </w:r>
      <w:r>
        <w:rPr>
          <w:rFonts w:ascii="Arial" w:hAnsi="Arial" w:cs="Arial"/>
          <w:sz w:val="18"/>
        </w:rPr>
        <w:t xml:space="preserve"> of ETSI</w:t>
      </w:r>
      <w:r w:rsidRPr="00055551">
        <w:rPr>
          <w:rFonts w:ascii="Arial" w:hAnsi="Arial" w:cs="Arial"/>
          <w:sz w:val="18"/>
        </w:rPr>
        <w:t>.</w:t>
      </w:r>
      <w:r>
        <w:rPr>
          <w:rFonts w:ascii="Arial" w:hAnsi="Arial" w:cs="Arial"/>
          <w:sz w:val="18"/>
        </w:rPr>
        <w:br/>
        <w:t>The content of the PDF version shall not be modified without the written authorization of ETSI.</w:t>
      </w:r>
      <w:r w:rsidRPr="00055551">
        <w:rPr>
          <w:rFonts w:ascii="Arial" w:hAnsi="Arial" w:cs="Arial"/>
          <w:sz w:val="18"/>
        </w:rPr>
        <w:br/>
        <w:t>The copyright and the foregoing restriction extend to reproduction in all media.</w:t>
      </w:r>
    </w:p>
    <w:p w:rsidR="00F700FB" w:rsidRPr="00055551" w:rsidRDefault="00F700FB" w:rsidP="00F700FB">
      <w:pPr>
        <w:pStyle w:val="FP"/>
        <w:framePr w:h="6890" w:hRule="exact" w:wrap="notBeside" w:vAnchor="page" w:hAnchor="page" w:x="1036" w:y="8926"/>
        <w:jc w:val="center"/>
        <w:rPr>
          <w:rFonts w:ascii="Arial" w:hAnsi="Arial" w:cs="Arial"/>
          <w:sz w:val="18"/>
        </w:rPr>
      </w:pPr>
    </w:p>
    <w:p w:rsidR="00F700FB"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 xml:space="preserve">© European Telecommunications Standards Institute </w:t>
      </w:r>
      <w:r>
        <w:rPr>
          <w:rFonts w:ascii="Arial" w:hAnsi="Arial" w:cs="Arial"/>
          <w:sz w:val="18"/>
        </w:rPr>
        <w:t>2016</w:t>
      </w:r>
      <w:r w:rsidRPr="00055551">
        <w:rPr>
          <w:rFonts w:ascii="Arial" w:hAnsi="Arial" w:cs="Arial"/>
          <w:sz w:val="18"/>
        </w:rPr>
        <w:t>.</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 xml:space="preserve">© European Broadcasting Union </w:t>
      </w:r>
      <w:r>
        <w:rPr>
          <w:rFonts w:ascii="Arial" w:hAnsi="Arial" w:cs="Arial"/>
          <w:sz w:val="18"/>
        </w:rPr>
        <w:t>2016</w:t>
      </w:r>
      <w:r w:rsidRPr="00055551">
        <w:rPr>
          <w:rFonts w:ascii="Arial" w:hAnsi="Arial" w:cs="Arial"/>
          <w:sz w:val="18"/>
        </w:rPr>
        <w:t>.</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All rights reserved.</w:t>
      </w:r>
      <w:r w:rsidRPr="00055551">
        <w:rPr>
          <w:rFonts w:ascii="Arial" w:hAnsi="Arial" w:cs="Arial"/>
          <w:sz w:val="18"/>
        </w:rPr>
        <w:br/>
      </w:r>
    </w:p>
    <w:p w:rsidR="00F700FB" w:rsidRPr="00EC1DC4" w:rsidRDefault="00F700FB" w:rsidP="00F700FB">
      <w:pPr>
        <w:framePr w:h="6890" w:hRule="exact" w:wrap="notBeside" w:vAnchor="page" w:hAnchor="page" w:x="1036" w:y="8926"/>
        <w:jc w:val="center"/>
        <w:rPr>
          <w:rFonts w:ascii="Arial" w:hAnsi="Arial" w:cs="Arial"/>
          <w:sz w:val="18"/>
          <w:szCs w:val="18"/>
        </w:rPr>
      </w:pPr>
      <w:r w:rsidRPr="00EC1DC4">
        <w:rPr>
          <w:rFonts w:ascii="Arial" w:hAnsi="Arial" w:cs="Arial"/>
          <w:b/>
          <w:bCs/>
          <w:sz w:val="18"/>
          <w:szCs w:val="18"/>
        </w:rPr>
        <w:t>DECT</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PLUGTESTS</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UMTS</w:t>
      </w:r>
      <w:r w:rsidRPr="00EC1DC4">
        <w:rPr>
          <w:rFonts w:ascii="Arial" w:hAnsi="Arial" w:cs="Arial"/>
          <w:sz w:val="18"/>
          <w:szCs w:val="18"/>
          <w:vertAlign w:val="superscript"/>
        </w:rPr>
        <w:t>TM</w:t>
      </w:r>
      <w:r w:rsidRPr="00EC1DC4">
        <w:rPr>
          <w:rFonts w:ascii="Arial" w:hAnsi="Arial" w:cs="Arial"/>
          <w:sz w:val="18"/>
          <w:szCs w:val="18"/>
        </w:rPr>
        <w:t xml:space="preserve"> and the ETSI logo are Trade Marks of ETSI registered for the benefit of its Members.</w:t>
      </w:r>
      <w:r w:rsidRPr="00EC1DC4">
        <w:rPr>
          <w:rFonts w:ascii="Arial" w:hAnsi="Arial" w:cs="Arial"/>
          <w:sz w:val="18"/>
          <w:szCs w:val="18"/>
        </w:rPr>
        <w:br/>
      </w:r>
      <w:r w:rsidRPr="00EC1DC4">
        <w:rPr>
          <w:rFonts w:ascii="Arial" w:hAnsi="Arial" w:cs="Arial"/>
          <w:b/>
          <w:bCs/>
          <w:sz w:val="18"/>
          <w:szCs w:val="18"/>
        </w:rPr>
        <w:t>3GPP</w:t>
      </w:r>
      <w:r w:rsidRPr="00EC1DC4">
        <w:rPr>
          <w:rFonts w:ascii="Arial" w:hAnsi="Arial" w:cs="Arial"/>
          <w:sz w:val="18"/>
          <w:szCs w:val="18"/>
          <w:vertAlign w:val="superscript"/>
        </w:rPr>
        <w:t xml:space="preserve">TM </w:t>
      </w:r>
      <w:r>
        <w:rPr>
          <w:rFonts w:ascii="Arial" w:hAnsi="Arial" w:cs="Arial"/>
          <w:sz w:val="18"/>
          <w:szCs w:val="18"/>
        </w:rPr>
        <w:t xml:space="preserve">and </w:t>
      </w:r>
      <w:r w:rsidRPr="00EC1DC4">
        <w:rPr>
          <w:rFonts w:ascii="Arial" w:hAnsi="Arial" w:cs="Arial"/>
          <w:b/>
          <w:bCs/>
          <w:sz w:val="18"/>
          <w:szCs w:val="18"/>
        </w:rPr>
        <w:t>LTE</w:t>
      </w:r>
      <w:r w:rsidRPr="00EC1DC4">
        <w:rPr>
          <w:rFonts w:ascii="Arial" w:hAnsi="Arial" w:cs="Arial"/>
          <w:sz w:val="18"/>
          <w:szCs w:val="18"/>
        </w:rPr>
        <w:t>™ a</w:t>
      </w:r>
      <w:r>
        <w:rPr>
          <w:rFonts w:ascii="Arial" w:hAnsi="Arial" w:cs="Arial"/>
          <w:sz w:val="18"/>
          <w:szCs w:val="18"/>
        </w:rPr>
        <w:t>re</w:t>
      </w:r>
      <w:r w:rsidRPr="00EC1DC4">
        <w:rPr>
          <w:rFonts w:ascii="Arial" w:hAnsi="Arial" w:cs="Arial"/>
          <w:sz w:val="18"/>
          <w:szCs w:val="18"/>
        </w:rPr>
        <w:t xml:space="preserve"> Trade Mark</w:t>
      </w:r>
      <w:r>
        <w:rPr>
          <w:rFonts w:ascii="Arial" w:hAnsi="Arial" w:cs="Arial"/>
          <w:sz w:val="18"/>
          <w:szCs w:val="18"/>
        </w:rPr>
        <w:t>s</w:t>
      </w:r>
      <w:r w:rsidRPr="00EC1DC4">
        <w:rPr>
          <w:rFonts w:ascii="Arial" w:hAnsi="Arial" w:cs="Arial"/>
          <w:sz w:val="18"/>
          <w:szCs w:val="18"/>
        </w:rPr>
        <w:t xml:space="preserve"> of ETSI registered for the benefit of its Members and</w:t>
      </w:r>
      <w:r>
        <w:rPr>
          <w:rFonts w:ascii="Arial" w:hAnsi="Arial" w:cs="Arial"/>
          <w:sz w:val="18"/>
          <w:szCs w:val="18"/>
        </w:rPr>
        <w:br/>
      </w:r>
      <w:r w:rsidRPr="00EC1DC4">
        <w:rPr>
          <w:rFonts w:ascii="Arial" w:hAnsi="Arial" w:cs="Arial"/>
          <w:sz w:val="18"/>
          <w:szCs w:val="18"/>
        </w:rPr>
        <w:t>of the 3GPP Organizational Partners.</w:t>
      </w:r>
      <w:r w:rsidRPr="00EC1DC4">
        <w:rPr>
          <w:rFonts w:ascii="Arial" w:hAnsi="Arial" w:cs="Arial"/>
          <w:sz w:val="18"/>
          <w:szCs w:val="18"/>
        </w:rPr>
        <w:br/>
      </w:r>
      <w:r w:rsidRPr="00EC1DC4">
        <w:rPr>
          <w:rFonts w:ascii="Arial" w:hAnsi="Arial" w:cs="Arial"/>
          <w:b/>
          <w:bCs/>
          <w:sz w:val="18"/>
          <w:szCs w:val="18"/>
        </w:rPr>
        <w:t>GSM</w:t>
      </w:r>
      <w:r w:rsidRPr="00EC1DC4">
        <w:rPr>
          <w:rFonts w:ascii="Arial" w:hAnsi="Arial" w:cs="Arial"/>
          <w:sz w:val="18"/>
          <w:szCs w:val="18"/>
        </w:rPr>
        <w:t>® and the GSM logo are Trade Marks registered and owned by the GSM Association.</w:t>
      </w:r>
    </w:p>
    <w:p w:rsidR="00A3385F" w:rsidRPr="00F3500B" w:rsidRDefault="00F700FB" w:rsidP="00F700FB">
      <w:pPr>
        <w:pStyle w:val="TT"/>
      </w:pPr>
      <w:r w:rsidRPr="00055551">
        <w:br w:type="page"/>
      </w:r>
      <w:r w:rsidR="00A3385F" w:rsidRPr="00F3500B">
        <w:lastRenderedPageBreak/>
        <w:t>Contents</w:t>
      </w:r>
    </w:p>
    <w:p w:rsidR="00F700FB" w:rsidRDefault="00831E19">
      <w:pPr>
        <w:pStyle w:val="TOC1"/>
        <w:rPr>
          <w:rFonts w:asciiTheme="minorHAnsi" w:eastAsiaTheme="minorEastAsia" w:hAnsiTheme="minorHAnsi" w:cstheme="minorBidi"/>
          <w:szCs w:val="22"/>
          <w:lang w:eastAsia="en-GB"/>
        </w:rPr>
      </w:pPr>
      <w:r w:rsidRPr="00F3500B">
        <w:rPr>
          <w:noProof w:val="0"/>
        </w:rPr>
        <w:fldChar w:fldCharType="begin" w:fldLock="1"/>
      </w:r>
      <w:r w:rsidRPr="00F3500B">
        <w:rPr>
          <w:noProof w:val="0"/>
        </w:rPr>
        <w:instrText xml:space="preserve"> TOC \o \w "1-9"</w:instrText>
      </w:r>
      <w:r w:rsidRPr="00F3500B">
        <w:rPr>
          <w:noProof w:val="0"/>
        </w:rPr>
        <w:fldChar w:fldCharType="separate"/>
      </w:r>
      <w:r w:rsidR="00F700FB">
        <w:t>Intellectual Property Rights</w:t>
      </w:r>
      <w:r w:rsidR="00F700FB">
        <w:tab/>
      </w:r>
      <w:r w:rsidR="00F700FB">
        <w:fldChar w:fldCharType="begin" w:fldLock="1"/>
      </w:r>
      <w:r w:rsidR="00F700FB">
        <w:instrText xml:space="preserve"> PAGEREF _Toc445718932 \h </w:instrText>
      </w:r>
      <w:r w:rsidR="00F700FB">
        <w:fldChar w:fldCharType="separate"/>
      </w:r>
      <w:r w:rsidR="00884BAF">
        <w:t>8</w:t>
      </w:r>
      <w:r w:rsidR="00F700FB">
        <w:fldChar w:fldCharType="end"/>
      </w:r>
    </w:p>
    <w:p w:rsidR="00F700FB" w:rsidRDefault="00F700FB">
      <w:pPr>
        <w:pStyle w:val="TOC1"/>
        <w:rPr>
          <w:rFonts w:asciiTheme="minorHAnsi" w:eastAsiaTheme="minorEastAsia" w:hAnsiTheme="minorHAnsi" w:cstheme="minorBidi"/>
          <w:szCs w:val="22"/>
          <w:lang w:eastAsia="en-GB"/>
        </w:rPr>
      </w:pPr>
      <w:r>
        <w:t>Foreword</w:t>
      </w:r>
      <w:r>
        <w:tab/>
      </w:r>
      <w:r>
        <w:fldChar w:fldCharType="begin" w:fldLock="1"/>
      </w:r>
      <w:r>
        <w:instrText xml:space="preserve"> PAGEREF _Toc445718933 \h </w:instrText>
      </w:r>
      <w:r>
        <w:fldChar w:fldCharType="separate"/>
      </w:r>
      <w:r w:rsidR="00884BAF">
        <w:t>8</w:t>
      </w:r>
      <w:r>
        <w:fldChar w:fldCharType="end"/>
      </w:r>
    </w:p>
    <w:p w:rsidR="00F700FB" w:rsidRDefault="00F700FB">
      <w:pPr>
        <w:pStyle w:val="TOC1"/>
        <w:rPr>
          <w:rFonts w:asciiTheme="minorHAnsi" w:eastAsiaTheme="minorEastAsia" w:hAnsiTheme="minorHAnsi" w:cstheme="minorBidi"/>
          <w:szCs w:val="22"/>
          <w:lang w:eastAsia="en-GB"/>
        </w:rPr>
      </w:pPr>
      <w:r>
        <w:t>Modal verbs terminology</w:t>
      </w:r>
      <w:r>
        <w:tab/>
      </w:r>
      <w:r>
        <w:fldChar w:fldCharType="begin" w:fldLock="1"/>
      </w:r>
      <w:r>
        <w:instrText xml:space="preserve"> PAGEREF _Toc445718934 \h </w:instrText>
      </w:r>
      <w:r>
        <w:fldChar w:fldCharType="separate"/>
      </w:r>
      <w:r w:rsidR="00884BAF">
        <w:t>9</w:t>
      </w:r>
      <w:r>
        <w:fldChar w:fldCharType="end"/>
      </w:r>
    </w:p>
    <w:p w:rsidR="00F700FB" w:rsidRDefault="00F700FB">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_Toc445718935 \h </w:instrText>
      </w:r>
      <w:r>
        <w:fldChar w:fldCharType="separate"/>
      </w:r>
      <w:r w:rsidR="00884BAF">
        <w:t>9</w:t>
      </w:r>
      <w:r>
        <w:fldChar w:fldCharType="end"/>
      </w:r>
    </w:p>
    <w:p w:rsidR="00F700FB" w:rsidRDefault="00F700FB">
      <w:pPr>
        <w:pStyle w:val="TOC1"/>
        <w:rPr>
          <w:rFonts w:asciiTheme="minorHAnsi" w:eastAsiaTheme="minorEastAsia" w:hAnsiTheme="minorHAnsi" w:cstheme="minorBidi"/>
          <w:szCs w:val="22"/>
          <w:lang w:eastAsia="en-GB"/>
        </w:rPr>
      </w:pPr>
      <w:r>
        <w:t>1</w:t>
      </w:r>
      <w:r>
        <w:tab/>
        <w:t>Scope</w:t>
      </w:r>
      <w:r>
        <w:tab/>
      </w:r>
      <w:r>
        <w:fldChar w:fldCharType="begin" w:fldLock="1"/>
      </w:r>
      <w:r>
        <w:instrText xml:space="preserve"> PAGEREF _Toc445718936 \h </w:instrText>
      </w:r>
      <w:r>
        <w:fldChar w:fldCharType="separate"/>
      </w:r>
      <w:r w:rsidR="00884BAF">
        <w:t>10</w:t>
      </w:r>
      <w:r>
        <w:fldChar w:fldCharType="end"/>
      </w:r>
    </w:p>
    <w:p w:rsidR="00F700FB" w:rsidRDefault="00F700FB">
      <w:pPr>
        <w:pStyle w:val="TOC1"/>
        <w:rPr>
          <w:rFonts w:asciiTheme="minorHAnsi" w:eastAsiaTheme="minorEastAsia" w:hAnsiTheme="minorHAnsi" w:cstheme="minorBidi"/>
          <w:szCs w:val="22"/>
          <w:lang w:eastAsia="en-GB"/>
        </w:rPr>
      </w:pPr>
      <w:r>
        <w:t>2</w:t>
      </w:r>
      <w:r>
        <w:tab/>
        <w:t>References</w:t>
      </w:r>
      <w:r>
        <w:tab/>
      </w:r>
      <w:r>
        <w:fldChar w:fldCharType="begin" w:fldLock="1"/>
      </w:r>
      <w:r>
        <w:instrText xml:space="preserve"> PAGEREF _Toc445718937 \h </w:instrText>
      </w:r>
      <w:r>
        <w:fldChar w:fldCharType="separate"/>
      </w:r>
      <w:r w:rsidR="00884BAF">
        <w:t>10</w:t>
      </w:r>
      <w:r>
        <w:fldChar w:fldCharType="end"/>
      </w:r>
    </w:p>
    <w:p w:rsidR="00F700FB" w:rsidRDefault="00F700FB">
      <w:pPr>
        <w:pStyle w:val="TOC2"/>
        <w:rPr>
          <w:rFonts w:asciiTheme="minorHAnsi" w:eastAsiaTheme="minorEastAsia" w:hAnsiTheme="minorHAnsi" w:cstheme="minorBidi"/>
          <w:sz w:val="22"/>
          <w:szCs w:val="22"/>
          <w:lang w:eastAsia="en-GB"/>
        </w:rPr>
      </w:pPr>
      <w:r>
        <w:t>2.1</w:t>
      </w:r>
      <w:r>
        <w:tab/>
        <w:t>Normative references</w:t>
      </w:r>
      <w:r>
        <w:tab/>
      </w:r>
      <w:r>
        <w:fldChar w:fldCharType="begin" w:fldLock="1"/>
      </w:r>
      <w:r>
        <w:instrText xml:space="preserve"> PAGEREF _Toc445718938 \h </w:instrText>
      </w:r>
      <w:r>
        <w:fldChar w:fldCharType="separate"/>
      </w:r>
      <w:r w:rsidR="00884BAF">
        <w:t>10</w:t>
      </w:r>
      <w:r>
        <w:fldChar w:fldCharType="end"/>
      </w:r>
    </w:p>
    <w:p w:rsidR="00F700FB" w:rsidRDefault="00F700FB">
      <w:pPr>
        <w:pStyle w:val="TOC2"/>
        <w:rPr>
          <w:rFonts w:asciiTheme="minorHAnsi" w:eastAsiaTheme="minorEastAsia" w:hAnsiTheme="minorHAnsi" w:cstheme="minorBidi"/>
          <w:sz w:val="22"/>
          <w:szCs w:val="22"/>
          <w:lang w:eastAsia="en-GB"/>
        </w:rPr>
      </w:pPr>
      <w:r>
        <w:t>2.2</w:t>
      </w:r>
      <w:r>
        <w:tab/>
        <w:t>Informative references</w:t>
      </w:r>
      <w:r>
        <w:tab/>
      </w:r>
      <w:r>
        <w:fldChar w:fldCharType="begin" w:fldLock="1"/>
      </w:r>
      <w:r>
        <w:instrText xml:space="preserve"> PAGEREF _Toc445718939 \h </w:instrText>
      </w:r>
      <w:r>
        <w:fldChar w:fldCharType="separate"/>
      </w:r>
      <w:r w:rsidR="00884BAF">
        <w:t>12</w:t>
      </w:r>
      <w:r>
        <w:fldChar w:fldCharType="end"/>
      </w:r>
    </w:p>
    <w:p w:rsidR="00F700FB" w:rsidRDefault="00F700FB">
      <w:pPr>
        <w:pStyle w:val="TOC1"/>
        <w:rPr>
          <w:rFonts w:asciiTheme="minorHAnsi" w:eastAsiaTheme="minorEastAsia" w:hAnsiTheme="minorHAnsi" w:cstheme="minorBidi"/>
          <w:szCs w:val="22"/>
          <w:lang w:eastAsia="en-GB"/>
        </w:rPr>
      </w:pPr>
      <w:r>
        <w:t>3</w:t>
      </w:r>
      <w:r>
        <w:tab/>
        <w:t>Definitions and abbreviations</w:t>
      </w:r>
      <w:r>
        <w:tab/>
      </w:r>
      <w:r>
        <w:fldChar w:fldCharType="begin" w:fldLock="1"/>
      </w:r>
      <w:r>
        <w:instrText xml:space="preserve"> PAGEREF _Toc445718940 \h </w:instrText>
      </w:r>
      <w:r>
        <w:fldChar w:fldCharType="separate"/>
      </w:r>
      <w:r w:rsidR="00884BAF">
        <w:t>12</w:t>
      </w:r>
      <w:r>
        <w:fldChar w:fldCharType="end"/>
      </w:r>
    </w:p>
    <w:p w:rsidR="00F700FB" w:rsidRDefault="00F700FB">
      <w:pPr>
        <w:pStyle w:val="TOC2"/>
        <w:rPr>
          <w:rFonts w:asciiTheme="minorHAnsi" w:eastAsiaTheme="minorEastAsia" w:hAnsiTheme="minorHAnsi" w:cstheme="minorBidi"/>
          <w:sz w:val="22"/>
          <w:szCs w:val="22"/>
          <w:lang w:eastAsia="en-GB"/>
        </w:rPr>
      </w:pPr>
      <w:r>
        <w:t>3.1</w:t>
      </w:r>
      <w:r>
        <w:tab/>
        <w:t>Definitions</w:t>
      </w:r>
      <w:r>
        <w:tab/>
      </w:r>
      <w:r>
        <w:fldChar w:fldCharType="begin" w:fldLock="1"/>
      </w:r>
      <w:r>
        <w:instrText xml:space="preserve"> PAGEREF _Toc445718941 \h </w:instrText>
      </w:r>
      <w:r>
        <w:fldChar w:fldCharType="separate"/>
      </w:r>
      <w:r w:rsidR="00884BAF">
        <w:t>12</w:t>
      </w:r>
      <w:r>
        <w:fldChar w:fldCharType="end"/>
      </w:r>
    </w:p>
    <w:p w:rsidR="00F700FB" w:rsidRDefault="00F700FB">
      <w:pPr>
        <w:pStyle w:val="TOC2"/>
        <w:rPr>
          <w:rFonts w:asciiTheme="minorHAnsi" w:eastAsiaTheme="minorEastAsia" w:hAnsiTheme="minorHAnsi" w:cstheme="minorBidi"/>
          <w:sz w:val="22"/>
          <w:szCs w:val="22"/>
          <w:lang w:eastAsia="en-GB"/>
        </w:rPr>
      </w:pPr>
      <w:r>
        <w:t>3.2</w:t>
      </w:r>
      <w:r>
        <w:tab/>
        <w:t>Abbreviations</w:t>
      </w:r>
      <w:r>
        <w:tab/>
      </w:r>
      <w:r>
        <w:fldChar w:fldCharType="begin" w:fldLock="1"/>
      </w:r>
      <w:r>
        <w:instrText xml:space="preserve"> PAGEREF _Toc445718942 \h </w:instrText>
      </w:r>
      <w:r>
        <w:fldChar w:fldCharType="separate"/>
      </w:r>
      <w:r w:rsidR="00884BAF">
        <w:t>13</w:t>
      </w:r>
      <w:r>
        <w:fldChar w:fldCharType="end"/>
      </w:r>
    </w:p>
    <w:p w:rsidR="00F700FB" w:rsidRDefault="00F700FB">
      <w:pPr>
        <w:pStyle w:val="TOC1"/>
        <w:rPr>
          <w:rFonts w:asciiTheme="minorHAnsi" w:eastAsiaTheme="minorEastAsia" w:hAnsiTheme="minorHAnsi" w:cstheme="minorBidi"/>
          <w:szCs w:val="22"/>
          <w:lang w:eastAsia="en-GB"/>
        </w:rPr>
      </w:pPr>
      <w:r>
        <w:t>4</w:t>
      </w:r>
      <w:r>
        <w:tab/>
        <w:t>Introduction to metadata</w:t>
      </w:r>
      <w:r>
        <w:tab/>
      </w:r>
      <w:r>
        <w:fldChar w:fldCharType="begin" w:fldLock="1"/>
      </w:r>
      <w:r>
        <w:instrText xml:space="preserve"> PAGEREF _Toc445718943 \h </w:instrText>
      </w:r>
      <w:r>
        <w:fldChar w:fldCharType="separate"/>
      </w:r>
      <w:r w:rsidR="00884BAF">
        <w:t>14</w:t>
      </w:r>
      <w:r>
        <w:fldChar w:fldCharType="end"/>
      </w:r>
    </w:p>
    <w:p w:rsidR="00F700FB" w:rsidRDefault="00F700FB">
      <w:pPr>
        <w:pStyle w:val="TOC1"/>
        <w:rPr>
          <w:rFonts w:asciiTheme="minorHAnsi" w:eastAsiaTheme="minorEastAsia" w:hAnsiTheme="minorHAnsi" w:cstheme="minorBidi"/>
          <w:szCs w:val="22"/>
          <w:lang w:eastAsia="en-GB"/>
        </w:rPr>
      </w:pPr>
      <w:r>
        <w:t>5</w:t>
      </w:r>
      <w:r>
        <w:tab/>
      </w:r>
      <w:r w:rsidRPr="002D44EA">
        <w:rPr>
          <w:i/>
        </w:rPr>
        <w:t>TV-Anytime</w:t>
      </w:r>
      <w:r>
        <w:t xml:space="preserve"> Metadata Data Model</w:t>
      </w:r>
      <w:r>
        <w:tab/>
      </w:r>
      <w:r>
        <w:fldChar w:fldCharType="begin" w:fldLock="1"/>
      </w:r>
      <w:r>
        <w:instrText xml:space="preserve"> PAGEREF _Toc445718944 \h </w:instrText>
      </w:r>
      <w:r>
        <w:fldChar w:fldCharType="separate"/>
      </w:r>
      <w:r w:rsidR="00884BAF">
        <w:t>15</w:t>
      </w:r>
      <w:r>
        <w:fldChar w:fldCharType="end"/>
      </w:r>
    </w:p>
    <w:p w:rsidR="00F700FB" w:rsidRDefault="00F700FB">
      <w:pPr>
        <w:pStyle w:val="TOC2"/>
        <w:rPr>
          <w:rFonts w:asciiTheme="minorHAnsi" w:eastAsiaTheme="minorEastAsia" w:hAnsiTheme="minorHAnsi" w:cstheme="minorBidi"/>
          <w:sz w:val="22"/>
          <w:szCs w:val="22"/>
          <w:lang w:eastAsia="en-GB"/>
        </w:rPr>
      </w:pPr>
      <w:r>
        <w:t>5.1</w:t>
      </w:r>
      <w:r>
        <w:tab/>
      </w:r>
      <w:r w:rsidRPr="002D44EA">
        <w:rPr>
          <w:i/>
        </w:rPr>
        <w:t>TV-Anytime</w:t>
      </w:r>
      <w:r>
        <w:t xml:space="preserve"> Metadata Process Model</w:t>
      </w:r>
      <w:r>
        <w:tab/>
      </w:r>
      <w:r>
        <w:fldChar w:fldCharType="begin" w:fldLock="1"/>
      </w:r>
      <w:r>
        <w:instrText xml:space="preserve"> PAGEREF _Toc445718945 \h </w:instrText>
      </w:r>
      <w:r>
        <w:fldChar w:fldCharType="separate"/>
      </w:r>
      <w:r w:rsidR="00884BAF">
        <w:t>15</w:t>
      </w:r>
      <w:r>
        <w:fldChar w:fldCharType="end"/>
      </w:r>
    </w:p>
    <w:p w:rsidR="00F700FB" w:rsidRDefault="00F700FB">
      <w:pPr>
        <w:pStyle w:val="TOC2"/>
        <w:rPr>
          <w:rFonts w:asciiTheme="minorHAnsi" w:eastAsiaTheme="minorEastAsia" w:hAnsiTheme="minorHAnsi" w:cstheme="minorBidi"/>
          <w:sz w:val="22"/>
          <w:szCs w:val="22"/>
          <w:lang w:eastAsia="en-GB"/>
        </w:rPr>
      </w:pPr>
      <w:r>
        <w:t>5.2</w:t>
      </w:r>
      <w:r>
        <w:tab/>
      </w:r>
      <w:r w:rsidRPr="002D44EA">
        <w:rPr>
          <w:i/>
        </w:rPr>
        <w:t>TV-Anytime</w:t>
      </w:r>
      <w:r>
        <w:t xml:space="preserve"> Metadata Structure Model</w:t>
      </w:r>
      <w:r>
        <w:tab/>
      </w:r>
      <w:r>
        <w:fldChar w:fldCharType="begin" w:fldLock="1"/>
      </w:r>
      <w:r>
        <w:instrText xml:space="preserve"> PAGEREF _Toc445718946 \h </w:instrText>
      </w:r>
      <w:r>
        <w:fldChar w:fldCharType="separate"/>
      </w:r>
      <w:r w:rsidR="00884BAF">
        <w:t>16</w:t>
      </w:r>
      <w:r>
        <w:fldChar w:fldCharType="end"/>
      </w:r>
    </w:p>
    <w:p w:rsidR="00F700FB" w:rsidRDefault="00F700FB">
      <w:pPr>
        <w:pStyle w:val="TOC2"/>
        <w:rPr>
          <w:rFonts w:asciiTheme="minorHAnsi" w:eastAsiaTheme="minorEastAsia" w:hAnsiTheme="minorHAnsi" w:cstheme="minorBidi"/>
          <w:sz w:val="22"/>
          <w:szCs w:val="22"/>
          <w:lang w:eastAsia="en-GB"/>
        </w:rPr>
      </w:pPr>
      <w:r>
        <w:t>5.3</w:t>
      </w:r>
      <w:r>
        <w:tab/>
        <w:t>CRID and Metadata</w:t>
      </w:r>
      <w:r>
        <w:tab/>
      </w:r>
      <w:r>
        <w:fldChar w:fldCharType="begin" w:fldLock="1"/>
      </w:r>
      <w:r>
        <w:instrText xml:space="preserve"> PAGEREF _Toc445718947 \h </w:instrText>
      </w:r>
      <w:r>
        <w:fldChar w:fldCharType="separate"/>
      </w:r>
      <w:r w:rsidR="00884BAF">
        <w:t>17</w:t>
      </w:r>
      <w:r>
        <w:fldChar w:fldCharType="end"/>
      </w:r>
    </w:p>
    <w:p w:rsidR="00F700FB" w:rsidRDefault="00F700FB">
      <w:pPr>
        <w:pStyle w:val="TOC1"/>
        <w:rPr>
          <w:rFonts w:asciiTheme="minorHAnsi" w:eastAsiaTheme="minorEastAsia" w:hAnsiTheme="minorHAnsi" w:cstheme="minorBidi"/>
          <w:szCs w:val="22"/>
          <w:lang w:eastAsia="en-GB"/>
        </w:rPr>
      </w:pPr>
      <w:r>
        <w:rPr>
          <w:lang w:eastAsia="ja-JP"/>
        </w:rPr>
        <w:t>6</w:t>
      </w:r>
      <w:r>
        <w:rPr>
          <w:lang w:eastAsia="ja-JP"/>
        </w:rPr>
        <w:tab/>
        <w:t>Metadata definitions</w:t>
      </w:r>
      <w:r>
        <w:tab/>
      </w:r>
      <w:r>
        <w:fldChar w:fldCharType="begin" w:fldLock="1"/>
      </w:r>
      <w:r>
        <w:instrText xml:space="preserve"> PAGEREF _Toc445718948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6.0</w:t>
      </w:r>
      <w:r>
        <w:rPr>
          <w:lang w:eastAsia="ja-JP"/>
        </w:rPr>
        <w:tab/>
        <w:t>XML as a representation format</w:t>
      </w:r>
      <w:r>
        <w:tab/>
      </w:r>
      <w:r>
        <w:fldChar w:fldCharType="begin" w:fldLock="1"/>
      </w:r>
      <w:r>
        <w:instrText xml:space="preserve"> PAGEREF _Toc445718949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6.1</w:t>
      </w:r>
      <w:r>
        <w:rPr>
          <w:lang w:eastAsia="ja-JP"/>
        </w:rPr>
        <w:tab/>
        <w:t>Use of MPEG-7</w:t>
      </w:r>
      <w:r>
        <w:tab/>
      </w:r>
      <w:r>
        <w:fldChar w:fldCharType="begin" w:fldLock="1"/>
      </w:r>
      <w:r>
        <w:instrText xml:space="preserve"> PAGEREF _Toc445718950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6.2</w:t>
      </w:r>
      <w:r>
        <w:rPr>
          <w:lang w:eastAsia="ja-JP"/>
        </w:rPr>
        <w:tab/>
      </w:r>
      <w:r w:rsidRPr="002D44EA">
        <w:rPr>
          <w:i/>
          <w:lang w:eastAsia="ja-JP"/>
        </w:rPr>
        <w:t>TV-Anytime</w:t>
      </w:r>
      <w:r>
        <w:rPr>
          <w:lang w:eastAsia="ja-JP"/>
        </w:rPr>
        <w:t xml:space="preserve"> Metadata Namespace</w:t>
      </w:r>
      <w:r>
        <w:tab/>
      </w:r>
      <w:r>
        <w:fldChar w:fldCharType="begin" w:fldLock="1"/>
      </w:r>
      <w:r>
        <w:instrText xml:space="preserve"> PAGEREF _Toc445718951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6.3</w:t>
      </w:r>
      <w:r>
        <w:rPr>
          <w:lang w:eastAsia="ja-JP"/>
        </w:rPr>
        <w:tab/>
        <w:t>Content Description Metadata</w:t>
      </w:r>
      <w:r>
        <w:tab/>
      </w:r>
      <w:r>
        <w:fldChar w:fldCharType="begin" w:fldLock="1"/>
      </w:r>
      <w:r>
        <w:instrText xml:space="preserve"> PAGEREF _Toc445718952 \h </w:instrText>
      </w:r>
      <w:r>
        <w:fldChar w:fldCharType="separate"/>
      </w:r>
      <w:r w:rsidR="00884BAF">
        <w:t>19</w:t>
      </w:r>
      <w:r>
        <w:fldChar w:fldCharType="end"/>
      </w:r>
    </w:p>
    <w:p w:rsidR="00F700FB" w:rsidRDefault="00F700FB">
      <w:pPr>
        <w:pStyle w:val="TOC3"/>
        <w:rPr>
          <w:rFonts w:asciiTheme="minorHAnsi" w:eastAsiaTheme="minorEastAsia" w:hAnsiTheme="minorHAnsi" w:cstheme="minorBidi"/>
          <w:sz w:val="22"/>
          <w:szCs w:val="22"/>
          <w:lang w:eastAsia="en-GB"/>
        </w:rPr>
      </w:pPr>
      <w:r>
        <w:t>6.3.1</w:t>
      </w:r>
      <w:r>
        <w:tab/>
        <w:t>Content Description Requirements</w:t>
      </w:r>
      <w:r>
        <w:tab/>
      </w:r>
      <w:r>
        <w:fldChar w:fldCharType="begin" w:fldLock="1"/>
      </w:r>
      <w:r>
        <w:instrText xml:space="preserve"> PAGEREF _Toc445718953 \h </w:instrText>
      </w:r>
      <w:r>
        <w:fldChar w:fldCharType="separate"/>
      </w:r>
      <w:r w:rsidR="00884BAF">
        <w:t>19</w:t>
      </w:r>
      <w:r>
        <w:fldChar w:fldCharType="end"/>
      </w:r>
    </w:p>
    <w:p w:rsidR="00F700FB" w:rsidRDefault="00F700FB">
      <w:pPr>
        <w:pStyle w:val="TOC3"/>
        <w:rPr>
          <w:rFonts w:asciiTheme="minorHAnsi" w:eastAsiaTheme="minorEastAsia" w:hAnsiTheme="minorHAnsi" w:cstheme="minorBidi"/>
          <w:sz w:val="22"/>
          <w:szCs w:val="22"/>
          <w:lang w:eastAsia="en-GB"/>
        </w:rPr>
      </w:pPr>
      <w:r>
        <w:t>6.3.2</w:t>
      </w:r>
      <w:r>
        <w:tab/>
      </w:r>
      <w:r w:rsidRPr="002D44EA">
        <w:rPr>
          <w:i/>
        </w:rPr>
        <w:t>TV-Anytime</w:t>
      </w:r>
      <w:r>
        <w:t xml:space="preserve"> Content Description model</w:t>
      </w:r>
      <w:r>
        <w:tab/>
      </w:r>
      <w:r>
        <w:fldChar w:fldCharType="begin" w:fldLock="1"/>
      </w:r>
      <w:r>
        <w:instrText xml:space="preserve"> PAGEREF _Toc445718954 \h </w:instrText>
      </w:r>
      <w:r>
        <w:fldChar w:fldCharType="separate"/>
      </w:r>
      <w:r w:rsidR="00884BAF">
        <w:t>20</w:t>
      </w:r>
      <w:r>
        <w:fldChar w:fldCharType="end"/>
      </w:r>
    </w:p>
    <w:p w:rsidR="00F700FB" w:rsidRDefault="00F700FB">
      <w:pPr>
        <w:pStyle w:val="TOC3"/>
        <w:rPr>
          <w:rFonts w:asciiTheme="minorHAnsi" w:eastAsiaTheme="minorEastAsia" w:hAnsiTheme="minorHAnsi" w:cstheme="minorBidi"/>
          <w:sz w:val="22"/>
          <w:szCs w:val="22"/>
          <w:lang w:eastAsia="en-GB"/>
        </w:rPr>
      </w:pPr>
      <w:r>
        <w:t>6.3.3</w:t>
      </w:r>
      <w:r>
        <w:tab/>
        <w:t>Basic types</w:t>
      </w:r>
      <w:r>
        <w:tab/>
      </w:r>
      <w:r>
        <w:fldChar w:fldCharType="begin" w:fldLock="1"/>
      </w:r>
      <w:r>
        <w:instrText xml:space="preserve"> PAGEREF _Toc445718955 \h </w:instrText>
      </w:r>
      <w:r>
        <w:fldChar w:fldCharType="separate"/>
      </w:r>
      <w:r w:rsidR="00884BAF">
        <w:t>21</w:t>
      </w:r>
      <w:r>
        <w:fldChar w:fldCharType="end"/>
      </w:r>
    </w:p>
    <w:p w:rsidR="00F700FB" w:rsidRDefault="00F700FB">
      <w:pPr>
        <w:pStyle w:val="TOC3"/>
        <w:rPr>
          <w:rFonts w:asciiTheme="minorHAnsi" w:eastAsiaTheme="minorEastAsia" w:hAnsiTheme="minorHAnsi" w:cstheme="minorBidi"/>
          <w:sz w:val="22"/>
          <w:szCs w:val="22"/>
          <w:lang w:eastAsia="en-GB"/>
        </w:rPr>
      </w:pPr>
      <w:r>
        <w:t>6.3.4</w:t>
      </w:r>
      <w:r>
        <w:tab/>
        <w:t>Description</w:t>
      </w:r>
      <w:r>
        <w:tab/>
      </w:r>
      <w:r>
        <w:fldChar w:fldCharType="begin" w:fldLock="1"/>
      </w:r>
      <w:r>
        <w:instrText xml:space="preserve"> PAGEREF _Toc445718956 \h </w:instrText>
      </w:r>
      <w:r>
        <w:fldChar w:fldCharType="separate"/>
      </w:r>
      <w:r w:rsidR="00884BAF">
        <w:t>26</w:t>
      </w:r>
      <w:r>
        <w:fldChar w:fldCharType="end"/>
      </w:r>
    </w:p>
    <w:p w:rsidR="00F700FB" w:rsidRDefault="00F700FB">
      <w:pPr>
        <w:pStyle w:val="TOC3"/>
        <w:rPr>
          <w:rFonts w:asciiTheme="minorHAnsi" w:eastAsiaTheme="minorEastAsia" w:hAnsiTheme="minorHAnsi" w:cstheme="minorBidi"/>
          <w:sz w:val="22"/>
          <w:szCs w:val="22"/>
          <w:lang w:eastAsia="en-GB"/>
        </w:rPr>
      </w:pPr>
      <w:r>
        <w:t>6.3.5</w:t>
      </w:r>
      <w:r>
        <w:tab/>
        <w:t>Audio and video information</w:t>
      </w:r>
      <w:r>
        <w:tab/>
      </w:r>
      <w:r>
        <w:fldChar w:fldCharType="begin" w:fldLock="1"/>
      </w:r>
      <w:r>
        <w:instrText xml:space="preserve"> PAGEREF _Toc445718957 \h </w:instrText>
      </w:r>
      <w:r>
        <w:fldChar w:fldCharType="separate"/>
      </w:r>
      <w:r w:rsidR="00884BAF">
        <w:t>41</w:t>
      </w:r>
      <w:r>
        <w:fldChar w:fldCharType="end"/>
      </w:r>
    </w:p>
    <w:p w:rsidR="00F700FB" w:rsidRDefault="00F700FB">
      <w:pPr>
        <w:pStyle w:val="TOC3"/>
        <w:rPr>
          <w:rFonts w:asciiTheme="minorHAnsi" w:eastAsiaTheme="minorEastAsia" w:hAnsiTheme="minorHAnsi" w:cstheme="minorBidi"/>
          <w:sz w:val="22"/>
          <w:szCs w:val="22"/>
          <w:lang w:eastAsia="en-GB"/>
        </w:rPr>
      </w:pPr>
      <w:r>
        <w:t>6.3.6</w:t>
      </w:r>
      <w:r>
        <w:tab/>
        <w:t>Programme information</w:t>
      </w:r>
      <w:r>
        <w:tab/>
      </w:r>
      <w:r>
        <w:fldChar w:fldCharType="begin" w:fldLock="1"/>
      </w:r>
      <w:r>
        <w:instrText xml:space="preserve"> PAGEREF _Toc445718958 \h </w:instrText>
      </w:r>
      <w:r>
        <w:fldChar w:fldCharType="separate"/>
      </w:r>
      <w:r w:rsidR="00884BAF">
        <w:t>46</w:t>
      </w:r>
      <w:r>
        <w:fldChar w:fldCharType="end"/>
      </w:r>
    </w:p>
    <w:p w:rsidR="00F700FB" w:rsidRDefault="00F700FB">
      <w:pPr>
        <w:pStyle w:val="TOC3"/>
        <w:rPr>
          <w:rFonts w:asciiTheme="minorHAnsi" w:eastAsiaTheme="minorEastAsia" w:hAnsiTheme="minorHAnsi" w:cstheme="minorBidi"/>
          <w:sz w:val="22"/>
          <w:szCs w:val="22"/>
          <w:lang w:eastAsia="en-GB"/>
        </w:rPr>
      </w:pPr>
      <w:r>
        <w:t>6.3.7</w:t>
      </w:r>
      <w:r>
        <w:tab/>
        <w:t>Group Information</w:t>
      </w:r>
      <w:r>
        <w:tab/>
      </w:r>
      <w:r>
        <w:fldChar w:fldCharType="begin" w:fldLock="1"/>
      </w:r>
      <w:r>
        <w:instrText xml:space="preserve"> PAGEREF _Toc445718959 \h </w:instrText>
      </w:r>
      <w:r>
        <w:fldChar w:fldCharType="separate"/>
      </w:r>
      <w:r w:rsidR="00884BAF">
        <w:t>50</w:t>
      </w:r>
      <w:r>
        <w:fldChar w:fldCharType="end"/>
      </w:r>
    </w:p>
    <w:p w:rsidR="00F700FB" w:rsidRDefault="00F700FB">
      <w:pPr>
        <w:pStyle w:val="TOC3"/>
        <w:rPr>
          <w:rFonts w:asciiTheme="minorHAnsi" w:eastAsiaTheme="minorEastAsia" w:hAnsiTheme="minorHAnsi" w:cstheme="minorBidi"/>
          <w:sz w:val="22"/>
          <w:szCs w:val="22"/>
          <w:lang w:eastAsia="en-GB"/>
        </w:rPr>
      </w:pPr>
      <w:r>
        <w:t>6.3.8</w:t>
      </w:r>
      <w:r>
        <w:tab/>
        <w:t>Media Review DS</w:t>
      </w:r>
      <w:r>
        <w:tab/>
      </w:r>
      <w:r>
        <w:fldChar w:fldCharType="begin" w:fldLock="1"/>
      </w:r>
      <w:r>
        <w:instrText xml:space="preserve"> PAGEREF _Toc445718960 \h </w:instrText>
      </w:r>
      <w:r>
        <w:fldChar w:fldCharType="separate"/>
      </w:r>
      <w:r w:rsidR="00884BAF">
        <w:t>52</w:t>
      </w:r>
      <w:r>
        <w:fldChar w:fldCharType="end"/>
      </w:r>
    </w:p>
    <w:p w:rsidR="00F700FB" w:rsidRDefault="00F700FB">
      <w:pPr>
        <w:pStyle w:val="TOC3"/>
        <w:rPr>
          <w:rFonts w:asciiTheme="minorHAnsi" w:eastAsiaTheme="minorEastAsia" w:hAnsiTheme="minorHAnsi" w:cstheme="minorBidi"/>
          <w:sz w:val="22"/>
          <w:szCs w:val="22"/>
          <w:lang w:eastAsia="en-GB"/>
        </w:rPr>
      </w:pPr>
      <w:r>
        <w:t>6.3.9</w:t>
      </w:r>
      <w:r>
        <w:tab/>
        <w:t>Common core set of metadata</w:t>
      </w:r>
      <w:r>
        <w:tab/>
      </w:r>
      <w:r>
        <w:fldChar w:fldCharType="begin" w:fldLock="1"/>
      </w:r>
      <w:r>
        <w:instrText xml:space="preserve"> PAGEREF _Toc445718961 \h </w:instrText>
      </w:r>
      <w:r>
        <w:fldChar w:fldCharType="separate"/>
      </w:r>
      <w:r w:rsidR="00884BAF">
        <w:t>54</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6.3.9.0</w:t>
      </w:r>
      <w:r w:rsidRPr="002D44EA">
        <w:rPr>
          <w:snapToGrid w:val="0"/>
        </w:rPr>
        <w:tab/>
        <w:t>Three compliance levels</w:t>
      </w:r>
      <w:r>
        <w:tab/>
      </w:r>
      <w:r>
        <w:fldChar w:fldCharType="begin" w:fldLock="1"/>
      </w:r>
      <w:r>
        <w:instrText xml:space="preserve"> PAGEREF _Toc445718962 \h </w:instrText>
      </w:r>
      <w:r>
        <w:fldChar w:fldCharType="separate"/>
      </w:r>
      <w:r w:rsidR="00884BAF">
        <w:t>54</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6.3.9.1</w:t>
      </w:r>
      <w:r w:rsidRPr="002D44EA">
        <w:rPr>
          <w:snapToGrid w:val="0"/>
        </w:rPr>
        <w:tab/>
        <w:t>Required</w:t>
      </w:r>
      <w:r>
        <w:tab/>
      </w:r>
      <w:r>
        <w:fldChar w:fldCharType="begin" w:fldLock="1"/>
      </w:r>
      <w:r>
        <w:instrText xml:space="preserve"> PAGEREF _Toc445718963 \h </w:instrText>
      </w:r>
      <w:r>
        <w:fldChar w:fldCharType="separate"/>
      </w:r>
      <w:r w:rsidR="00884BAF">
        <w:t>55</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6.3.9.2</w:t>
      </w:r>
      <w:r w:rsidRPr="002D44EA">
        <w:rPr>
          <w:snapToGrid w:val="0"/>
        </w:rPr>
        <w:tab/>
        <w:t>Recommended</w:t>
      </w:r>
      <w:r>
        <w:tab/>
      </w:r>
      <w:r>
        <w:fldChar w:fldCharType="begin" w:fldLock="1"/>
      </w:r>
      <w:r>
        <w:instrText xml:space="preserve"> PAGEREF _Toc445718964 \h </w:instrText>
      </w:r>
      <w:r>
        <w:fldChar w:fldCharType="separate"/>
      </w:r>
      <w:r w:rsidR="00884BAF">
        <w:t>55</w:t>
      </w:r>
      <w:r>
        <w:fldChar w:fldCharType="end"/>
      </w:r>
    </w:p>
    <w:p w:rsidR="00F700FB" w:rsidRPr="0037143C" w:rsidRDefault="00F700FB">
      <w:pPr>
        <w:pStyle w:val="TOC3"/>
        <w:rPr>
          <w:rFonts w:asciiTheme="minorHAnsi" w:eastAsiaTheme="minorEastAsia" w:hAnsiTheme="minorHAnsi" w:cstheme="minorBidi"/>
          <w:sz w:val="22"/>
          <w:szCs w:val="22"/>
          <w:lang w:val="fr-CH" w:eastAsia="en-GB"/>
        </w:rPr>
      </w:pPr>
      <w:r w:rsidRPr="0037143C">
        <w:rPr>
          <w:snapToGrid w:val="0"/>
          <w:lang w:val="fr-CH"/>
        </w:rPr>
        <w:t>6.3.10</w:t>
      </w:r>
      <w:r w:rsidRPr="0037143C">
        <w:rPr>
          <w:snapToGrid w:val="0"/>
          <w:lang w:val="fr-CH"/>
        </w:rPr>
        <w:tab/>
        <w:t>Optional metadata (informative)</w:t>
      </w:r>
      <w:r w:rsidRPr="0037143C">
        <w:rPr>
          <w:lang w:val="fr-CH"/>
        </w:rPr>
        <w:tab/>
      </w:r>
      <w:r>
        <w:fldChar w:fldCharType="begin" w:fldLock="1"/>
      </w:r>
      <w:r w:rsidRPr="0037143C">
        <w:rPr>
          <w:lang w:val="fr-CH"/>
        </w:rPr>
        <w:instrText xml:space="preserve"> PAGEREF _Toc445718965 \h </w:instrText>
      </w:r>
      <w:r>
        <w:fldChar w:fldCharType="separate"/>
      </w:r>
      <w:r w:rsidR="00884BAF" w:rsidRPr="0037143C">
        <w:rPr>
          <w:lang w:val="fr-CH"/>
        </w:rPr>
        <w:t>55</w:t>
      </w:r>
      <w:r>
        <w:fldChar w:fldCharType="end"/>
      </w:r>
    </w:p>
    <w:p w:rsidR="00F700FB" w:rsidRPr="0037143C" w:rsidRDefault="00F700FB">
      <w:pPr>
        <w:pStyle w:val="TOC2"/>
        <w:rPr>
          <w:rFonts w:asciiTheme="minorHAnsi" w:eastAsiaTheme="minorEastAsia" w:hAnsiTheme="minorHAnsi" w:cstheme="minorBidi"/>
          <w:sz w:val="22"/>
          <w:szCs w:val="22"/>
          <w:lang w:val="fr-CH" w:eastAsia="en-GB"/>
        </w:rPr>
      </w:pPr>
      <w:r w:rsidRPr="0037143C">
        <w:rPr>
          <w:lang w:val="fr-CH" w:eastAsia="ja-JP"/>
        </w:rPr>
        <w:t>6.4</w:t>
      </w:r>
      <w:r w:rsidRPr="0037143C">
        <w:rPr>
          <w:lang w:val="fr-CH" w:eastAsia="ja-JP"/>
        </w:rPr>
        <w:tab/>
        <w:t>Instance description metadata</w:t>
      </w:r>
      <w:r w:rsidRPr="0037143C">
        <w:rPr>
          <w:lang w:val="fr-CH"/>
        </w:rPr>
        <w:tab/>
      </w:r>
      <w:r>
        <w:fldChar w:fldCharType="begin" w:fldLock="1"/>
      </w:r>
      <w:r w:rsidRPr="0037143C">
        <w:rPr>
          <w:lang w:val="fr-CH"/>
        </w:rPr>
        <w:instrText xml:space="preserve"> PAGEREF _Toc445718966 \h </w:instrText>
      </w:r>
      <w:r>
        <w:fldChar w:fldCharType="separate"/>
      </w:r>
      <w:r w:rsidR="00884BAF" w:rsidRPr="0037143C">
        <w:rPr>
          <w:lang w:val="fr-CH"/>
        </w:rPr>
        <w:t>55</w:t>
      </w:r>
      <w:r>
        <w:fldChar w:fldCharType="end"/>
      </w:r>
    </w:p>
    <w:p w:rsidR="00F700FB" w:rsidRPr="0037143C" w:rsidRDefault="00F700FB">
      <w:pPr>
        <w:pStyle w:val="TOC3"/>
        <w:rPr>
          <w:rFonts w:asciiTheme="minorHAnsi" w:eastAsiaTheme="minorEastAsia" w:hAnsiTheme="minorHAnsi" w:cstheme="minorBidi"/>
          <w:sz w:val="22"/>
          <w:szCs w:val="22"/>
          <w:lang w:val="fr-CH" w:eastAsia="en-GB"/>
        </w:rPr>
      </w:pPr>
      <w:r w:rsidRPr="0037143C">
        <w:rPr>
          <w:lang w:val="fr-CH"/>
        </w:rPr>
        <w:t>6.4.0</w:t>
      </w:r>
      <w:r w:rsidRPr="0037143C">
        <w:rPr>
          <w:lang w:val="fr-CH"/>
        </w:rPr>
        <w:tab/>
        <w:t>Instance vs. descriptive metadata</w:t>
      </w:r>
      <w:r w:rsidRPr="0037143C">
        <w:rPr>
          <w:lang w:val="fr-CH"/>
        </w:rPr>
        <w:tab/>
      </w:r>
      <w:r>
        <w:fldChar w:fldCharType="begin" w:fldLock="1"/>
      </w:r>
      <w:r w:rsidRPr="0037143C">
        <w:rPr>
          <w:lang w:val="fr-CH"/>
        </w:rPr>
        <w:instrText xml:space="preserve"> PAGEREF _Toc445718967 \h </w:instrText>
      </w:r>
      <w:r>
        <w:fldChar w:fldCharType="separate"/>
      </w:r>
      <w:r w:rsidR="00884BAF" w:rsidRPr="0037143C">
        <w:rPr>
          <w:lang w:val="fr-CH"/>
        </w:rPr>
        <w:t>55</w:t>
      </w:r>
      <w:r>
        <w:fldChar w:fldCharType="end"/>
      </w:r>
    </w:p>
    <w:p w:rsidR="00F700FB" w:rsidRPr="0037143C" w:rsidRDefault="00F700FB">
      <w:pPr>
        <w:pStyle w:val="TOC3"/>
        <w:rPr>
          <w:rFonts w:asciiTheme="minorHAnsi" w:eastAsiaTheme="minorEastAsia" w:hAnsiTheme="minorHAnsi" w:cstheme="minorBidi"/>
          <w:sz w:val="22"/>
          <w:szCs w:val="22"/>
          <w:lang w:val="fr-CH" w:eastAsia="en-GB"/>
        </w:rPr>
      </w:pPr>
      <w:r w:rsidRPr="0037143C">
        <w:rPr>
          <w:lang w:val="fr-CH"/>
        </w:rPr>
        <w:t>6.4.1</w:t>
      </w:r>
      <w:r w:rsidRPr="0037143C">
        <w:rPr>
          <w:lang w:val="fr-CH"/>
        </w:rPr>
        <w:tab/>
        <w:t>Programme location entities</w:t>
      </w:r>
      <w:r w:rsidRPr="0037143C">
        <w:rPr>
          <w:lang w:val="fr-CH"/>
        </w:rPr>
        <w:tab/>
      </w:r>
      <w:r>
        <w:fldChar w:fldCharType="begin" w:fldLock="1"/>
      </w:r>
      <w:r w:rsidRPr="0037143C">
        <w:rPr>
          <w:lang w:val="fr-CH"/>
        </w:rPr>
        <w:instrText xml:space="preserve"> PAGEREF _Toc445718968 \h </w:instrText>
      </w:r>
      <w:r>
        <w:fldChar w:fldCharType="separate"/>
      </w:r>
      <w:r w:rsidR="00884BAF" w:rsidRPr="0037143C">
        <w:rPr>
          <w:lang w:val="fr-CH"/>
        </w:rPr>
        <w:t>55</w:t>
      </w:r>
      <w:r>
        <w:fldChar w:fldCharType="end"/>
      </w:r>
    </w:p>
    <w:p w:rsidR="00F700FB" w:rsidRDefault="00F700FB">
      <w:pPr>
        <w:pStyle w:val="TOC3"/>
        <w:rPr>
          <w:rFonts w:asciiTheme="minorHAnsi" w:eastAsiaTheme="minorEastAsia" w:hAnsiTheme="minorHAnsi" w:cstheme="minorBidi"/>
          <w:sz w:val="22"/>
          <w:szCs w:val="22"/>
          <w:lang w:eastAsia="en-GB"/>
        </w:rPr>
      </w:pPr>
      <w:r>
        <w:t>6.4.2</w:t>
      </w:r>
      <w:r>
        <w:tab/>
        <w:t>Programme Location</w:t>
      </w:r>
      <w:r>
        <w:tab/>
      </w:r>
      <w:r>
        <w:fldChar w:fldCharType="begin" w:fldLock="1"/>
      </w:r>
      <w:r>
        <w:instrText xml:space="preserve"> PAGEREF _Toc445718969 \h </w:instrText>
      </w:r>
      <w:r>
        <w:fldChar w:fldCharType="separate"/>
      </w:r>
      <w:r w:rsidR="00884BAF">
        <w:t>57</w:t>
      </w:r>
      <w:r>
        <w:fldChar w:fldCharType="end"/>
      </w:r>
    </w:p>
    <w:p w:rsidR="00F700FB" w:rsidRDefault="00F700FB">
      <w:pPr>
        <w:pStyle w:val="TOC3"/>
        <w:rPr>
          <w:rFonts w:asciiTheme="minorHAnsi" w:eastAsiaTheme="minorEastAsia" w:hAnsiTheme="minorHAnsi" w:cstheme="minorBidi"/>
          <w:sz w:val="22"/>
          <w:szCs w:val="22"/>
          <w:lang w:eastAsia="en-GB"/>
        </w:rPr>
      </w:pPr>
      <w:r>
        <w:t>6.4.3</w:t>
      </w:r>
      <w:r>
        <w:tab/>
        <w:t>Service information</w:t>
      </w:r>
      <w:r>
        <w:tab/>
      </w:r>
      <w:r>
        <w:fldChar w:fldCharType="begin" w:fldLock="1"/>
      </w:r>
      <w:r>
        <w:instrText xml:space="preserve"> PAGEREF _Toc445718970 \h </w:instrText>
      </w:r>
      <w:r>
        <w:fldChar w:fldCharType="separate"/>
      </w:r>
      <w:r w:rsidR="00884BAF">
        <w:t>66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6.5</w:t>
      </w:r>
      <w:r>
        <w:rPr>
          <w:lang w:eastAsia="ja-JP"/>
        </w:rPr>
        <w:tab/>
        <w:t>Consumer metadata</w:t>
      </w:r>
      <w:r>
        <w:tab/>
      </w:r>
      <w:r>
        <w:fldChar w:fldCharType="begin" w:fldLock="1"/>
      </w:r>
      <w:r>
        <w:instrText xml:space="preserve"> PAGEREF _Toc445718971 \h </w:instrText>
      </w:r>
      <w:r>
        <w:fldChar w:fldCharType="separate"/>
      </w:r>
      <w:r w:rsidR="00884BAF">
        <w:t>69</w:t>
      </w:r>
      <w:r>
        <w:fldChar w:fldCharType="end"/>
      </w:r>
    </w:p>
    <w:p w:rsidR="00F700FB" w:rsidRDefault="00F700FB">
      <w:pPr>
        <w:pStyle w:val="TOC3"/>
        <w:rPr>
          <w:rFonts w:asciiTheme="minorHAnsi" w:eastAsiaTheme="minorEastAsia" w:hAnsiTheme="minorHAnsi" w:cstheme="minorBidi"/>
          <w:sz w:val="22"/>
          <w:szCs w:val="22"/>
          <w:lang w:eastAsia="en-GB"/>
        </w:rPr>
      </w:pPr>
      <w:r>
        <w:t>6.5.1</w:t>
      </w:r>
      <w:r>
        <w:tab/>
        <w:t>Usage history DS</w:t>
      </w:r>
      <w:r>
        <w:tab/>
      </w:r>
      <w:r>
        <w:fldChar w:fldCharType="begin" w:fldLock="1"/>
      </w:r>
      <w:r>
        <w:instrText xml:space="preserve"> PAGEREF _Toc445718972 \h </w:instrText>
      </w:r>
      <w:r>
        <w:fldChar w:fldCharType="separate"/>
      </w:r>
      <w:r w:rsidR="00884BAF">
        <w:t>69</w:t>
      </w:r>
      <w:r>
        <w:fldChar w:fldCharType="end"/>
      </w:r>
    </w:p>
    <w:p w:rsidR="00F700FB" w:rsidRDefault="00F700FB">
      <w:pPr>
        <w:pStyle w:val="TOC4"/>
        <w:rPr>
          <w:rFonts w:asciiTheme="minorHAnsi" w:eastAsiaTheme="minorEastAsia" w:hAnsiTheme="minorHAnsi" w:cstheme="minorBidi"/>
          <w:sz w:val="22"/>
          <w:szCs w:val="22"/>
          <w:lang w:eastAsia="en-GB"/>
        </w:rPr>
      </w:pPr>
      <w:r>
        <w:t>6.5.1.0</w:t>
      </w:r>
      <w:r>
        <w:tab/>
        <w:t>Introduction to the notion of usage history</w:t>
      </w:r>
      <w:r>
        <w:tab/>
      </w:r>
      <w:r>
        <w:fldChar w:fldCharType="begin" w:fldLock="1"/>
      </w:r>
      <w:r>
        <w:instrText xml:space="preserve"> PAGEREF _Toc445718973 \h </w:instrText>
      </w:r>
      <w:r>
        <w:fldChar w:fldCharType="separate"/>
      </w:r>
      <w:r w:rsidR="00884BAF">
        <w:t>69</w:t>
      </w:r>
      <w:r>
        <w:fldChar w:fldCharType="end"/>
      </w:r>
    </w:p>
    <w:p w:rsidR="00F700FB" w:rsidRDefault="00F700FB">
      <w:pPr>
        <w:pStyle w:val="TOC4"/>
        <w:rPr>
          <w:rFonts w:asciiTheme="minorHAnsi" w:eastAsiaTheme="minorEastAsia" w:hAnsiTheme="minorHAnsi" w:cstheme="minorBidi"/>
          <w:sz w:val="22"/>
          <w:szCs w:val="22"/>
          <w:lang w:eastAsia="en-GB"/>
        </w:rPr>
      </w:pPr>
      <w:r>
        <w:t>6.5.1.1</w:t>
      </w:r>
      <w:r>
        <w:tab/>
        <w:t>Usage history DS</w:t>
      </w:r>
      <w:r>
        <w:tab/>
      </w:r>
      <w:r>
        <w:fldChar w:fldCharType="begin" w:fldLock="1"/>
      </w:r>
      <w:r>
        <w:instrText xml:space="preserve"> PAGEREF _Toc445718974 \h </w:instrText>
      </w:r>
      <w:r>
        <w:fldChar w:fldCharType="separate"/>
      </w:r>
      <w:r w:rsidR="00884BAF">
        <w:t>70</w:t>
      </w:r>
      <w:r>
        <w:fldChar w:fldCharType="end"/>
      </w:r>
    </w:p>
    <w:p w:rsidR="00F700FB" w:rsidRDefault="00F700FB">
      <w:pPr>
        <w:pStyle w:val="TOC4"/>
        <w:rPr>
          <w:rFonts w:asciiTheme="minorHAnsi" w:eastAsiaTheme="minorEastAsia" w:hAnsiTheme="minorHAnsi" w:cstheme="minorBidi"/>
          <w:sz w:val="22"/>
          <w:szCs w:val="22"/>
          <w:lang w:eastAsia="en-GB"/>
        </w:rPr>
      </w:pPr>
      <w:r>
        <w:t>6.5.1.2</w:t>
      </w:r>
      <w:r>
        <w:tab/>
        <w:t>UserActionHistory DS</w:t>
      </w:r>
      <w:r>
        <w:tab/>
      </w:r>
      <w:r>
        <w:fldChar w:fldCharType="begin" w:fldLock="1"/>
      </w:r>
      <w:r>
        <w:instrText xml:space="preserve"> PAGEREF _Toc445718975 \h </w:instrText>
      </w:r>
      <w:r>
        <w:fldChar w:fldCharType="separate"/>
      </w:r>
      <w:r w:rsidR="00884BAF">
        <w:t>71</w:t>
      </w:r>
      <w:r>
        <w:fldChar w:fldCharType="end"/>
      </w:r>
    </w:p>
    <w:p w:rsidR="00F700FB" w:rsidRPr="0037143C" w:rsidRDefault="00F700FB">
      <w:pPr>
        <w:pStyle w:val="TOC4"/>
        <w:rPr>
          <w:rFonts w:asciiTheme="minorHAnsi" w:eastAsiaTheme="minorEastAsia" w:hAnsiTheme="minorHAnsi" w:cstheme="minorBidi"/>
          <w:sz w:val="22"/>
          <w:szCs w:val="22"/>
          <w:lang w:val="fr-CH" w:eastAsia="en-GB"/>
        </w:rPr>
      </w:pPr>
      <w:r w:rsidRPr="0037143C">
        <w:rPr>
          <w:lang w:val="fr-CH"/>
        </w:rPr>
        <w:t>6.5.1.3</w:t>
      </w:r>
      <w:r w:rsidRPr="0037143C">
        <w:rPr>
          <w:lang w:val="fr-CH"/>
        </w:rPr>
        <w:tab/>
        <w:t>UserActionList DS</w:t>
      </w:r>
      <w:r w:rsidRPr="0037143C">
        <w:rPr>
          <w:lang w:val="fr-CH"/>
        </w:rPr>
        <w:tab/>
      </w:r>
      <w:r>
        <w:fldChar w:fldCharType="begin" w:fldLock="1"/>
      </w:r>
      <w:r w:rsidRPr="0037143C">
        <w:rPr>
          <w:lang w:val="fr-CH"/>
        </w:rPr>
        <w:instrText xml:space="preserve"> PAGEREF _Toc445718976 \h </w:instrText>
      </w:r>
      <w:r>
        <w:fldChar w:fldCharType="separate"/>
      </w:r>
      <w:r w:rsidR="00884BAF" w:rsidRPr="0037143C">
        <w:rPr>
          <w:lang w:val="fr-CH"/>
        </w:rPr>
        <w:t>72</w:t>
      </w:r>
      <w:r>
        <w:fldChar w:fldCharType="end"/>
      </w:r>
    </w:p>
    <w:p w:rsidR="00F700FB" w:rsidRPr="0037143C" w:rsidRDefault="00F700FB">
      <w:pPr>
        <w:pStyle w:val="TOC4"/>
        <w:rPr>
          <w:rFonts w:asciiTheme="minorHAnsi" w:eastAsiaTheme="minorEastAsia" w:hAnsiTheme="minorHAnsi" w:cstheme="minorBidi"/>
          <w:sz w:val="22"/>
          <w:szCs w:val="22"/>
          <w:lang w:val="fr-CH" w:eastAsia="en-GB"/>
        </w:rPr>
      </w:pPr>
      <w:r w:rsidRPr="0037143C">
        <w:rPr>
          <w:lang w:val="fr-CH"/>
        </w:rPr>
        <w:t>6.5.1.4</w:t>
      </w:r>
      <w:r w:rsidRPr="0037143C">
        <w:rPr>
          <w:lang w:val="fr-CH"/>
        </w:rPr>
        <w:tab/>
        <w:t>UserAction DS</w:t>
      </w:r>
      <w:r w:rsidRPr="0037143C">
        <w:rPr>
          <w:lang w:val="fr-CH"/>
        </w:rPr>
        <w:tab/>
      </w:r>
      <w:r>
        <w:fldChar w:fldCharType="begin" w:fldLock="1"/>
      </w:r>
      <w:r w:rsidRPr="0037143C">
        <w:rPr>
          <w:lang w:val="fr-CH"/>
        </w:rPr>
        <w:instrText xml:space="preserve"> PAGEREF _Toc445718977 \h </w:instrText>
      </w:r>
      <w:r>
        <w:fldChar w:fldCharType="separate"/>
      </w:r>
      <w:r w:rsidR="00884BAF" w:rsidRPr="0037143C">
        <w:rPr>
          <w:lang w:val="fr-CH"/>
        </w:rPr>
        <w:t>73</w:t>
      </w:r>
      <w:r>
        <w:fldChar w:fldCharType="end"/>
      </w:r>
    </w:p>
    <w:p w:rsidR="00F700FB" w:rsidRPr="0037143C" w:rsidRDefault="00F700FB">
      <w:pPr>
        <w:pStyle w:val="TOC4"/>
        <w:rPr>
          <w:rFonts w:asciiTheme="minorHAnsi" w:eastAsiaTheme="minorEastAsia" w:hAnsiTheme="minorHAnsi" w:cstheme="minorBidi"/>
          <w:sz w:val="22"/>
          <w:szCs w:val="22"/>
          <w:lang w:val="fr-CH" w:eastAsia="en-GB"/>
        </w:rPr>
      </w:pPr>
      <w:r w:rsidRPr="0037143C">
        <w:rPr>
          <w:lang w:val="fr-CH"/>
        </w:rPr>
        <w:t>6.5.1.5</w:t>
      </w:r>
      <w:r w:rsidRPr="0037143C">
        <w:rPr>
          <w:lang w:val="fr-CH"/>
        </w:rPr>
        <w:tab/>
        <w:t>Informative examples</w:t>
      </w:r>
      <w:r w:rsidRPr="0037143C">
        <w:rPr>
          <w:lang w:val="fr-CH"/>
        </w:rPr>
        <w:tab/>
      </w:r>
      <w:r>
        <w:fldChar w:fldCharType="begin" w:fldLock="1"/>
      </w:r>
      <w:r w:rsidRPr="0037143C">
        <w:rPr>
          <w:lang w:val="fr-CH"/>
        </w:rPr>
        <w:instrText xml:space="preserve"> PAGEREF _Toc445718978 \h </w:instrText>
      </w:r>
      <w:r>
        <w:fldChar w:fldCharType="separate"/>
      </w:r>
      <w:r w:rsidR="00884BAF" w:rsidRPr="0037143C">
        <w:rPr>
          <w:lang w:val="fr-CH"/>
        </w:rPr>
        <w:t>74</w:t>
      </w:r>
      <w:r>
        <w:fldChar w:fldCharType="end"/>
      </w:r>
    </w:p>
    <w:p w:rsidR="00F700FB" w:rsidRDefault="00F700FB">
      <w:pPr>
        <w:pStyle w:val="TOC3"/>
        <w:rPr>
          <w:rFonts w:asciiTheme="minorHAnsi" w:eastAsiaTheme="minorEastAsia" w:hAnsiTheme="minorHAnsi" w:cstheme="minorBidi"/>
          <w:sz w:val="22"/>
          <w:szCs w:val="22"/>
          <w:lang w:eastAsia="en-GB"/>
        </w:rPr>
      </w:pPr>
      <w:r>
        <w:t>6.5.2</w:t>
      </w:r>
      <w:r>
        <w:tab/>
        <w:t>User preferences DS</w:t>
      </w:r>
      <w:r>
        <w:tab/>
      </w:r>
      <w:r>
        <w:fldChar w:fldCharType="begin" w:fldLock="1"/>
      </w:r>
      <w:r>
        <w:instrText xml:space="preserve"> PAGEREF _Toc445718979 \h </w:instrText>
      </w:r>
      <w:r>
        <w:fldChar w:fldCharType="separate"/>
      </w:r>
      <w:r w:rsidR="00884BAF">
        <w:t>74</w:t>
      </w:r>
      <w:r>
        <w:fldChar w:fldCharType="end"/>
      </w:r>
    </w:p>
    <w:p w:rsidR="00F700FB" w:rsidRDefault="00F700FB">
      <w:pPr>
        <w:pStyle w:val="TOC4"/>
        <w:rPr>
          <w:rFonts w:asciiTheme="minorHAnsi" w:eastAsiaTheme="minorEastAsia" w:hAnsiTheme="minorHAnsi" w:cstheme="minorBidi"/>
          <w:sz w:val="22"/>
          <w:szCs w:val="22"/>
          <w:lang w:eastAsia="en-GB"/>
        </w:rPr>
      </w:pPr>
      <w:r>
        <w:t>6.5.2.0</w:t>
      </w:r>
      <w:r>
        <w:tab/>
        <w:t>Introduction to the concept of user preference</w:t>
      </w:r>
      <w:r>
        <w:tab/>
      </w:r>
      <w:r>
        <w:fldChar w:fldCharType="begin" w:fldLock="1"/>
      </w:r>
      <w:r>
        <w:instrText xml:space="preserve"> PAGEREF _Toc445718980 \h </w:instrText>
      </w:r>
      <w:r>
        <w:fldChar w:fldCharType="separate"/>
      </w:r>
      <w:r w:rsidR="00884BAF">
        <w:t>74</w:t>
      </w:r>
      <w:r>
        <w:fldChar w:fldCharType="end"/>
      </w:r>
    </w:p>
    <w:p w:rsidR="00F700FB" w:rsidRDefault="00F700FB">
      <w:pPr>
        <w:pStyle w:val="TOC4"/>
        <w:rPr>
          <w:rFonts w:asciiTheme="minorHAnsi" w:eastAsiaTheme="minorEastAsia" w:hAnsiTheme="minorHAnsi" w:cstheme="minorBidi"/>
          <w:sz w:val="22"/>
          <w:szCs w:val="22"/>
          <w:lang w:eastAsia="en-GB"/>
        </w:rPr>
      </w:pPr>
      <w:r>
        <w:t>6.5.2.1</w:t>
      </w:r>
      <w:r>
        <w:tab/>
        <w:t>Basic user preference elements</w:t>
      </w:r>
      <w:r>
        <w:tab/>
      </w:r>
      <w:r>
        <w:fldChar w:fldCharType="begin" w:fldLock="1"/>
      </w:r>
      <w:r>
        <w:instrText xml:space="preserve"> PAGEREF _Toc445718981 \h </w:instrText>
      </w:r>
      <w:r>
        <w:fldChar w:fldCharType="separate"/>
      </w:r>
      <w:r w:rsidR="00884BAF">
        <w:t>75</w:t>
      </w:r>
      <w:r>
        <w:fldChar w:fldCharType="end"/>
      </w:r>
    </w:p>
    <w:p w:rsidR="00F700FB" w:rsidRDefault="00F700FB">
      <w:pPr>
        <w:pStyle w:val="TOC4"/>
        <w:rPr>
          <w:rFonts w:asciiTheme="minorHAnsi" w:eastAsiaTheme="minorEastAsia" w:hAnsiTheme="minorHAnsi" w:cstheme="minorBidi"/>
          <w:sz w:val="22"/>
          <w:szCs w:val="22"/>
          <w:lang w:eastAsia="en-GB"/>
        </w:rPr>
      </w:pPr>
      <w:r>
        <w:t>6.5.2.2</w:t>
      </w:r>
      <w:r>
        <w:tab/>
        <w:t>UserPreferences DS</w:t>
      </w:r>
      <w:r>
        <w:tab/>
      </w:r>
      <w:r>
        <w:fldChar w:fldCharType="begin" w:fldLock="1"/>
      </w:r>
      <w:r>
        <w:instrText xml:space="preserve"> PAGEREF _Toc445718982 \h </w:instrText>
      </w:r>
      <w:r>
        <w:fldChar w:fldCharType="separate"/>
      </w:r>
      <w:r w:rsidR="00884BAF">
        <w:t>75</w:t>
      </w:r>
      <w:r>
        <w:fldChar w:fldCharType="end"/>
      </w:r>
    </w:p>
    <w:p w:rsidR="00F700FB" w:rsidRDefault="00F700FB">
      <w:pPr>
        <w:pStyle w:val="TOC4"/>
        <w:rPr>
          <w:rFonts w:asciiTheme="minorHAnsi" w:eastAsiaTheme="minorEastAsia" w:hAnsiTheme="minorHAnsi" w:cstheme="minorBidi"/>
          <w:sz w:val="22"/>
          <w:szCs w:val="22"/>
          <w:lang w:eastAsia="en-GB"/>
        </w:rPr>
      </w:pPr>
      <w:r>
        <w:t>6.5.2.3</w:t>
      </w:r>
      <w:r>
        <w:tab/>
        <w:t>UserIdentifier DS</w:t>
      </w:r>
      <w:r>
        <w:tab/>
      </w:r>
      <w:r>
        <w:fldChar w:fldCharType="begin" w:fldLock="1"/>
      </w:r>
      <w:r>
        <w:instrText xml:space="preserve"> PAGEREF _Toc445718983 \h </w:instrText>
      </w:r>
      <w:r>
        <w:fldChar w:fldCharType="separate"/>
      </w:r>
      <w:r w:rsidR="00884BAF">
        <w:t>76</w:t>
      </w:r>
      <w:r>
        <w:fldChar w:fldCharType="end"/>
      </w:r>
    </w:p>
    <w:p w:rsidR="00F700FB" w:rsidRDefault="00F700FB">
      <w:pPr>
        <w:pStyle w:val="TOC4"/>
        <w:rPr>
          <w:rFonts w:asciiTheme="minorHAnsi" w:eastAsiaTheme="minorEastAsia" w:hAnsiTheme="minorHAnsi" w:cstheme="minorBidi"/>
          <w:sz w:val="22"/>
          <w:szCs w:val="22"/>
          <w:lang w:eastAsia="en-GB"/>
        </w:rPr>
      </w:pPr>
      <w:r>
        <w:t>6.5.2.4</w:t>
      </w:r>
      <w:r>
        <w:tab/>
        <w:t>FilteringAndSearchPreferences DS</w:t>
      </w:r>
      <w:r>
        <w:tab/>
      </w:r>
      <w:r>
        <w:fldChar w:fldCharType="begin" w:fldLock="1"/>
      </w:r>
      <w:r>
        <w:instrText xml:space="preserve"> PAGEREF _Toc445718984 \h </w:instrText>
      </w:r>
      <w:r>
        <w:fldChar w:fldCharType="separate"/>
      </w:r>
      <w:r w:rsidR="00884BAF">
        <w:t>76</w:t>
      </w:r>
      <w:r>
        <w:fldChar w:fldCharType="end"/>
      </w:r>
    </w:p>
    <w:p w:rsidR="00F700FB" w:rsidRDefault="00F700FB">
      <w:pPr>
        <w:pStyle w:val="TOC4"/>
        <w:rPr>
          <w:rFonts w:asciiTheme="minorHAnsi" w:eastAsiaTheme="minorEastAsia" w:hAnsiTheme="minorHAnsi" w:cstheme="minorBidi"/>
          <w:sz w:val="22"/>
          <w:szCs w:val="22"/>
          <w:lang w:eastAsia="en-GB"/>
        </w:rPr>
      </w:pPr>
      <w:r>
        <w:lastRenderedPageBreak/>
        <w:t>6.5.2.5</w:t>
      </w:r>
      <w:r>
        <w:tab/>
        <w:t>CreationPreferences DS</w:t>
      </w:r>
      <w:r>
        <w:tab/>
      </w:r>
      <w:r>
        <w:fldChar w:fldCharType="begin" w:fldLock="1"/>
      </w:r>
      <w:r>
        <w:instrText xml:space="preserve"> PAGEREF _Toc445718985 \h </w:instrText>
      </w:r>
      <w:r>
        <w:fldChar w:fldCharType="separate"/>
      </w:r>
      <w:r w:rsidR="00884BAF">
        <w:t>77</w:t>
      </w:r>
      <w:r>
        <w:fldChar w:fldCharType="end"/>
      </w:r>
    </w:p>
    <w:p w:rsidR="00F700FB" w:rsidRDefault="00F700FB">
      <w:pPr>
        <w:pStyle w:val="TOC4"/>
        <w:rPr>
          <w:rFonts w:asciiTheme="minorHAnsi" w:eastAsiaTheme="minorEastAsia" w:hAnsiTheme="minorHAnsi" w:cstheme="minorBidi"/>
          <w:sz w:val="22"/>
          <w:szCs w:val="22"/>
          <w:lang w:eastAsia="en-GB"/>
        </w:rPr>
      </w:pPr>
      <w:r>
        <w:t>6.5.2.6</w:t>
      </w:r>
      <w:r>
        <w:tab/>
        <w:t>ClassificationPreferences DS</w:t>
      </w:r>
      <w:r>
        <w:tab/>
      </w:r>
      <w:r>
        <w:fldChar w:fldCharType="begin" w:fldLock="1"/>
      </w:r>
      <w:r>
        <w:instrText xml:space="preserve"> PAGEREF _Toc445718986 \h </w:instrText>
      </w:r>
      <w:r>
        <w:fldChar w:fldCharType="separate"/>
      </w:r>
      <w:r w:rsidR="00884BAF">
        <w:t>78</w:t>
      </w:r>
      <w:r>
        <w:fldChar w:fldCharType="end"/>
      </w:r>
    </w:p>
    <w:p w:rsidR="00F700FB" w:rsidRDefault="00F700FB">
      <w:pPr>
        <w:pStyle w:val="TOC4"/>
        <w:rPr>
          <w:rFonts w:asciiTheme="minorHAnsi" w:eastAsiaTheme="minorEastAsia" w:hAnsiTheme="minorHAnsi" w:cstheme="minorBidi"/>
          <w:sz w:val="22"/>
          <w:szCs w:val="22"/>
          <w:lang w:eastAsia="en-GB"/>
        </w:rPr>
      </w:pPr>
      <w:r>
        <w:t>6.5.2.7</w:t>
      </w:r>
      <w:r>
        <w:tab/>
        <w:t>SourcePreferences DS</w:t>
      </w:r>
      <w:r>
        <w:tab/>
      </w:r>
      <w:r>
        <w:fldChar w:fldCharType="begin" w:fldLock="1"/>
      </w:r>
      <w:r>
        <w:instrText xml:space="preserve"> PAGEREF _Toc445718987 \h </w:instrText>
      </w:r>
      <w:r>
        <w:fldChar w:fldCharType="separate"/>
      </w:r>
      <w:r w:rsidR="00884BAF">
        <w:t>80</w:t>
      </w:r>
      <w:r>
        <w:fldChar w:fldCharType="end"/>
      </w:r>
    </w:p>
    <w:p w:rsidR="00F700FB" w:rsidRDefault="00F700FB">
      <w:pPr>
        <w:pStyle w:val="TOC4"/>
        <w:rPr>
          <w:rFonts w:asciiTheme="minorHAnsi" w:eastAsiaTheme="minorEastAsia" w:hAnsiTheme="minorHAnsi" w:cstheme="minorBidi"/>
          <w:sz w:val="22"/>
          <w:szCs w:val="22"/>
          <w:lang w:eastAsia="en-GB"/>
        </w:rPr>
      </w:pPr>
      <w:r>
        <w:t>6.5.2.8</w:t>
      </w:r>
      <w:r>
        <w:tab/>
        <w:t>PreferenceCondition DS</w:t>
      </w:r>
      <w:r>
        <w:tab/>
      </w:r>
      <w:r>
        <w:fldChar w:fldCharType="begin" w:fldLock="1"/>
      </w:r>
      <w:r>
        <w:instrText xml:space="preserve"> PAGEREF _Toc445718988 \h </w:instrText>
      </w:r>
      <w:r>
        <w:fldChar w:fldCharType="separate"/>
      </w:r>
      <w:r w:rsidR="00884BAF">
        <w:t>81</w:t>
      </w:r>
      <w:r>
        <w:fldChar w:fldCharType="end"/>
      </w:r>
    </w:p>
    <w:p w:rsidR="00F700FB" w:rsidRDefault="00F700FB">
      <w:pPr>
        <w:pStyle w:val="TOC4"/>
        <w:rPr>
          <w:rFonts w:asciiTheme="minorHAnsi" w:eastAsiaTheme="minorEastAsia" w:hAnsiTheme="minorHAnsi" w:cstheme="minorBidi"/>
          <w:sz w:val="22"/>
          <w:szCs w:val="22"/>
          <w:lang w:eastAsia="en-GB"/>
        </w:rPr>
      </w:pPr>
      <w:r>
        <w:t>6.5.2.9</w:t>
      </w:r>
      <w:r>
        <w:tab/>
        <w:t>BrowsingPreferences DS</w:t>
      </w:r>
      <w:r>
        <w:tab/>
      </w:r>
      <w:r>
        <w:fldChar w:fldCharType="begin" w:fldLock="1"/>
      </w:r>
      <w:r>
        <w:instrText xml:space="preserve"> PAGEREF _Toc445718989 \h </w:instrText>
      </w:r>
      <w:r>
        <w:fldChar w:fldCharType="separate"/>
      </w:r>
      <w:r w:rsidR="00884BAF">
        <w:t>82</w:t>
      </w:r>
      <w:r>
        <w:fldChar w:fldCharType="end"/>
      </w:r>
    </w:p>
    <w:p w:rsidR="00F700FB" w:rsidRDefault="00F700FB">
      <w:pPr>
        <w:pStyle w:val="TOC4"/>
        <w:rPr>
          <w:rFonts w:asciiTheme="minorHAnsi" w:eastAsiaTheme="minorEastAsia" w:hAnsiTheme="minorHAnsi" w:cstheme="minorBidi"/>
          <w:sz w:val="22"/>
          <w:szCs w:val="22"/>
          <w:lang w:eastAsia="en-GB"/>
        </w:rPr>
      </w:pPr>
      <w:r>
        <w:t>6.5.2.10</w:t>
      </w:r>
      <w:r>
        <w:tab/>
        <w:t>SummaryPreferences DS</w:t>
      </w:r>
      <w:r>
        <w:tab/>
      </w:r>
      <w:r>
        <w:fldChar w:fldCharType="begin" w:fldLock="1"/>
      </w:r>
      <w:r>
        <w:instrText xml:space="preserve"> PAGEREF _Toc445718990 \h </w:instrText>
      </w:r>
      <w:r>
        <w:fldChar w:fldCharType="separate"/>
      </w:r>
      <w:r w:rsidR="00884BAF">
        <w:t>83</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6.6</w:t>
      </w:r>
      <w:r>
        <w:rPr>
          <w:lang w:eastAsia="ja-JP"/>
        </w:rPr>
        <w:tab/>
        <w:t>Segmentation metadata</w:t>
      </w:r>
      <w:r>
        <w:tab/>
      </w:r>
      <w:r>
        <w:fldChar w:fldCharType="begin" w:fldLock="1"/>
      </w:r>
      <w:r>
        <w:instrText xml:space="preserve"> PAGEREF _Toc445718991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6.6.0</w:t>
      </w:r>
      <w:r>
        <w:tab/>
        <w:t>Introduction  to segmentation</w:t>
      </w:r>
      <w:r>
        <w:tab/>
      </w:r>
      <w:r>
        <w:fldChar w:fldCharType="begin" w:fldLock="1"/>
      </w:r>
      <w:r>
        <w:instrText xml:space="preserve"> PAGEREF _Toc445718992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6.6.1</w:t>
      </w:r>
      <w:r>
        <w:tab/>
        <w:t>Segmentation metadata: definitions and requirements</w:t>
      </w:r>
      <w:r>
        <w:tab/>
      </w:r>
      <w:r>
        <w:fldChar w:fldCharType="begin" w:fldLock="1"/>
      </w:r>
      <w:r>
        <w:instrText xml:space="preserve"> PAGEREF _Toc445718993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6.6.2</w:t>
      </w:r>
      <w:r>
        <w:tab/>
        <w:t>Basic segment description</w:t>
      </w:r>
      <w:r>
        <w:tab/>
      </w:r>
      <w:r>
        <w:fldChar w:fldCharType="begin" w:fldLock="1"/>
      </w:r>
      <w:r>
        <w:instrText xml:space="preserve"> PAGEREF _Toc445718994 \h </w:instrText>
      </w:r>
      <w:r>
        <w:fldChar w:fldCharType="separate"/>
      </w:r>
      <w:r w:rsidR="00884BAF">
        <w:t>85</w:t>
      </w:r>
      <w:r>
        <w:fldChar w:fldCharType="end"/>
      </w:r>
    </w:p>
    <w:p w:rsidR="00F700FB" w:rsidRDefault="00F700FB">
      <w:pPr>
        <w:pStyle w:val="TOC3"/>
        <w:rPr>
          <w:rFonts w:asciiTheme="minorHAnsi" w:eastAsiaTheme="minorEastAsia" w:hAnsiTheme="minorHAnsi" w:cstheme="minorBidi"/>
          <w:sz w:val="22"/>
          <w:szCs w:val="22"/>
          <w:lang w:eastAsia="en-GB"/>
        </w:rPr>
      </w:pPr>
      <w:r>
        <w:t>6.6.3</w:t>
      </w:r>
      <w:r>
        <w:tab/>
        <w:t>TVAMediaTime Type</w:t>
      </w:r>
      <w:r>
        <w:tab/>
      </w:r>
      <w:r>
        <w:fldChar w:fldCharType="begin" w:fldLock="1"/>
      </w:r>
      <w:r>
        <w:instrText xml:space="preserve"> PAGEREF _Toc445718995 \h </w:instrText>
      </w:r>
      <w:r>
        <w:fldChar w:fldCharType="separate"/>
      </w:r>
      <w:r w:rsidR="00884BAF">
        <w:t>86</w:t>
      </w:r>
      <w:r>
        <w:fldChar w:fldCharType="end"/>
      </w:r>
    </w:p>
    <w:p w:rsidR="00F700FB" w:rsidRDefault="00F700FB">
      <w:pPr>
        <w:pStyle w:val="TOC3"/>
        <w:rPr>
          <w:rFonts w:asciiTheme="minorHAnsi" w:eastAsiaTheme="minorEastAsia" w:hAnsiTheme="minorHAnsi" w:cstheme="minorBidi"/>
          <w:sz w:val="22"/>
          <w:szCs w:val="22"/>
          <w:lang w:eastAsia="en-GB"/>
        </w:rPr>
      </w:pPr>
      <w:r>
        <w:t>6.6.4</w:t>
      </w:r>
      <w:r>
        <w:tab/>
        <w:t>TimeBaseReference Type</w:t>
      </w:r>
      <w:r>
        <w:tab/>
      </w:r>
      <w:r>
        <w:fldChar w:fldCharType="begin" w:fldLock="1"/>
      </w:r>
      <w:r>
        <w:instrText xml:space="preserve"> PAGEREF _Toc445718996 \h </w:instrText>
      </w:r>
      <w:r>
        <w:fldChar w:fldCharType="separate"/>
      </w:r>
      <w:r w:rsidR="00884BAF">
        <w:t>87</w:t>
      </w:r>
      <w:r>
        <w:fldChar w:fldCharType="end"/>
      </w:r>
    </w:p>
    <w:p w:rsidR="00F700FB" w:rsidRDefault="00F700FB">
      <w:pPr>
        <w:pStyle w:val="TOC3"/>
        <w:rPr>
          <w:rFonts w:asciiTheme="minorHAnsi" w:eastAsiaTheme="minorEastAsia" w:hAnsiTheme="minorHAnsi" w:cstheme="minorBidi"/>
          <w:sz w:val="22"/>
          <w:szCs w:val="22"/>
          <w:lang w:eastAsia="en-GB"/>
        </w:rPr>
      </w:pPr>
      <w:r>
        <w:t>6.6.5</w:t>
      </w:r>
      <w:r>
        <w:tab/>
        <w:t>Segment Information</w:t>
      </w:r>
      <w:r>
        <w:tab/>
      </w:r>
      <w:r>
        <w:fldChar w:fldCharType="begin" w:fldLock="1"/>
      </w:r>
      <w:r>
        <w:instrText xml:space="preserve"> PAGEREF _Toc445718997 \h </w:instrText>
      </w:r>
      <w:r>
        <w:fldChar w:fldCharType="separate"/>
      </w:r>
      <w:r w:rsidR="00884BAF">
        <w:t>88</w:t>
      </w:r>
      <w:r>
        <w:fldChar w:fldCharType="end"/>
      </w:r>
    </w:p>
    <w:p w:rsidR="00F700FB" w:rsidRDefault="00F700FB">
      <w:pPr>
        <w:pStyle w:val="TOC3"/>
        <w:rPr>
          <w:rFonts w:asciiTheme="minorHAnsi" w:eastAsiaTheme="minorEastAsia" w:hAnsiTheme="minorHAnsi" w:cstheme="minorBidi"/>
          <w:sz w:val="22"/>
          <w:szCs w:val="22"/>
          <w:lang w:eastAsia="en-GB"/>
        </w:rPr>
      </w:pPr>
      <w:r>
        <w:t>6.6.6</w:t>
      </w:r>
      <w:r>
        <w:tab/>
        <w:t>Segment Group Information</w:t>
      </w:r>
      <w:r>
        <w:tab/>
      </w:r>
      <w:r>
        <w:fldChar w:fldCharType="begin" w:fldLock="1"/>
      </w:r>
      <w:r>
        <w:instrText xml:space="preserve"> PAGEREF _Toc445718998 \h </w:instrText>
      </w:r>
      <w:r>
        <w:fldChar w:fldCharType="separate"/>
      </w:r>
      <w:r w:rsidR="00884BAF">
        <w:t>89</w:t>
      </w:r>
      <w:r>
        <w:fldChar w:fldCharType="end"/>
      </w:r>
    </w:p>
    <w:p w:rsidR="00F700FB" w:rsidRDefault="00F700FB">
      <w:pPr>
        <w:pStyle w:val="TOC3"/>
        <w:rPr>
          <w:rFonts w:asciiTheme="minorHAnsi" w:eastAsiaTheme="minorEastAsia" w:hAnsiTheme="minorHAnsi" w:cstheme="minorBidi"/>
          <w:sz w:val="22"/>
          <w:szCs w:val="22"/>
          <w:lang w:eastAsia="en-GB"/>
        </w:rPr>
      </w:pPr>
      <w:r>
        <w:t>6.6.7</w:t>
      </w:r>
      <w:r>
        <w:tab/>
        <w:t>Segment information table</w:t>
      </w:r>
      <w:r>
        <w:tab/>
      </w:r>
      <w:r>
        <w:fldChar w:fldCharType="begin" w:fldLock="1"/>
      </w:r>
      <w:r>
        <w:instrText xml:space="preserve"> PAGEREF _Toc445718999 \h </w:instrText>
      </w:r>
      <w:r>
        <w:fldChar w:fldCharType="separate"/>
      </w:r>
      <w:r w:rsidR="00884BAF">
        <w:t>94</w:t>
      </w:r>
      <w:r>
        <w:fldChar w:fldCharType="end"/>
      </w:r>
    </w:p>
    <w:p w:rsidR="00F700FB" w:rsidRDefault="00F700FB">
      <w:pPr>
        <w:pStyle w:val="TOC2"/>
        <w:rPr>
          <w:rFonts w:asciiTheme="minorHAnsi" w:eastAsiaTheme="minorEastAsia" w:hAnsiTheme="minorHAnsi" w:cstheme="minorBidi"/>
          <w:sz w:val="22"/>
          <w:szCs w:val="22"/>
          <w:lang w:eastAsia="en-GB"/>
        </w:rPr>
      </w:pPr>
      <w:r>
        <w:t>6.7</w:t>
      </w:r>
      <w:r>
        <w:tab/>
      </w:r>
      <w:r w:rsidRPr="002D44EA">
        <w:rPr>
          <w:i/>
        </w:rPr>
        <w:t>TV-Anytime</w:t>
      </w:r>
      <w:r>
        <w:t xml:space="preserve"> documents</w:t>
      </w:r>
      <w:r>
        <w:tab/>
      </w:r>
      <w:r>
        <w:fldChar w:fldCharType="begin" w:fldLock="1"/>
      </w:r>
      <w:r>
        <w:instrText xml:space="preserve"> PAGEREF _Toc445719000 \h </w:instrText>
      </w:r>
      <w:r>
        <w:fldChar w:fldCharType="separate"/>
      </w:r>
      <w:r w:rsidR="00884BAF">
        <w:t>94</w:t>
      </w:r>
      <w:r>
        <w:fldChar w:fldCharType="end"/>
      </w:r>
    </w:p>
    <w:p w:rsidR="00F700FB" w:rsidRDefault="00F700FB">
      <w:pPr>
        <w:pStyle w:val="TOC3"/>
        <w:rPr>
          <w:rFonts w:asciiTheme="minorHAnsi" w:eastAsiaTheme="minorEastAsia" w:hAnsiTheme="minorHAnsi" w:cstheme="minorBidi"/>
          <w:sz w:val="22"/>
          <w:szCs w:val="22"/>
          <w:lang w:eastAsia="en-GB"/>
        </w:rPr>
      </w:pPr>
      <w:r>
        <w:t>6.7.1</w:t>
      </w:r>
      <w:r>
        <w:tab/>
        <w:t>Information tables</w:t>
      </w:r>
      <w:r>
        <w:tab/>
      </w:r>
      <w:r>
        <w:fldChar w:fldCharType="begin" w:fldLock="1"/>
      </w:r>
      <w:r>
        <w:instrText xml:space="preserve"> PAGEREF _Toc445719001 \h </w:instrText>
      </w:r>
      <w:r>
        <w:fldChar w:fldCharType="separate"/>
      </w:r>
      <w:r w:rsidR="00884BAF">
        <w:t>94</w:t>
      </w:r>
      <w:r>
        <w:fldChar w:fldCharType="end"/>
      </w:r>
    </w:p>
    <w:p w:rsidR="00F700FB" w:rsidRDefault="00F700FB">
      <w:pPr>
        <w:pStyle w:val="TOC3"/>
        <w:rPr>
          <w:rFonts w:asciiTheme="minorHAnsi" w:eastAsiaTheme="minorEastAsia" w:hAnsiTheme="minorHAnsi" w:cstheme="minorBidi"/>
          <w:sz w:val="22"/>
          <w:szCs w:val="22"/>
          <w:lang w:eastAsia="en-GB"/>
        </w:rPr>
      </w:pPr>
      <w:r>
        <w:t>6.7.2</w:t>
      </w:r>
      <w:r>
        <w:tab/>
      </w:r>
      <w:r w:rsidRPr="002D44EA">
        <w:rPr>
          <w:i/>
        </w:rPr>
        <w:t>TV-Anytime</w:t>
      </w:r>
      <w:r>
        <w:t xml:space="preserve"> metadata document</w:t>
      </w:r>
      <w:r>
        <w:tab/>
      </w:r>
      <w:r>
        <w:fldChar w:fldCharType="begin" w:fldLock="1"/>
      </w:r>
      <w:r>
        <w:instrText xml:space="preserve"> PAGEREF _Toc445719002 \h </w:instrText>
      </w:r>
      <w:r>
        <w:fldChar w:fldCharType="separate"/>
      </w:r>
      <w:r w:rsidR="00884BAF">
        <w:t>99</w:t>
      </w:r>
      <w:r>
        <w:fldChar w:fldCharType="end"/>
      </w:r>
    </w:p>
    <w:p w:rsidR="00F700FB" w:rsidRDefault="00F700FB">
      <w:pPr>
        <w:pStyle w:val="TOC1"/>
        <w:rPr>
          <w:rFonts w:asciiTheme="minorHAnsi" w:eastAsiaTheme="minorEastAsia" w:hAnsiTheme="minorHAnsi" w:cstheme="minorBidi"/>
          <w:szCs w:val="22"/>
          <w:lang w:eastAsia="en-GB"/>
        </w:rPr>
      </w:pPr>
      <w:r>
        <w:rPr>
          <w:lang w:eastAsia="ja-JP"/>
        </w:rPr>
        <w:t>7</w:t>
      </w:r>
      <w:r>
        <w:rPr>
          <w:lang w:eastAsia="ja-JP"/>
        </w:rPr>
        <w:tab/>
        <w:t>The TVA metadata framework (informative)</w:t>
      </w:r>
      <w:r>
        <w:tab/>
      </w:r>
      <w:r>
        <w:fldChar w:fldCharType="begin" w:fldLock="1"/>
      </w:r>
      <w:r>
        <w:instrText xml:space="preserve"> PAGEREF _Toc445719003 \h </w:instrText>
      </w:r>
      <w:r>
        <w:fldChar w:fldCharType="separate"/>
      </w:r>
      <w:r w:rsidR="00884BAF">
        <w:t>106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7.1</w:t>
      </w:r>
      <w:r>
        <w:rPr>
          <w:lang w:eastAsia="ja-JP"/>
        </w:rPr>
        <w:tab/>
        <w:t xml:space="preserve">The XML-based </w:t>
      </w:r>
      <w:r w:rsidRPr="002D44EA">
        <w:rPr>
          <w:i/>
          <w:lang w:eastAsia="ja-JP"/>
        </w:rPr>
        <w:t>TV-Anytime</w:t>
      </w:r>
      <w:r>
        <w:rPr>
          <w:lang w:eastAsia="ja-JP"/>
        </w:rPr>
        <w:t xml:space="preserve"> metadata framework</w:t>
      </w:r>
      <w:r>
        <w:tab/>
      </w:r>
      <w:r>
        <w:fldChar w:fldCharType="begin" w:fldLock="1"/>
      </w:r>
      <w:r>
        <w:instrText xml:space="preserve"> PAGEREF _Toc445719004 \h </w:instrText>
      </w:r>
      <w:r>
        <w:fldChar w:fldCharType="separate"/>
      </w:r>
      <w:r w:rsidR="00884BAF">
        <w:t>106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7.2</w:t>
      </w:r>
      <w:r>
        <w:rPr>
          <w:lang w:eastAsia="ja-JP"/>
        </w:rPr>
        <w:tab/>
        <w:t>Metadata security considerations</w:t>
      </w:r>
      <w:r>
        <w:tab/>
      </w:r>
      <w:r>
        <w:fldChar w:fldCharType="begin" w:fldLock="1"/>
      </w:r>
      <w:r>
        <w:instrText xml:space="preserve"> PAGEREF _Toc445719005 \h </w:instrText>
      </w:r>
      <w:r>
        <w:fldChar w:fldCharType="separate"/>
      </w:r>
      <w:r w:rsidR="00884BAF">
        <w:t>107</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A (normative): </w:t>
      </w:r>
      <w:r w:rsidR="008B6521">
        <w:tab/>
      </w:r>
      <w:r w:rsidRPr="002D44EA">
        <w:rPr>
          <w:i/>
        </w:rPr>
        <w:t>TV-Anytime</w:t>
      </w:r>
      <w:r>
        <w:t xml:space="preserve"> Classification Schemes</w:t>
      </w:r>
      <w:r>
        <w:tab/>
      </w:r>
      <w:r>
        <w:fldChar w:fldCharType="begin" w:fldLock="1"/>
      </w:r>
      <w:r>
        <w:instrText xml:space="preserve"> PAGEREF _Toc445719006 \h </w:instrText>
      </w:r>
      <w:r>
        <w:fldChar w:fldCharType="separate"/>
      </w:r>
      <w:r w:rsidR="00884BAF">
        <w:t>109</w:t>
      </w:r>
      <w:r>
        <w:fldChar w:fldCharType="end"/>
      </w:r>
    </w:p>
    <w:p w:rsidR="00F700FB" w:rsidRDefault="00F700FB">
      <w:pPr>
        <w:pStyle w:val="TOC1"/>
        <w:rPr>
          <w:rFonts w:asciiTheme="minorHAnsi" w:eastAsiaTheme="minorEastAsia" w:hAnsiTheme="minorHAnsi" w:cstheme="minorBidi"/>
          <w:szCs w:val="22"/>
          <w:lang w:eastAsia="en-GB"/>
        </w:rPr>
      </w:pPr>
      <w:r>
        <w:t>A.1</w:t>
      </w:r>
      <w:r>
        <w:tab/>
        <w:t>Introduction</w:t>
      </w:r>
      <w:r>
        <w:tab/>
      </w:r>
      <w:r>
        <w:fldChar w:fldCharType="begin" w:fldLock="1"/>
      </w:r>
      <w:r>
        <w:instrText xml:space="preserve"> PAGEREF _Toc445719007 \h </w:instrText>
      </w:r>
      <w:r>
        <w:fldChar w:fldCharType="separate"/>
      </w:r>
      <w:r w:rsidR="00884BAF">
        <w:t>109</w:t>
      </w:r>
      <w:r>
        <w:fldChar w:fldCharType="end"/>
      </w:r>
    </w:p>
    <w:p w:rsidR="00F700FB" w:rsidRDefault="00F700FB">
      <w:pPr>
        <w:pStyle w:val="TOC1"/>
        <w:rPr>
          <w:rFonts w:asciiTheme="minorHAnsi" w:eastAsiaTheme="minorEastAsia" w:hAnsiTheme="minorHAnsi" w:cstheme="minorBidi"/>
          <w:szCs w:val="22"/>
          <w:lang w:eastAsia="en-GB"/>
        </w:rPr>
      </w:pPr>
      <w:r>
        <w:t>A.2</w:t>
      </w:r>
      <w:r>
        <w:tab/>
        <w:t>ActionType CS</w:t>
      </w:r>
      <w:r>
        <w:tab/>
      </w:r>
      <w:r>
        <w:fldChar w:fldCharType="begin" w:fldLock="1"/>
      </w:r>
      <w:r>
        <w:instrText xml:space="preserve"> PAGEREF _Toc445719008 \h </w:instrText>
      </w:r>
      <w:r>
        <w:fldChar w:fldCharType="separate"/>
      </w:r>
      <w:r w:rsidR="00884BAF">
        <w:t>110</w:t>
      </w:r>
      <w:r>
        <w:fldChar w:fldCharType="end"/>
      </w:r>
    </w:p>
    <w:p w:rsidR="00F700FB" w:rsidRDefault="00F700FB">
      <w:pPr>
        <w:pStyle w:val="TOC1"/>
        <w:rPr>
          <w:rFonts w:asciiTheme="minorHAnsi" w:eastAsiaTheme="minorEastAsia" w:hAnsiTheme="minorHAnsi" w:cstheme="minorBidi"/>
          <w:szCs w:val="22"/>
          <w:lang w:eastAsia="en-GB"/>
        </w:rPr>
      </w:pPr>
      <w:r>
        <w:t>A.3</w:t>
      </w:r>
      <w:r>
        <w:tab/>
        <w:t>HowRelated CS</w:t>
      </w:r>
      <w:r>
        <w:tab/>
      </w:r>
      <w:r>
        <w:fldChar w:fldCharType="begin" w:fldLock="1"/>
      </w:r>
      <w:r>
        <w:instrText xml:space="preserve"> PAGEREF _Toc445719009 \h </w:instrText>
      </w:r>
      <w:r>
        <w:fldChar w:fldCharType="separate"/>
      </w:r>
      <w:r w:rsidR="00884BAF">
        <w:t>112</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A.4</w:t>
      </w:r>
      <w:r w:rsidRPr="0037143C">
        <w:rPr>
          <w:lang w:val="fr-CH"/>
        </w:rPr>
        <w:tab/>
        <w:t>TVARoleCS</w:t>
      </w:r>
      <w:r w:rsidRPr="0037143C">
        <w:rPr>
          <w:lang w:val="fr-CH"/>
        </w:rPr>
        <w:tab/>
      </w:r>
      <w:r>
        <w:fldChar w:fldCharType="begin" w:fldLock="1"/>
      </w:r>
      <w:r w:rsidRPr="0037143C">
        <w:rPr>
          <w:lang w:val="fr-CH"/>
        </w:rPr>
        <w:instrText xml:space="preserve"> PAGEREF _Toc445719010 \h </w:instrText>
      </w:r>
      <w:r>
        <w:fldChar w:fldCharType="separate"/>
      </w:r>
      <w:r w:rsidR="00884BAF" w:rsidRPr="0037143C">
        <w:rPr>
          <w:lang w:val="fr-CH"/>
        </w:rPr>
        <w:t>118</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A.5</w:t>
      </w:r>
      <w:r w:rsidRPr="0037143C">
        <w:rPr>
          <w:lang w:val="fr-CH"/>
        </w:rPr>
        <w:tab/>
        <w:t>RoleCS</w:t>
      </w:r>
      <w:r w:rsidRPr="0037143C">
        <w:rPr>
          <w:lang w:val="fr-CH"/>
        </w:rPr>
        <w:tab/>
      </w:r>
      <w:r>
        <w:fldChar w:fldCharType="begin" w:fldLock="1"/>
      </w:r>
      <w:r w:rsidRPr="0037143C">
        <w:rPr>
          <w:lang w:val="fr-CH"/>
        </w:rPr>
        <w:instrText xml:space="preserve"> PAGEREF _Toc445719011 \h </w:instrText>
      </w:r>
      <w:r>
        <w:fldChar w:fldCharType="separate"/>
      </w:r>
      <w:r w:rsidR="00884BAF" w:rsidRPr="0037143C">
        <w:rPr>
          <w:lang w:val="fr-CH"/>
        </w:rPr>
        <w:t>124</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A.6</w:t>
      </w:r>
      <w:r w:rsidRPr="0037143C">
        <w:rPr>
          <w:lang w:val="fr-CH"/>
        </w:rPr>
        <w:tab/>
        <w:t>IntentionCS</w:t>
      </w:r>
      <w:r w:rsidRPr="0037143C">
        <w:rPr>
          <w:lang w:val="fr-CH"/>
        </w:rPr>
        <w:tab/>
      </w:r>
      <w:r>
        <w:fldChar w:fldCharType="begin" w:fldLock="1"/>
      </w:r>
      <w:r w:rsidRPr="0037143C">
        <w:rPr>
          <w:lang w:val="fr-CH"/>
        </w:rPr>
        <w:instrText xml:space="preserve"> PAGEREF _Toc445719012 \h </w:instrText>
      </w:r>
      <w:r>
        <w:fldChar w:fldCharType="separate"/>
      </w:r>
      <w:r w:rsidR="00884BAF" w:rsidRPr="0037143C">
        <w:rPr>
          <w:lang w:val="fr-CH"/>
        </w:rPr>
        <w:t>129</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A.7</w:t>
      </w:r>
      <w:r w:rsidRPr="0037143C">
        <w:rPr>
          <w:lang w:val="fr-CH"/>
        </w:rPr>
        <w:tab/>
        <w:t>FormatCS</w:t>
      </w:r>
      <w:r w:rsidRPr="0037143C">
        <w:rPr>
          <w:lang w:val="fr-CH"/>
        </w:rPr>
        <w:tab/>
      </w:r>
      <w:r>
        <w:fldChar w:fldCharType="begin" w:fldLock="1"/>
      </w:r>
      <w:r w:rsidRPr="0037143C">
        <w:rPr>
          <w:lang w:val="fr-CH"/>
        </w:rPr>
        <w:instrText xml:space="preserve"> PAGEREF _Toc445719013 \h </w:instrText>
      </w:r>
      <w:r>
        <w:fldChar w:fldCharType="separate"/>
      </w:r>
      <w:r w:rsidR="00884BAF" w:rsidRPr="0037143C">
        <w:rPr>
          <w:lang w:val="fr-CH"/>
        </w:rPr>
        <w:t>131</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A.8</w:t>
      </w:r>
      <w:r w:rsidRPr="0037143C">
        <w:rPr>
          <w:lang w:val="fr-CH"/>
        </w:rPr>
        <w:tab/>
        <w:t>ContentCS</w:t>
      </w:r>
      <w:r w:rsidRPr="0037143C">
        <w:rPr>
          <w:lang w:val="fr-CH"/>
        </w:rPr>
        <w:tab/>
      </w:r>
      <w:r>
        <w:fldChar w:fldCharType="begin" w:fldLock="1"/>
      </w:r>
      <w:r w:rsidRPr="0037143C">
        <w:rPr>
          <w:lang w:val="fr-CH"/>
        </w:rPr>
        <w:instrText xml:space="preserve"> PAGEREF _Toc445719014 \h </w:instrText>
      </w:r>
      <w:r>
        <w:fldChar w:fldCharType="separate"/>
      </w:r>
      <w:r w:rsidR="00884BAF" w:rsidRPr="0037143C">
        <w:rPr>
          <w:lang w:val="fr-CH"/>
        </w:rPr>
        <w:t>137</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A.9</w:t>
      </w:r>
      <w:r w:rsidRPr="0037143C">
        <w:rPr>
          <w:lang w:val="fr-CH"/>
        </w:rPr>
        <w:tab/>
        <w:t>ContentCommercialCS</w:t>
      </w:r>
      <w:r w:rsidRPr="0037143C">
        <w:rPr>
          <w:lang w:val="fr-CH"/>
        </w:rPr>
        <w:tab/>
      </w:r>
      <w:r>
        <w:fldChar w:fldCharType="begin" w:fldLock="1"/>
      </w:r>
      <w:r w:rsidRPr="0037143C">
        <w:rPr>
          <w:lang w:val="fr-CH"/>
        </w:rPr>
        <w:instrText xml:space="preserve"> PAGEREF _Toc445719015 \h </w:instrText>
      </w:r>
      <w:r>
        <w:fldChar w:fldCharType="separate"/>
      </w:r>
      <w:r w:rsidR="00884BAF" w:rsidRPr="0037143C">
        <w:rPr>
          <w:lang w:val="fr-CH"/>
        </w:rPr>
        <w:t>168</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A.10</w:t>
      </w:r>
      <w:r w:rsidRPr="0037143C">
        <w:rPr>
          <w:lang w:val="fr-CH"/>
        </w:rPr>
        <w:tab/>
        <w:t>OriginationCS</w:t>
      </w:r>
      <w:r w:rsidRPr="0037143C">
        <w:rPr>
          <w:lang w:val="fr-CH"/>
        </w:rPr>
        <w:tab/>
      </w:r>
      <w:r>
        <w:fldChar w:fldCharType="begin" w:fldLock="1"/>
      </w:r>
      <w:r w:rsidRPr="0037143C">
        <w:rPr>
          <w:lang w:val="fr-CH"/>
        </w:rPr>
        <w:instrText xml:space="preserve"> PAGEREF _Toc445719016 \h </w:instrText>
      </w:r>
      <w:r>
        <w:fldChar w:fldCharType="separate"/>
      </w:r>
      <w:r w:rsidR="00884BAF" w:rsidRPr="0037143C">
        <w:rPr>
          <w:lang w:val="fr-CH"/>
        </w:rPr>
        <w:t>172</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A.11</w:t>
      </w:r>
      <w:r w:rsidRPr="0037143C">
        <w:rPr>
          <w:lang w:val="fr-CH"/>
        </w:rPr>
        <w:tab/>
        <w:t>IntendedAudienceCS</w:t>
      </w:r>
      <w:r w:rsidRPr="0037143C">
        <w:rPr>
          <w:lang w:val="fr-CH"/>
        </w:rPr>
        <w:tab/>
      </w:r>
      <w:r>
        <w:fldChar w:fldCharType="begin" w:fldLock="1"/>
      </w:r>
      <w:r w:rsidRPr="0037143C">
        <w:rPr>
          <w:lang w:val="fr-CH"/>
        </w:rPr>
        <w:instrText xml:space="preserve"> PAGEREF _Toc445719017 \h </w:instrText>
      </w:r>
      <w:r>
        <w:fldChar w:fldCharType="separate"/>
      </w:r>
      <w:r w:rsidR="00884BAF" w:rsidRPr="0037143C">
        <w:rPr>
          <w:lang w:val="fr-CH"/>
        </w:rPr>
        <w:t>174</w:t>
      </w:r>
      <w:r>
        <w:fldChar w:fldCharType="end"/>
      </w:r>
    </w:p>
    <w:p w:rsidR="00F700FB" w:rsidRPr="0037143C" w:rsidRDefault="00F700FB">
      <w:pPr>
        <w:pStyle w:val="TOC1"/>
        <w:rPr>
          <w:rFonts w:asciiTheme="minorHAnsi" w:eastAsiaTheme="minorEastAsia" w:hAnsiTheme="minorHAnsi" w:cstheme="minorBidi"/>
          <w:szCs w:val="22"/>
          <w:lang w:val="fr-CH" w:eastAsia="en-GB"/>
        </w:rPr>
      </w:pPr>
      <w:r w:rsidRPr="0037143C">
        <w:rPr>
          <w:lang w:val="fr-CH"/>
        </w:rPr>
        <w:t>A.12</w:t>
      </w:r>
      <w:r w:rsidRPr="0037143C">
        <w:rPr>
          <w:lang w:val="fr-CH"/>
        </w:rPr>
        <w:tab/>
        <w:t>ContentAlertCS</w:t>
      </w:r>
      <w:r w:rsidRPr="0037143C">
        <w:rPr>
          <w:lang w:val="fr-CH"/>
        </w:rPr>
        <w:tab/>
      </w:r>
      <w:r>
        <w:fldChar w:fldCharType="begin" w:fldLock="1"/>
      </w:r>
      <w:r w:rsidRPr="0037143C">
        <w:rPr>
          <w:lang w:val="fr-CH"/>
        </w:rPr>
        <w:instrText xml:space="preserve"> PAGEREF _Toc445719018 \h </w:instrText>
      </w:r>
      <w:r>
        <w:fldChar w:fldCharType="separate"/>
      </w:r>
      <w:r w:rsidR="00884BAF" w:rsidRPr="0037143C">
        <w:rPr>
          <w:lang w:val="fr-CH"/>
        </w:rPr>
        <w:t>178</w:t>
      </w:r>
      <w:r>
        <w:fldChar w:fldCharType="end"/>
      </w:r>
    </w:p>
    <w:p w:rsidR="00F700FB" w:rsidRDefault="00F700FB">
      <w:pPr>
        <w:pStyle w:val="TOC1"/>
        <w:rPr>
          <w:rFonts w:asciiTheme="minorHAnsi" w:eastAsiaTheme="minorEastAsia" w:hAnsiTheme="minorHAnsi" w:cstheme="minorBidi"/>
          <w:szCs w:val="22"/>
          <w:lang w:eastAsia="en-GB"/>
        </w:rPr>
      </w:pPr>
      <w:r>
        <w:t>A.13</w:t>
      </w:r>
      <w:r>
        <w:tab/>
        <w:t>MediaTypeCS</w:t>
      </w:r>
      <w:r>
        <w:tab/>
      </w:r>
      <w:r>
        <w:fldChar w:fldCharType="begin" w:fldLock="1"/>
      </w:r>
      <w:r>
        <w:instrText xml:space="preserve"> PAGEREF _Toc445719019 \h </w:instrText>
      </w:r>
      <w:r>
        <w:fldChar w:fldCharType="separate"/>
      </w:r>
      <w:r w:rsidR="00884BAF">
        <w:t>183</w:t>
      </w:r>
      <w:r>
        <w:fldChar w:fldCharType="end"/>
      </w:r>
    </w:p>
    <w:p w:rsidR="00F700FB" w:rsidRDefault="00F700FB">
      <w:pPr>
        <w:pStyle w:val="TOC1"/>
        <w:rPr>
          <w:rFonts w:asciiTheme="minorHAnsi" w:eastAsiaTheme="minorEastAsia" w:hAnsiTheme="minorHAnsi" w:cstheme="minorBidi"/>
          <w:szCs w:val="22"/>
          <w:lang w:eastAsia="en-GB"/>
        </w:rPr>
      </w:pPr>
      <w:r>
        <w:t>A.14</w:t>
      </w:r>
      <w:r>
        <w:tab/>
        <w:t>AtmosphereCS</w:t>
      </w:r>
      <w:r>
        <w:tab/>
      </w:r>
      <w:r>
        <w:fldChar w:fldCharType="begin" w:fldLock="1"/>
      </w:r>
      <w:r>
        <w:instrText xml:space="preserve"> PAGEREF _Toc445719020 \h </w:instrText>
      </w:r>
      <w:r>
        <w:fldChar w:fldCharType="separate"/>
      </w:r>
      <w:r w:rsidR="00884BAF">
        <w:t>185</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A.15</w:t>
      </w:r>
      <w:r>
        <w:rPr>
          <w:lang w:eastAsia="nl-NL"/>
        </w:rPr>
        <w:tab/>
        <w:t>AudioPurposeCS</w:t>
      </w:r>
      <w:r>
        <w:tab/>
      </w:r>
      <w:r>
        <w:fldChar w:fldCharType="begin" w:fldLock="1"/>
      </w:r>
      <w:r>
        <w:instrText xml:space="preserve"> PAGEREF _Toc445719021 \h </w:instrText>
      </w:r>
      <w:r>
        <w:fldChar w:fldCharType="separate"/>
      </w:r>
      <w:r w:rsidR="00884BAF">
        <w:t>188</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A.16</w:t>
      </w:r>
      <w:r>
        <w:rPr>
          <w:lang w:eastAsia="nl-NL"/>
        </w:rPr>
        <w:tab/>
        <w:t>PurchaseTypeCS</w:t>
      </w:r>
      <w:r>
        <w:tab/>
      </w:r>
      <w:r>
        <w:fldChar w:fldCharType="begin" w:fldLock="1"/>
      </w:r>
      <w:r>
        <w:instrText xml:space="preserve"> PAGEREF _Toc445719022 \h </w:instrText>
      </w:r>
      <w:r>
        <w:fldChar w:fldCharType="separate"/>
      </w:r>
      <w:r w:rsidR="00884BAF">
        <w:t>188</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A.17</w:t>
      </w:r>
      <w:r>
        <w:rPr>
          <w:lang w:eastAsia="nl-NL"/>
        </w:rPr>
        <w:tab/>
        <w:t>UnitTypeCS</w:t>
      </w:r>
      <w:r>
        <w:tab/>
      </w:r>
      <w:r>
        <w:fldChar w:fldCharType="begin" w:fldLock="1"/>
      </w:r>
      <w:r>
        <w:instrText xml:space="preserve"> PAGEREF _Toc445719023 \h </w:instrText>
      </w:r>
      <w:r>
        <w:fldChar w:fldCharType="separate"/>
      </w:r>
      <w:r w:rsidR="00884BAF">
        <w:t>189</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A.18</w:t>
      </w:r>
      <w:r>
        <w:rPr>
          <w:lang w:eastAsia="nl-NL"/>
        </w:rPr>
        <w:tab/>
        <w:t>DerivationReasonCS</w:t>
      </w:r>
      <w:r>
        <w:tab/>
      </w:r>
      <w:r>
        <w:fldChar w:fldCharType="begin" w:fldLock="1"/>
      </w:r>
      <w:r>
        <w:instrText xml:space="preserve"> PAGEREF _Toc445719024 \h </w:instrText>
      </w:r>
      <w:r>
        <w:fldChar w:fldCharType="separate"/>
      </w:r>
      <w:r w:rsidR="00884BAF">
        <w:t>190</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A.19</w:t>
      </w:r>
      <w:r>
        <w:rPr>
          <w:lang w:eastAsia="nl-NL"/>
        </w:rPr>
        <w:tab/>
        <w:t>CaptionCodingFormatCS</w:t>
      </w:r>
      <w:r>
        <w:tab/>
      </w:r>
      <w:r>
        <w:fldChar w:fldCharType="begin" w:fldLock="1"/>
      </w:r>
      <w:r>
        <w:instrText xml:space="preserve"> PAGEREF _Toc445719025 \h </w:instrText>
      </w:r>
      <w:r>
        <w:fldChar w:fldCharType="separate"/>
      </w:r>
      <w:r w:rsidR="00884BAF">
        <w:t>191</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A.20</w:t>
      </w:r>
      <w:r>
        <w:rPr>
          <w:lang w:eastAsia="nl-NL"/>
        </w:rPr>
        <w:tab/>
        <w:t>PictureFormatCS</w:t>
      </w:r>
      <w:r>
        <w:tab/>
      </w:r>
      <w:r>
        <w:fldChar w:fldCharType="begin" w:fldLock="1"/>
      </w:r>
      <w:r>
        <w:instrText xml:space="preserve"> PAGEREF _Toc445719026 \h </w:instrText>
      </w:r>
      <w:r>
        <w:fldChar w:fldCharType="separate"/>
      </w:r>
      <w:r w:rsidR="00884BAF">
        <w:t>192</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A.21</w:t>
      </w:r>
      <w:r>
        <w:rPr>
          <w:lang w:eastAsia="nl-NL"/>
        </w:rPr>
        <w:tab/>
        <w:t>SocialMediaReferenceCS</w:t>
      </w:r>
      <w:r>
        <w:tab/>
      </w:r>
      <w:r>
        <w:fldChar w:fldCharType="begin" w:fldLock="1"/>
      </w:r>
      <w:r>
        <w:instrText xml:space="preserve"> PAGEREF _Toc445719027 \h </w:instrText>
      </w:r>
      <w:r>
        <w:fldChar w:fldCharType="separate"/>
      </w:r>
      <w:r w:rsidR="00884BAF">
        <w:t>194</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B (normative): </w:t>
      </w:r>
      <w:r w:rsidR="008B6521">
        <w:tab/>
      </w:r>
      <w:r>
        <w:t>Use of classification schemes for multi-dimensional content classification</w:t>
      </w:r>
      <w:r>
        <w:tab/>
      </w:r>
      <w:r>
        <w:fldChar w:fldCharType="begin" w:fldLock="1"/>
      </w:r>
      <w:r>
        <w:instrText xml:space="preserve"> PAGEREF _Toc445719028 \h </w:instrText>
      </w:r>
      <w:r>
        <w:fldChar w:fldCharType="separate"/>
      </w:r>
      <w:r w:rsidR="00884BAF">
        <w:t>196</w:t>
      </w:r>
      <w:r>
        <w:fldChar w:fldCharType="end"/>
      </w:r>
    </w:p>
    <w:p w:rsidR="00F700FB" w:rsidRDefault="00F700FB">
      <w:pPr>
        <w:pStyle w:val="TOC1"/>
        <w:rPr>
          <w:rFonts w:asciiTheme="minorHAnsi" w:eastAsiaTheme="minorEastAsia" w:hAnsiTheme="minorHAnsi" w:cstheme="minorBidi"/>
          <w:szCs w:val="22"/>
          <w:lang w:eastAsia="en-GB"/>
        </w:rPr>
      </w:pPr>
      <w:r>
        <w:lastRenderedPageBreak/>
        <w:t>B.1</w:t>
      </w:r>
      <w:r>
        <w:tab/>
        <w:t>Dimensions used in TVA programme classification</w:t>
      </w:r>
      <w:r>
        <w:tab/>
      </w:r>
      <w:r>
        <w:fldChar w:fldCharType="begin" w:fldLock="1"/>
      </w:r>
      <w:r>
        <w:instrText xml:space="preserve"> PAGEREF _Toc445719029 \h </w:instrText>
      </w:r>
      <w:r>
        <w:fldChar w:fldCharType="separate"/>
      </w:r>
      <w:r w:rsidR="00884BAF">
        <w:t>196</w:t>
      </w:r>
      <w:r>
        <w:fldChar w:fldCharType="end"/>
      </w:r>
    </w:p>
    <w:p w:rsidR="00F700FB" w:rsidRDefault="00F700FB">
      <w:pPr>
        <w:pStyle w:val="TOC1"/>
        <w:rPr>
          <w:rFonts w:asciiTheme="minorHAnsi" w:eastAsiaTheme="minorEastAsia" w:hAnsiTheme="minorHAnsi" w:cstheme="minorBidi"/>
          <w:szCs w:val="22"/>
          <w:lang w:eastAsia="en-GB"/>
        </w:rPr>
      </w:pPr>
      <w:r>
        <w:t>B.2</w:t>
      </w:r>
      <w:r>
        <w:tab/>
        <w:t>Guidelines and examples</w:t>
      </w:r>
      <w:r>
        <w:tab/>
      </w:r>
      <w:r>
        <w:fldChar w:fldCharType="begin" w:fldLock="1"/>
      </w:r>
      <w:r>
        <w:instrText xml:space="preserve"> PAGEREF _Toc445719030 \h </w:instrText>
      </w:r>
      <w:r>
        <w:fldChar w:fldCharType="separate"/>
      </w:r>
      <w:r w:rsidR="00884BAF">
        <w:t>198</w:t>
      </w:r>
      <w:r>
        <w:fldChar w:fldCharType="end"/>
      </w:r>
    </w:p>
    <w:p w:rsidR="00F700FB" w:rsidRDefault="00F700FB">
      <w:pPr>
        <w:pStyle w:val="TOC1"/>
        <w:rPr>
          <w:rFonts w:asciiTheme="minorHAnsi" w:eastAsiaTheme="minorEastAsia" w:hAnsiTheme="minorHAnsi" w:cstheme="minorBidi"/>
          <w:szCs w:val="22"/>
          <w:lang w:eastAsia="en-GB"/>
        </w:rPr>
      </w:pPr>
      <w:r>
        <w:t>B.3</w:t>
      </w:r>
      <w:r>
        <w:tab/>
        <w:t>Adaptation to meet regional and other special needs</w:t>
      </w:r>
      <w:r>
        <w:tab/>
      </w:r>
      <w:r>
        <w:fldChar w:fldCharType="begin" w:fldLock="1"/>
      </w:r>
      <w:r>
        <w:instrText xml:space="preserve"> PAGEREF _Toc445719031 \h </w:instrText>
      </w:r>
      <w:r>
        <w:fldChar w:fldCharType="separate"/>
      </w:r>
      <w:r w:rsidR="00884BAF">
        <w:t>199</w:t>
      </w:r>
      <w:r>
        <w:fldChar w:fldCharType="end"/>
      </w:r>
    </w:p>
    <w:p w:rsidR="00F700FB" w:rsidRDefault="00F700FB">
      <w:pPr>
        <w:pStyle w:val="TOC1"/>
        <w:rPr>
          <w:rFonts w:asciiTheme="minorHAnsi" w:eastAsiaTheme="minorEastAsia" w:hAnsiTheme="minorHAnsi" w:cstheme="minorBidi"/>
          <w:szCs w:val="22"/>
          <w:lang w:eastAsia="en-GB"/>
        </w:rPr>
      </w:pPr>
      <w:r>
        <w:t>B.4</w:t>
      </w:r>
      <w:r>
        <w:tab/>
        <w:t>Mapping between TVA and other content classification systems</w:t>
      </w:r>
      <w:r>
        <w:tab/>
      </w:r>
      <w:r>
        <w:fldChar w:fldCharType="begin" w:fldLock="1"/>
      </w:r>
      <w:r>
        <w:instrText xml:space="preserve"> PAGEREF _Toc445719032 \h </w:instrText>
      </w:r>
      <w:r>
        <w:fldChar w:fldCharType="separate"/>
      </w:r>
      <w:r w:rsidR="00884BAF">
        <w:t>199</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C (normative): </w:t>
      </w:r>
      <w:r w:rsidR="008B6521">
        <w:tab/>
      </w:r>
      <w:r w:rsidRPr="002D44EA">
        <w:rPr>
          <w:i/>
        </w:rPr>
        <w:t>TV-Anytime</w:t>
      </w:r>
      <w:r>
        <w:t xml:space="preserve"> Description Schemes and Classification Schemes</w:t>
      </w:r>
      <w:r>
        <w:tab/>
      </w:r>
      <w:r>
        <w:fldChar w:fldCharType="begin" w:fldLock="1"/>
      </w:r>
      <w:r>
        <w:instrText xml:space="preserve"> PAGEREF _Toc445719033 \h </w:instrText>
      </w:r>
      <w:r>
        <w:fldChar w:fldCharType="separate"/>
      </w:r>
      <w:r w:rsidR="00884BAF">
        <w:t>202</w:t>
      </w:r>
      <w:r>
        <w:fldChar w:fldCharType="end"/>
      </w:r>
    </w:p>
    <w:p w:rsidR="00F700FB" w:rsidRDefault="00F700FB">
      <w:pPr>
        <w:pStyle w:val="TOC8"/>
        <w:rPr>
          <w:rFonts w:asciiTheme="minorHAnsi" w:eastAsiaTheme="minorEastAsia" w:hAnsiTheme="minorHAnsi" w:cstheme="minorBidi"/>
          <w:b w:val="0"/>
          <w:szCs w:val="22"/>
          <w:lang w:eastAsia="en-GB"/>
        </w:rPr>
      </w:pPr>
      <w:r>
        <w:t>Annex D (informative):</w:t>
      </w:r>
      <w:r w:rsidR="008B6521">
        <w:tab/>
      </w:r>
      <w:r w:rsidRPr="002D44EA">
        <w:rPr>
          <w:rFonts w:eastAsia="Arial Unicode MS"/>
        </w:rPr>
        <w:t>Note on the use of UML-like diagram</w:t>
      </w:r>
      <w:r>
        <w:tab/>
      </w:r>
      <w:r>
        <w:fldChar w:fldCharType="begin" w:fldLock="1"/>
      </w:r>
      <w:r>
        <w:instrText xml:space="preserve"> PAGEREF _Toc445719034 \h </w:instrText>
      </w:r>
      <w:r>
        <w:fldChar w:fldCharType="separate"/>
      </w:r>
      <w:r w:rsidR="00884BAF">
        <w:t>203</w:t>
      </w:r>
      <w:r>
        <w:fldChar w:fldCharType="end"/>
      </w:r>
    </w:p>
    <w:p w:rsidR="00F700FB" w:rsidRDefault="00F700FB">
      <w:pPr>
        <w:pStyle w:val="TOC1"/>
        <w:rPr>
          <w:rFonts w:asciiTheme="minorHAnsi" w:eastAsiaTheme="minorEastAsia" w:hAnsiTheme="minorHAnsi" w:cstheme="minorBidi"/>
          <w:szCs w:val="22"/>
          <w:lang w:eastAsia="en-GB"/>
        </w:rPr>
      </w:pPr>
      <w:r>
        <w:t>History</w:t>
      </w:r>
      <w:r>
        <w:tab/>
      </w:r>
      <w:r>
        <w:fldChar w:fldCharType="begin" w:fldLock="1"/>
      </w:r>
      <w:r>
        <w:instrText xml:space="preserve"> PAGEREF _Toc445719035 \h </w:instrText>
      </w:r>
      <w:r>
        <w:fldChar w:fldCharType="separate"/>
      </w:r>
      <w:r w:rsidR="00884BAF">
        <w:t>205</w:t>
      </w:r>
      <w:r>
        <w:fldChar w:fldCharType="end"/>
      </w:r>
    </w:p>
    <w:p w:rsidR="008876F4" w:rsidRPr="00F3500B" w:rsidRDefault="00831E19" w:rsidP="008876F4">
      <w:r w:rsidRPr="00F3500B">
        <w:fldChar w:fldCharType="end"/>
      </w:r>
    </w:p>
    <w:p w:rsidR="005B1F1E" w:rsidRPr="00F3500B" w:rsidRDefault="00CD5507" w:rsidP="005B1F1E">
      <w:pPr>
        <w:pStyle w:val="TT"/>
      </w:pPr>
      <w:r w:rsidRPr="00F3500B">
        <w:br w:type="page"/>
      </w:r>
      <w:r w:rsidR="005B1F1E" w:rsidRPr="00F3500B">
        <w:lastRenderedPageBreak/>
        <w:t>List of figures</w:t>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fldChar w:fldCharType="begin"/>
      </w:r>
      <w:r w:rsidRPr="00F3500B">
        <w:instrText xml:space="preserve"> TOC \t "TF" \c</w:instrText>
      </w:r>
      <w:r w:rsidRPr="00F3500B">
        <w:fldChar w:fldCharType="separate"/>
      </w:r>
      <w:r w:rsidRPr="00F3500B">
        <w:t>Figure 1: Metadata and content flow</w:t>
      </w:r>
      <w:r w:rsidRPr="00F3500B">
        <w:tab/>
      </w:r>
      <w:r w:rsidRPr="00F3500B">
        <w:fldChar w:fldCharType="begin"/>
      </w:r>
      <w:r w:rsidRPr="00F3500B">
        <w:instrText xml:space="preserve"> PAGEREF _Toc445718785 \h </w:instrText>
      </w:r>
      <w:r w:rsidRPr="00F3500B">
        <w:fldChar w:fldCharType="separate"/>
      </w:r>
      <w:r w:rsidRPr="00F3500B">
        <w:t>15</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2: Basic Entity-Relation graph syntax</w:t>
      </w:r>
      <w:r w:rsidRPr="00F3500B">
        <w:tab/>
      </w:r>
      <w:r w:rsidRPr="00F3500B">
        <w:fldChar w:fldCharType="begin"/>
      </w:r>
      <w:r w:rsidRPr="00F3500B">
        <w:instrText xml:space="preserve"> PAGEREF _Toc445718786 \h </w:instrText>
      </w:r>
      <w:r w:rsidRPr="00F3500B">
        <w:fldChar w:fldCharType="separate"/>
      </w:r>
      <w:r w:rsidRPr="00F3500B">
        <w:t>17</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3: Metadata that references a programme CRID</w:t>
      </w:r>
      <w:r w:rsidRPr="00F3500B">
        <w:tab/>
      </w:r>
      <w:r w:rsidRPr="00F3500B">
        <w:fldChar w:fldCharType="begin"/>
      </w:r>
      <w:r w:rsidRPr="00F3500B">
        <w:instrText xml:space="preserve"> PAGEREF _Toc445718787 \h </w:instrText>
      </w:r>
      <w:r w:rsidRPr="00F3500B">
        <w:fldChar w:fldCharType="separate"/>
      </w:r>
      <w:r w:rsidRPr="00F3500B">
        <w:t>18</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4: Relationship between major kinds of </w:t>
      </w:r>
      <w:r w:rsidRPr="00F3500B">
        <w:rPr>
          <w:i/>
        </w:rPr>
        <w:t>TV-Anytime</w:t>
      </w:r>
      <w:r w:rsidRPr="00F3500B">
        <w:t xml:space="preserve"> metadata</w:t>
      </w:r>
      <w:r w:rsidRPr="00F3500B">
        <w:tab/>
      </w:r>
      <w:r w:rsidRPr="00F3500B">
        <w:fldChar w:fldCharType="begin"/>
      </w:r>
      <w:r w:rsidRPr="00F3500B">
        <w:instrText xml:space="preserve"> PAGEREF _Toc445718788 \h </w:instrText>
      </w:r>
      <w:r w:rsidRPr="00F3500B">
        <w:fldChar w:fldCharType="separate"/>
      </w:r>
      <w:r w:rsidRPr="00F3500B">
        <w:t>18</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5: </w:t>
      </w:r>
      <w:r w:rsidRPr="00F3500B">
        <w:rPr>
          <w:i/>
        </w:rPr>
        <w:t>TV-Anytime</w:t>
      </w:r>
      <w:r w:rsidRPr="00F3500B">
        <w:t xml:space="preserve"> Content Description Model</w:t>
      </w:r>
      <w:r w:rsidRPr="00F3500B">
        <w:tab/>
      </w:r>
      <w:r w:rsidRPr="00F3500B">
        <w:fldChar w:fldCharType="begin"/>
      </w:r>
      <w:r w:rsidRPr="00F3500B">
        <w:instrText xml:space="preserve"> PAGEREF _Toc445718789 \h </w:instrText>
      </w:r>
      <w:r w:rsidRPr="00F3500B">
        <w:fldChar w:fldCharType="separate"/>
      </w:r>
      <w:r w:rsidRPr="00F3500B">
        <w:t>20</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6: </w:t>
      </w:r>
      <w:r w:rsidRPr="00F3500B">
        <w:rPr>
          <w:rFonts w:eastAsia="MS Mincho"/>
          <w:lang w:eastAsia="ja-JP"/>
        </w:rPr>
        <w:t xml:space="preserve">Single </w:t>
      </w:r>
      <w:r w:rsidRPr="00F3500B">
        <w:t xml:space="preserve">programme location data model: </w:t>
      </w:r>
      <w:r w:rsidRPr="00F3500B">
        <w:rPr>
          <w:lang w:eastAsia="ja-JP"/>
        </w:rPr>
        <w:t>depicts the high-level data model for programme location</w:t>
      </w:r>
      <w:r w:rsidRPr="00F3500B">
        <w:tab/>
      </w:r>
      <w:r w:rsidRPr="00F3500B">
        <w:fldChar w:fldCharType="begin"/>
      </w:r>
      <w:r w:rsidRPr="00F3500B">
        <w:instrText xml:space="preserve"> PAGEREF _Toc445718790 \h </w:instrText>
      </w:r>
      <w:r w:rsidRPr="00F3500B">
        <w:fldChar w:fldCharType="separate"/>
      </w:r>
      <w:r w:rsidRPr="00F3500B">
        <w:t>56</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7: </w:t>
      </w:r>
      <w:r w:rsidRPr="00F3500B">
        <w:rPr>
          <w:rFonts w:ascii="Courier New" w:hAnsi="Courier New"/>
        </w:rPr>
        <w:t>ProgramLocationType</w:t>
      </w:r>
      <w:r w:rsidRPr="00F3500B">
        <w:t xml:space="preserve"> and </w:t>
      </w:r>
      <w:r w:rsidRPr="00F3500B">
        <w:rPr>
          <w:rFonts w:eastAsia="MS Mincho"/>
          <w:lang w:eastAsia="ja-JP"/>
        </w:rPr>
        <w:t>related</w:t>
      </w:r>
      <w:r w:rsidRPr="00F3500B">
        <w:t xml:space="preserve"> types</w:t>
      </w:r>
      <w:r w:rsidRPr="00F3500B">
        <w:tab/>
      </w:r>
      <w:r w:rsidRPr="00F3500B">
        <w:fldChar w:fldCharType="begin"/>
      </w:r>
      <w:r w:rsidRPr="00F3500B">
        <w:instrText xml:space="preserve"> PAGEREF _Toc445718791 \h </w:instrText>
      </w:r>
      <w:r w:rsidRPr="00F3500B">
        <w:fldChar w:fldCharType="separate"/>
      </w:r>
      <w:r w:rsidRPr="00F3500B">
        <w:t>57</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8: Entity-relationship graph for the segmentation-related components of a TVA system</w:t>
      </w:r>
      <w:r w:rsidRPr="00F3500B">
        <w:tab/>
      </w:r>
      <w:r w:rsidRPr="00F3500B">
        <w:fldChar w:fldCharType="begin"/>
      </w:r>
      <w:r w:rsidRPr="00F3500B">
        <w:instrText xml:space="preserve"> PAGEREF _Toc445718792 \h </w:instrText>
      </w:r>
      <w:r w:rsidRPr="00F3500B">
        <w:fldChar w:fldCharType="separate"/>
      </w:r>
      <w:r w:rsidRPr="00F3500B">
        <w:t>84</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9: The XML-based TVA metadata framework</w:t>
      </w:r>
      <w:r w:rsidRPr="00F3500B">
        <w:tab/>
      </w:r>
      <w:r w:rsidRPr="00F3500B">
        <w:fldChar w:fldCharType="begin"/>
      </w:r>
      <w:r w:rsidRPr="00F3500B">
        <w:instrText xml:space="preserve"> PAGEREF _Toc445718793 \h </w:instrText>
      </w:r>
      <w:r w:rsidRPr="00F3500B">
        <w:fldChar w:fldCharType="separate"/>
      </w:r>
      <w:r w:rsidRPr="00F3500B">
        <w:t>106</w:t>
      </w:r>
      <w:r w:rsidRPr="00F3500B">
        <w:fldChar w:fldCharType="end"/>
      </w:r>
    </w:p>
    <w:p w:rsidR="005B1F1E" w:rsidRPr="00F3500B" w:rsidRDefault="00831E19" w:rsidP="005B1F1E">
      <w:r w:rsidRPr="00F3500B">
        <w:fldChar w:fldCharType="end"/>
      </w:r>
    </w:p>
    <w:p w:rsidR="005B1F1E" w:rsidRPr="00F3500B" w:rsidRDefault="005B1F1E" w:rsidP="005B1F1E">
      <w:pPr>
        <w:pStyle w:val="TT"/>
      </w:pPr>
      <w:r w:rsidRPr="00F3500B">
        <w:br w:type="page"/>
      </w:r>
      <w:r w:rsidRPr="00F3500B">
        <w:lastRenderedPageBreak/>
        <w:t>List of tables</w:t>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fldChar w:fldCharType="begin"/>
      </w:r>
      <w:r w:rsidRPr="00F3500B">
        <w:instrText xml:space="preserve"> TOC \t "TH" \c</w:instrText>
      </w:r>
      <w:r w:rsidRPr="00F3500B">
        <w:fldChar w:fldCharType="separate"/>
      </w:r>
      <w:r w:rsidRPr="00F3500B">
        <w:t>Table 1: Indicative list of Television systems and frame rates</w:t>
      </w:r>
      <w:r w:rsidRPr="00F3500B">
        <w:tab/>
      </w:r>
      <w:r w:rsidRPr="00F3500B">
        <w:fldChar w:fldCharType="begin"/>
      </w:r>
      <w:r w:rsidRPr="00F3500B">
        <w:instrText xml:space="preserve"> PAGEREF _Toc445718783 \h </w:instrText>
      </w:r>
      <w:r w:rsidRPr="00F3500B">
        <w:fldChar w:fldCharType="separate"/>
      </w:r>
      <w:r w:rsidRPr="00F3500B">
        <w:t>46</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Table B.1: Examples of the multi-dimensional classification of television programmes (source: BBC)</w:t>
      </w:r>
      <w:r w:rsidRPr="00F3500B">
        <w:tab/>
      </w:r>
      <w:r w:rsidRPr="00F3500B">
        <w:fldChar w:fldCharType="begin"/>
      </w:r>
      <w:r w:rsidRPr="00F3500B">
        <w:instrText xml:space="preserve"> PAGEREF _Toc445718784 \h </w:instrText>
      </w:r>
      <w:r w:rsidRPr="00F3500B">
        <w:fldChar w:fldCharType="separate"/>
      </w:r>
      <w:r w:rsidRPr="00F3500B">
        <w:t>200</w:t>
      </w:r>
      <w:r w:rsidRPr="00F3500B">
        <w:fldChar w:fldCharType="end"/>
      </w:r>
    </w:p>
    <w:p w:rsidR="005B1F1E" w:rsidRPr="00F3500B" w:rsidRDefault="00831E19" w:rsidP="005B1F1E">
      <w:r w:rsidRPr="00F3500B">
        <w:fldChar w:fldCharType="end"/>
      </w:r>
    </w:p>
    <w:p w:rsidR="00A3385F" w:rsidRPr="00F3500B" w:rsidRDefault="005B1F1E" w:rsidP="005B1F1E">
      <w:pPr>
        <w:pStyle w:val="Heading1"/>
      </w:pPr>
      <w:r w:rsidRPr="00F3500B">
        <w:br w:type="page"/>
      </w:r>
      <w:bookmarkStart w:id="4" w:name="_Toc445718932"/>
      <w:r w:rsidR="00A3385F" w:rsidRPr="00F3500B">
        <w:lastRenderedPageBreak/>
        <w:t>Intellectual Property Rights</w:t>
      </w:r>
      <w:bookmarkEnd w:id="4"/>
    </w:p>
    <w:p w:rsidR="00F700FB" w:rsidRPr="00055551" w:rsidRDefault="00F700FB" w:rsidP="00F700FB">
      <w:r w:rsidRPr="00055551">
        <w:t xml:space="preserve">IPRs essential or potentially essential to the present document may have been declared to ETSI. The information pertaining to these essential IPRs, if any, is publicly available for </w:t>
      </w:r>
      <w:r w:rsidRPr="00055551">
        <w:rPr>
          <w:b/>
        </w:rPr>
        <w:t>ETSI members and non-members</w:t>
      </w:r>
      <w:r w:rsidRPr="00055551">
        <w:t xml:space="preserve">, and can be found in ETSI SR 000 314: </w:t>
      </w:r>
      <w:r w:rsidRPr="00055551">
        <w:rPr>
          <w:i/>
        </w:rPr>
        <w:t>"Intellectual Property Rights (IPRs); Essential, or potentially Essential, IPRs notified to ETSI in respect of ETSI standards"</w:t>
      </w:r>
      <w:r w:rsidRPr="00055551">
        <w:t>, which is available from the ETSI Secretariat. Latest updates are available on the ETSI Web server (</w:t>
      </w:r>
      <w:hyperlink r:id="rId14" w:history="1">
        <w:r w:rsidRPr="00F700FB">
          <w:rPr>
            <w:rStyle w:val="Hyperlink"/>
          </w:rPr>
          <w:t>https://ipr.etsi.org/</w:t>
        </w:r>
      </w:hyperlink>
      <w:r w:rsidRPr="00055551">
        <w:t>).</w:t>
      </w:r>
    </w:p>
    <w:p w:rsidR="00403C12" w:rsidRPr="00F3500B" w:rsidRDefault="00403C12" w:rsidP="00403C12">
      <w:r w:rsidRPr="00F3500B">
        <w:t>Pursuant to the ETSI IPR Policy, no investigation, including IPR searches, has been carried out by ETSI. No guarantee can be given as to the existence of other IPRs not referenced in ETSI SR 000 314 (or the updates on the ETSI Web server) which are, or may be, or may become, essential to the present document.</w:t>
      </w:r>
    </w:p>
    <w:p w:rsidR="00A3385F" w:rsidRPr="00F3500B" w:rsidRDefault="00A3385F" w:rsidP="00614D0B">
      <w:pPr>
        <w:pStyle w:val="Heading1"/>
      </w:pPr>
      <w:bookmarkStart w:id="5" w:name="_Toc445718933"/>
      <w:r w:rsidRPr="00F3500B">
        <w:t>Foreword</w:t>
      </w:r>
      <w:bookmarkEnd w:id="5"/>
    </w:p>
    <w:p w:rsidR="00F700FB" w:rsidRDefault="00F700FB" w:rsidP="00F700FB">
      <w:r w:rsidRPr="00055551">
        <w:t xml:space="preserve">This </w:t>
      </w:r>
      <w:r>
        <w:t>Technical Specification (TS)</w:t>
      </w:r>
      <w:r w:rsidRPr="00055551">
        <w:t xml:space="preserve"> has been produced by </w:t>
      </w:r>
      <w:r>
        <w:t>Joint Technical Committee (JTC) Broadcast of the European Broadcasting Union (EBU), Comité Européen de Normalisation ELECtrotechnique (CENELEC) and the European Telecommunications Standards Institute (ETSI)</w:t>
      </w:r>
      <w:r w:rsidRPr="00055551">
        <w:t>.</w:t>
      </w:r>
    </w:p>
    <w:p w:rsidR="00403C12" w:rsidRPr="00F3500B" w:rsidRDefault="00403C12" w:rsidP="00403C12">
      <w:pPr>
        <w:pStyle w:val="NO"/>
        <w:keepNext/>
      </w:pPr>
      <w:r w:rsidRPr="00F3500B">
        <w:t>NOTE:</w:t>
      </w:r>
      <w:r w:rsidRPr="00F3500B">
        <w:tab/>
        <w:t>The EBU/ETSI JTC Broadcast was established in 1990 to co-ordinate the drafting of standards in the specific field of broadcasting and related fields. Since 1995 the JTC Broadcast became a tripartite body by including in the Memorandum of Understanding also CENELEC, which is responsible for the standardization of radio and television receivers. The EBU is a professional association of broadcasting organizations whose work includes the co-ordination of its members</w:t>
      </w:r>
      <w:r w:rsidR="005B1F1E" w:rsidRPr="00F3500B">
        <w:t>'</w:t>
      </w:r>
      <w:r w:rsidRPr="00F3500B">
        <w:t xml:space="preserve"> activities in the technical, legal, programme-making and programme-exchange domains. The EBU has active members in about 60 countries in the European broadcasting area; its headquarters is in Geneva.</w:t>
      </w:r>
    </w:p>
    <w:p w:rsidR="00403C12" w:rsidRPr="00F3500B" w:rsidRDefault="00403C12" w:rsidP="00403C12">
      <w:pPr>
        <w:pStyle w:val="NF"/>
        <w:ind w:hanging="1"/>
      </w:pPr>
      <w:r w:rsidRPr="00F3500B">
        <w:t>European Broadcasting Union</w:t>
      </w:r>
    </w:p>
    <w:p w:rsidR="00403C12" w:rsidRPr="00F3500B" w:rsidRDefault="00403C12" w:rsidP="00403C12">
      <w:pPr>
        <w:pStyle w:val="NF"/>
        <w:ind w:hanging="1"/>
      </w:pPr>
      <w:r w:rsidRPr="00F3500B">
        <w:t>CH-1218 GRAND SACONNEX (Geneva)</w:t>
      </w:r>
    </w:p>
    <w:p w:rsidR="00403C12" w:rsidRPr="00F3500B" w:rsidRDefault="00403C12" w:rsidP="00403C12">
      <w:pPr>
        <w:pStyle w:val="NF"/>
        <w:ind w:hanging="1"/>
      </w:pPr>
      <w:r w:rsidRPr="00F3500B">
        <w:t>Switzerland</w:t>
      </w:r>
    </w:p>
    <w:p w:rsidR="00403C12" w:rsidRPr="00F3500B" w:rsidRDefault="00403C12" w:rsidP="00403C12">
      <w:pPr>
        <w:pStyle w:val="NF"/>
        <w:ind w:hanging="1"/>
      </w:pPr>
      <w:r w:rsidRPr="00F3500B">
        <w:t>Tel:</w:t>
      </w:r>
      <w:r w:rsidRPr="00F3500B">
        <w:tab/>
        <w:t>+41 22 717 21 11</w:t>
      </w:r>
    </w:p>
    <w:p w:rsidR="00403C12" w:rsidRPr="00F3500B" w:rsidRDefault="00403C12" w:rsidP="00403C12">
      <w:pPr>
        <w:pStyle w:val="NF"/>
        <w:ind w:hanging="1"/>
      </w:pPr>
      <w:r w:rsidRPr="00F3500B">
        <w:t>Fax:</w:t>
      </w:r>
      <w:r w:rsidRPr="00F3500B">
        <w:tab/>
        <w:t>+41 22 717 24 81</w:t>
      </w:r>
    </w:p>
    <w:p w:rsidR="00403C12" w:rsidRPr="00F3500B" w:rsidRDefault="00403C12" w:rsidP="00403C12">
      <w:pPr>
        <w:pStyle w:val="NF"/>
        <w:keepNext w:val="0"/>
        <w:keepLines w:val="0"/>
        <w:ind w:hanging="1"/>
      </w:pPr>
    </w:p>
    <w:p w:rsidR="001A7FCA" w:rsidRPr="00F3500B" w:rsidRDefault="001A7FCA" w:rsidP="001A7FCA">
      <w:r w:rsidRPr="00F3500B">
        <w:t xml:space="preserve">The present document is part </w:t>
      </w:r>
      <w:r w:rsidR="007952D6" w:rsidRPr="00F3500B">
        <w:t>3, sub-part 1</w:t>
      </w:r>
      <w:r w:rsidRPr="00F3500B">
        <w:t xml:space="preserve"> of a multi-part deliverable covering Broadcast and On-line Services: Search, select and rightful use of content on personal storage systems (</w:t>
      </w:r>
      <w:r w:rsidR="00452C3A" w:rsidRPr="00F3500B">
        <w:t>"</w:t>
      </w:r>
      <w:r w:rsidRPr="00F3500B">
        <w:rPr>
          <w:i/>
        </w:rPr>
        <w:t>TV-Anytime</w:t>
      </w:r>
      <w:r w:rsidR="00452C3A" w:rsidRPr="00F3500B">
        <w:t>"</w:t>
      </w:r>
      <w:r w:rsidRPr="00F3500B">
        <w:t>), as identified below:</w:t>
      </w:r>
    </w:p>
    <w:p w:rsidR="001A7FCA" w:rsidRPr="00F3500B" w:rsidRDefault="001A7FCA" w:rsidP="001A7FCA">
      <w:pPr>
        <w:pStyle w:val="NO"/>
      </w:pPr>
      <w:r w:rsidRPr="00F3500B">
        <w:t>Part 1:</w:t>
      </w:r>
      <w:r w:rsidRPr="00F3500B">
        <w:tab/>
      </w:r>
      <w:r w:rsidR="00452C3A" w:rsidRPr="00F3500B">
        <w:t>"</w:t>
      </w:r>
      <w:r w:rsidR="0022201F" w:rsidRPr="00F3500B">
        <w:t>Benchmark Features</w:t>
      </w:r>
      <w:r w:rsidR="00452C3A" w:rsidRPr="00F3500B">
        <w:t>"</w:t>
      </w:r>
      <w:r w:rsidRPr="00F3500B">
        <w:t>;</w:t>
      </w:r>
    </w:p>
    <w:p w:rsidR="001A7FCA" w:rsidRPr="00F3500B" w:rsidRDefault="001A7FCA" w:rsidP="001A7FCA">
      <w:pPr>
        <w:pStyle w:val="NO"/>
      </w:pPr>
      <w:r w:rsidRPr="00F3500B">
        <w:t>Part 2:</w:t>
      </w:r>
      <w:r w:rsidRPr="00F3500B">
        <w:tab/>
      </w:r>
      <w:r w:rsidR="00452C3A" w:rsidRPr="00F3500B">
        <w:t>"</w:t>
      </w:r>
      <w:r w:rsidR="00A32888" w:rsidRPr="00F3500B">
        <w:t xml:space="preserve">Phase 1 - </w:t>
      </w:r>
      <w:r w:rsidRPr="00F3500B">
        <w:t>System description</w:t>
      </w:r>
      <w:r w:rsidR="00452C3A" w:rsidRPr="00F3500B">
        <w:t>"</w:t>
      </w:r>
      <w:r w:rsidRPr="00F3500B">
        <w:t>;</w:t>
      </w:r>
    </w:p>
    <w:p w:rsidR="001A7FCA" w:rsidRPr="00F3500B" w:rsidRDefault="00293DC2" w:rsidP="001A7FCA">
      <w:pPr>
        <w:pStyle w:val="NO"/>
        <w:rPr>
          <w:b/>
        </w:rPr>
      </w:pPr>
      <w:r w:rsidRPr="00F3500B">
        <w:rPr>
          <w:b/>
        </w:rPr>
        <w:t>Part 3:</w:t>
      </w:r>
      <w:r w:rsidRPr="00F3500B">
        <w:rPr>
          <w:b/>
        </w:rPr>
        <w:tab/>
      </w:r>
      <w:r w:rsidR="00452C3A" w:rsidRPr="00F3500B">
        <w:rPr>
          <w:b/>
        </w:rPr>
        <w:t>"</w:t>
      </w:r>
      <w:r w:rsidRPr="00F3500B">
        <w:rPr>
          <w:b/>
        </w:rPr>
        <w:t>Metadata</w:t>
      </w:r>
      <w:r w:rsidR="00452C3A" w:rsidRPr="00F3500B">
        <w:rPr>
          <w:b/>
        </w:rPr>
        <w:t>"</w:t>
      </w:r>
      <w:r w:rsidRPr="00F3500B">
        <w:rPr>
          <w:b/>
        </w:rPr>
        <w:t>:</w:t>
      </w:r>
    </w:p>
    <w:p w:rsidR="001A7FCA" w:rsidRPr="00F3500B" w:rsidRDefault="00931BB4" w:rsidP="00D12790">
      <w:pPr>
        <w:pStyle w:val="B20"/>
        <w:rPr>
          <w:b/>
        </w:rPr>
      </w:pPr>
      <w:r w:rsidRPr="00F3500B">
        <w:rPr>
          <w:b/>
        </w:rPr>
        <w:t>Sub-part 1:</w:t>
      </w:r>
      <w:r w:rsidRPr="00F3500B">
        <w:rPr>
          <w:b/>
        </w:rPr>
        <w:tab/>
      </w:r>
      <w:r w:rsidR="00452C3A" w:rsidRPr="00F3500B">
        <w:rPr>
          <w:b/>
        </w:rPr>
        <w:t>"</w:t>
      </w:r>
      <w:r w:rsidR="0087061B" w:rsidRPr="00F3500B">
        <w:rPr>
          <w:b/>
        </w:rPr>
        <w:t xml:space="preserve">Phase 1 - </w:t>
      </w:r>
      <w:r w:rsidR="001A7FCA" w:rsidRPr="00F3500B">
        <w:rPr>
          <w:b/>
        </w:rPr>
        <w:t>Metadata schemas</w:t>
      </w:r>
      <w:r w:rsidR="00452C3A" w:rsidRPr="00F3500B">
        <w:rPr>
          <w:b/>
        </w:rPr>
        <w:t>"</w:t>
      </w:r>
      <w:r w:rsidR="001A7FCA" w:rsidRPr="00F3500B">
        <w:rPr>
          <w:b/>
        </w:rPr>
        <w:t>;</w:t>
      </w:r>
    </w:p>
    <w:p w:rsidR="001A7FCA" w:rsidRPr="00F3500B" w:rsidRDefault="00931BB4" w:rsidP="00D12790">
      <w:pPr>
        <w:pStyle w:val="B20"/>
      </w:pPr>
      <w:r w:rsidRPr="00F3500B">
        <w:t>Sub-part 2:</w:t>
      </w:r>
      <w:r w:rsidRPr="00F3500B">
        <w:tab/>
      </w:r>
      <w:r w:rsidR="00452C3A" w:rsidRPr="00F3500B">
        <w:t>"</w:t>
      </w:r>
      <w:r w:rsidR="001A7FCA" w:rsidRPr="00F3500B">
        <w:t>System aspects in a uni-directional environment</w:t>
      </w:r>
      <w:r w:rsidR="00452C3A" w:rsidRPr="00F3500B">
        <w:t>"</w:t>
      </w:r>
      <w:r w:rsidR="001A7FCA" w:rsidRPr="00F3500B">
        <w:t>;</w:t>
      </w:r>
    </w:p>
    <w:p w:rsidR="001A7FCA" w:rsidRPr="00F3500B" w:rsidRDefault="00931BB4" w:rsidP="00D12790">
      <w:pPr>
        <w:pStyle w:val="B20"/>
      </w:pPr>
      <w:r w:rsidRPr="00F3500B">
        <w:t>Sub-part 3:</w:t>
      </w:r>
      <w:r w:rsidRPr="00F3500B">
        <w:tab/>
      </w:r>
      <w:r w:rsidR="00452C3A" w:rsidRPr="00F3500B">
        <w:t>"</w:t>
      </w:r>
      <w:r w:rsidR="0087061B" w:rsidRPr="00F3500B">
        <w:t xml:space="preserve">Phase 2 - </w:t>
      </w:r>
      <w:r w:rsidR="001A7FCA" w:rsidRPr="00F3500B">
        <w:t>Extended Metadata Schema</w:t>
      </w:r>
      <w:r w:rsidR="00452C3A" w:rsidRPr="00F3500B">
        <w:t>"</w:t>
      </w:r>
      <w:r w:rsidR="001A7FCA" w:rsidRPr="00F3500B">
        <w:t>;</w:t>
      </w:r>
    </w:p>
    <w:p w:rsidR="001A7FCA" w:rsidRPr="00F3500B" w:rsidRDefault="001A7FCA" w:rsidP="00D12790">
      <w:pPr>
        <w:pStyle w:val="B20"/>
      </w:pPr>
      <w:r w:rsidRPr="00F3500B">
        <w:t>Sub-part 4</w:t>
      </w:r>
      <w:r w:rsidR="00931BB4" w:rsidRPr="00F3500B">
        <w:t>:</w:t>
      </w:r>
      <w:r w:rsidR="00931BB4" w:rsidRPr="00F3500B">
        <w:tab/>
      </w:r>
      <w:r w:rsidR="00452C3A" w:rsidRPr="00F3500B">
        <w:t>"</w:t>
      </w:r>
      <w:r w:rsidR="0087061B" w:rsidRPr="00F3500B">
        <w:t xml:space="preserve">Phase 2 - </w:t>
      </w:r>
      <w:r w:rsidRPr="00F3500B">
        <w:t>Interstitial metadata</w:t>
      </w:r>
      <w:r w:rsidR="00452C3A" w:rsidRPr="00F3500B">
        <w:t>"</w:t>
      </w:r>
      <w:r w:rsidRPr="00F3500B">
        <w:t>;</w:t>
      </w:r>
    </w:p>
    <w:p w:rsidR="001A7FCA" w:rsidRPr="00F3500B" w:rsidRDefault="001A7FCA" w:rsidP="001A7FCA">
      <w:pPr>
        <w:pStyle w:val="NO"/>
      </w:pPr>
      <w:r w:rsidRPr="00F3500B">
        <w:t>Part 4:</w:t>
      </w:r>
      <w:r w:rsidRPr="00F3500B">
        <w:tab/>
      </w:r>
      <w:r w:rsidR="00452C3A" w:rsidRPr="00F3500B">
        <w:t>"</w:t>
      </w:r>
      <w:r w:rsidR="00A32888" w:rsidRPr="00F3500B">
        <w:t xml:space="preserve">Phase 1 - </w:t>
      </w:r>
      <w:r w:rsidRPr="00F3500B">
        <w:t>Content referencing</w:t>
      </w:r>
      <w:r w:rsidR="00452C3A" w:rsidRPr="00F3500B">
        <w:t>"</w:t>
      </w:r>
      <w:r w:rsidRPr="00F3500B">
        <w:t>;</w:t>
      </w:r>
    </w:p>
    <w:p w:rsidR="001A7FCA" w:rsidRPr="00F3500B" w:rsidRDefault="001A7FCA" w:rsidP="001A7FCA">
      <w:pPr>
        <w:pStyle w:val="NO"/>
      </w:pPr>
      <w:r w:rsidRPr="00F3500B">
        <w:t>Part 5:</w:t>
      </w:r>
      <w:r w:rsidRPr="00F3500B">
        <w:tab/>
      </w:r>
      <w:r w:rsidR="00452C3A" w:rsidRPr="00F3500B">
        <w:t>"</w:t>
      </w:r>
      <w:r w:rsidRPr="00F3500B">
        <w:t>Rights Management and Protection (RMP)</w:t>
      </w:r>
      <w:r w:rsidR="00452C3A" w:rsidRPr="00F3500B">
        <w:t>"</w:t>
      </w:r>
      <w:r w:rsidRPr="00F3500B">
        <w:t>;</w:t>
      </w:r>
    </w:p>
    <w:p w:rsidR="001A7FCA" w:rsidRPr="00F3500B" w:rsidRDefault="001A7FCA" w:rsidP="001A7FCA">
      <w:pPr>
        <w:pStyle w:val="NO"/>
      </w:pPr>
      <w:r w:rsidRPr="00F3500B">
        <w:t>Part 6:</w:t>
      </w:r>
      <w:r w:rsidRPr="00F3500B">
        <w:tab/>
      </w:r>
      <w:r w:rsidR="00452C3A" w:rsidRPr="00F3500B">
        <w:t>"</w:t>
      </w:r>
      <w:r w:rsidRPr="00F3500B">
        <w:t>Delivery of metadata over a bi-directional network</w:t>
      </w:r>
      <w:r w:rsidR="00452C3A" w:rsidRPr="00F3500B">
        <w:t>"</w:t>
      </w:r>
      <w:r w:rsidRPr="00F3500B">
        <w:t>;</w:t>
      </w:r>
    </w:p>
    <w:p w:rsidR="001A7FCA" w:rsidRPr="00F3500B" w:rsidRDefault="001A7FCA" w:rsidP="001A7FCA">
      <w:pPr>
        <w:pStyle w:val="NO"/>
      </w:pPr>
      <w:r w:rsidRPr="00F3500B">
        <w:t>Part 7:</w:t>
      </w:r>
      <w:r w:rsidRPr="00F3500B">
        <w:tab/>
      </w:r>
      <w:r w:rsidR="00452C3A" w:rsidRPr="00F3500B">
        <w:t>"</w:t>
      </w:r>
      <w:r w:rsidRPr="00F3500B">
        <w:t>Bi-directional metadata delivery protection</w:t>
      </w:r>
      <w:r w:rsidR="00452C3A" w:rsidRPr="00F3500B">
        <w:t>"</w:t>
      </w:r>
      <w:r w:rsidRPr="00F3500B">
        <w:t>;</w:t>
      </w:r>
    </w:p>
    <w:p w:rsidR="001A7FCA" w:rsidRPr="00F3500B" w:rsidRDefault="001A7FCA" w:rsidP="001A7FCA">
      <w:pPr>
        <w:pStyle w:val="NO"/>
      </w:pPr>
      <w:r w:rsidRPr="00F3500B">
        <w:t>Part 8:</w:t>
      </w:r>
      <w:r w:rsidRPr="00F3500B">
        <w:tab/>
      </w:r>
      <w:r w:rsidR="00452C3A" w:rsidRPr="00F3500B">
        <w:t>"</w:t>
      </w:r>
      <w:r w:rsidR="0087061B" w:rsidRPr="00F3500B">
        <w:t xml:space="preserve">Phase 2 - </w:t>
      </w:r>
      <w:r w:rsidR="0092352A" w:rsidRPr="00F3500B">
        <w:t>I</w:t>
      </w:r>
      <w:r w:rsidRPr="00F3500B">
        <w:t>nterchange Data Format</w:t>
      </w:r>
      <w:r w:rsidR="00452C3A" w:rsidRPr="00F3500B">
        <w:t>"</w:t>
      </w:r>
      <w:r w:rsidRPr="00F3500B">
        <w:t>;</w:t>
      </w:r>
    </w:p>
    <w:p w:rsidR="001A7FCA" w:rsidRPr="00F3500B" w:rsidRDefault="001A7FCA" w:rsidP="001A7FCA">
      <w:pPr>
        <w:pStyle w:val="NO"/>
      </w:pPr>
      <w:r w:rsidRPr="00F3500B">
        <w:t>Part 9:</w:t>
      </w:r>
      <w:r w:rsidRPr="00F3500B">
        <w:tab/>
      </w:r>
      <w:r w:rsidR="00452C3A" w:rsidRPr="00F3500B">
        <w:t>"</w:t>
      </w:r>
      <w:r w:rsidR="0087061B" w:rsidRPr="00F3500B">
        <w:t xml:space="preserve">Phase 2 - </w:t>
      </w:r>
      <w:r w:rsidRPr="00F3500B">
        <w:t>Remote Programming</w:t>
      </w:r>
      <w:r w:rsidR="00452C3A" w:rsidRPr="00F3500B">
        <w:t>"</w:t>
      </w:r>
      <w:r w:rsidRPr="00F3500B">
        <w:t>.</w:t>
      </w:r>
    </w:p>
    <w:p w:rsidR="00F700FB" w:rsidRPr="00A154F0" w:rsidRDefault="00F700FB" w:rsidP="00F700FB">
      <w:pPr>
        <w:pStyle w:val="Heading1"/>
        <w:rPr>
          <w:b/>
        </w:rPr>
      </w:pPr>
      <w:bookmarkStart w:id="6" w:name="_Toc441580672"/>
      <w:bookmarkStart w:id="7" w:name="_Toc445718934"/>
      <w:r w:rsidRPr="00A154F0">
        <w:lastRenderedPageBreak/>
        <w:t>Modal verbs terminology</w:t>
      </w:r>
      <w:bookmarkEnd w:id="6"/>
      <w:bookmarkEnd w:id="7"/>
    </w:p>
    <w:p w:rsidR="00F700FB" w:rsidRPr="00A154F0" w:rsidRDefault="00F700FB" w:rsidP="00F700FB">
      <w:r w:rsidRPr="00A154F0">
        <w:t>In the present document "</w:t>
      </w:r>
      <w:r w:rsidRPr="00A154F0">
        <w:rPr>
          <w:b/>
          <w:bCs/>
        </w:rPr>
        <w:t>shall</w:t>
      </w:r>
      <w:r w:rsidRPr="00A154F0">
        <w:t>", "</w:t>
      </w:r>
      <w:r w:rsidRPr="00A154F0">
        <w:rPr>
          <w:b/>
          <w:bCs/>
        </w:rPr>
        <w:t>shall not</w:t>
      </w:r>
      <w:r w:rsidRPr="00A154F0">
        <w:t>", "</w:t>
      </w:r>
      <w:r w:rsidRPr="00A154F0">
        <w:rPr>
          <w:b/>
          <w:bCs/>
        </w:rPr>
        <w:t>should</w:t>
      </w:r>
      <w:r w:rsidRPr="00A154F0">
        <w:t>", "</w:t>
      </w:r>
      <w:r w:rsidRPr="00A154F0">
        <w:rPr>
          <w:b/>
          <w:bCs/>
        </w:rPr>
        <w:t>should not</w:t>
      </w:r>
      <w:r w:rsidRPr="00A154F0">
        <w:t>", "</w:t>
      </w:r>
      <w:r w:rsidRPr="00A154F0">
        <w:rPr>
          <w:b/>
          <w:bCs/>
        </w:rPr>
        <w:t>may</w:t>
      </w:r>
      <w:r w:rsidRPr="00A154F0">
        <w:t>", "</w:t>
      </w:r>
      <w:r w:rsidRPr="00A154F0">
        <w:rPr>
          <w:b/>
          <w:bCs/>
        </w:rPr>
        <w:t>need not</w:t>
      </w:r>
      <w:r w:rsidRPr="00A154F0">
        <w:t>", "</w:t>
      </w:r>
      <w:r w:rsidRPr="00A154F0">
        <w:rPr>
          <w:b/>
          <w:bCs/>
        </w:rPr>
        <w:t>will</w:t>
      </w:r>
      <w:r w:rsidRPr="00A154F0">
        <w:rPr>
          <w:bCs/>
        </w:rPr>
        <w:t>"</w:t>
      </w:r>
      <w:r w:rsidRPr="00A154F0">
        <w:t xml:space="preserve">, </w:t>
      </w:r>
      <w:r w:rsidRPr="00A154F0">
        <w:rPr>
          <w:bCs/>
        </w:rPr>
        <w:t>"</w:t>
      </w:r>
      <w:r w:rsidRPr="00A154F0">
        <w:rPr>
          <w:b/>
          <w:bCs/>
        </w:rPr>
        <w:t>will not</w:t>
      </w:r>
      <w:r w:rsidRPr="00A154F0">
        <w:rPr>
          <w:bCs/>
        </w:rPr>
        <w:t>"</w:t>
      </w:r>
      <w:r w:rsidRPr="00A154F0">
        <w:t>, "</w:t>
      </w:r>
      <w:r w:rsidRPr="00A154F0">
        <w:rPr>
          <w:b/>
          <w:bCs/>
        </w:rPr>
        <w:t>can</w:t>
      </w:r>
      <w:r w:rsidRPr="00A154F0">
        <w:t>" and "</w:t>
      </w:r>
      <w:r w:rsidRPr="00A154F0">
        <w:rPr>
          <w:b/>
          <w:bCs/>
        </w:rPr>
        <w:t>cannot</w:t>
      </w:r>
      <w:r w:rsidRPr="00A154F0">
        <w:t xml:space="preserve">" are to be interpreted as described in clause 3.2 of the </w:t>
      </w:r>
      <w:hyperlink r:id="rId15" w:history="1">
        <w:r w:rsidRPr="00F700FB">
          <w:rPr>
            <w:rStyle w:val="Hyperlink"/>
          </w:rPr>
          <w:t>ETSI Drafting Rules</w:t>
        </w:r>
      </w:hyperlink>
      <w:r w:rsidRPr="00A154F0">
        <w:t xml:space="preserve"> (Verbal forms for the expression of provisions).</w:t>
      </w:r>
    </w:p>
    <w:p w:rsidR="00F700FB" w:rsidRPr="00A154F0" w:rsidRDefault="00F700FB" w:rsidP="00F700FB">
      <w:r w:rsidRPr="00A154F0">
        <w:t>"</w:t>
      </w:r>
      <w:proofErr w:type="gramStart"/>
      <w:r w:rsidRPr="00A154F0">
        <w:rPr>
          <w:b/>
          <w:bCs/>
        </w:rPr>
        <w:t>must</w:t>
      </w:r>
      <w:proofErr w:type="gramEnd"/>
      <w:r w:rsidRPr="00A154F0">
        <w:t>" and "</w:t>
      </w:r>
      <w:r w:rsidRPr="00A154F0">
        <w:rPr>
          <w:b/>
          <w:bCs/>
        </w:rPr>
        <w:t>must not</w:t>
      </w:r>
      <w:r w:rsidRPr="00A154F0">
        <w:t xml:space="preserve">" are </w:t>
      </w:r>
      <w:r w:rsidRPr="00A154F0">
        <w:rPr>
          <w:b/>
          <w:bCs/>
        </w:rPr>
        <w:t>NOT</w:t>
      </w:r>
      <w:r w:rsidRPr="00A154F0">
        <w:t xml:space="preserve"> allowed in ETSI deliverables except when used in direct citation.</w:t>
      </w:r>
    </w:p>
    <w:p w:rsidR="00A3385F" w:rsidRPr="00F3500B" w:rsidRDefault="00A3385F" w:rsidP="00614D0B">
      <w:pPr>
        <w:pStyle w:val="Heading1"/>
      </w:pPr>
      <w:bookmarkStart w:id="8" w:name="_Toc445718935"/>
      <w:r w:rsidRPr="00F3500B">
        <w:t>Introduction</w:t>
      </w:r>
      <w:bookmarkEnd w:id="8"/>
    </w:p>
    <w:p w:rsidR="00A3385F" w:rsidRPr="00F3500B" w:rsidRDefault="00A3385F">
      <w:r w:rsidRPr="00F3500B">
        <w:t xml:space="preserve">The present document is based on a submission by the </w:t>
      </w:r>
      <w:r w:rsidR="00C860E9" w:rsidRPr="00F3500B">
        <w:rPr>
          <w:i/>
        </w:rPr>
        <w:t>TV-</w:t>
      </w:r>
      <w:r w:rsidR="00344126" w:rsidRPr="00F3500B">
        <w:rPr>
          <w:i/>
        </w:rPr>
        <w:t>Anytime</w:t>
      </w:r>
      <w:r w:rsidRPr="00F3500B">
        <w:t xml:space="preserve"> forum (</w:t>
      </w:r>
      <w:hyperlink r:id="rId16" w:history="1">
        <w:r w:rsidR="0051099B" w:rsidRPr="00F3500B">
          <w:rPr>
            <w:rStyle w:val="Hyperlink"/>
          </w:rPr>
          <w:t>http://tech.ebu.ch/tvanytime</w:t>
        </w:r>
      </w:hyperlink>
      <w:r w:rsidRPr="00F3500B">
        <w:t>).</w:t>
      </w:r>
    </w:p>
    <w:p w:rsidR="00A3385F" w:rsidRPr="00F3500B" w:rsidRDefault="00452C3A">
      <w:r w:rsidRPr="00F3500B">
        <w:t>"</w:t>
      </w:r>
      <w:r w:rsidR="00344126" w:rsidRPr="00F3500B">
        <w:rPr>
          <w:i/>
        </w:rPr>
        <w:t>TV</w:t>
      </w:r>
      <w:r w:rsidR="00C860E9" w:rsidRPr="00F3500B">
        <w:rPr>
          <w:i/>
        </w:rPr>
        <w:t>-</w:t>
      </w:r>
      <w:r w:rsidR="00344126" w:rsidRPr="00F3500B">
        <w:rPr>
          <w:i/>
        </w:rPr>
        <w:t>Anytime</w:t>
      </w:r>
      <w:r w:rsidRPr="00F3500B">
        <w:t>"</w:t>
      </w:r>
      <w:r w:rsidR="00A3385F" w:rsidRPr="00F3500B">
        <w:t xml:space="preserve"> (TVA) is a full and synchronized set of specifications established by the </w:t>
      </w:r>
      <w:r w:rsidR="00C860E9" w:rsidRPr="00F3500B">
        <w:rPr>
          <w:i/>
        </w:rPr>
        <w:t>TV-</w:t>
      </w:r>
      <w:r w:rsidR="00344126" w:rsidRPr="00F3500B">
        <w:rPr>
          <w:i/>
        </w:rPr>
        <w:t>Anytime</w:t>
      </w:r>
      <w:r w:rsidR="00A3385F" w:rsidRPr="00F3500B">
        <w:t xml:space="preserve"> Forum. TVA features enable the search, selection, acquisition and rightful use of content on local and/or remote personal storage systems from both broadcast and online services.</w:t>
      </w:r>
    </w:p>
    <w:p w:rsidR="00A3385F" w:rsidRPr="00F3500B" w:rsidRDefault="000D25E8">
      <w:r w:rsidRPr="00F3500B">
        <w:t>ETSI TS 102 822-1</w:t>
      </w:r>
      <w:r w:rsidR="00E64ECF" w:rsidRPr="00F3500B">
        <w:t> [</w:t>
      </w:r>
      <w:r w:rsidR="00A3385F" w:rsidRPr="00F3500B">
        <w:fldChar w:fldCharType="begin"/>
      </w:r>
      <w:r w:rsidRPr="00F3500B">
        <w:instrText xml:space="preserve">REF REF_TS102822_1  \* MERGEFORMAT  \h </w:instrText>
      </w:r>
      <w:r w:rsidR="00A3385F" w:rsidRPr="00F3500B">
        <w:fldChar w:fldCharType="separate"/>
      </w:r>
      <w:r w:rsidR="00831E19" w:rsidRPr="00F3500B">
        <w:t>4</w:t>
      </w:r>
      <w:r w:rsidR="00A3385F" w:rsidRPr="00F3500B">
        <w:fldChar w:fldCharType="end"/>
      </w:r>
      <w:r w:rsidR="00A3385F" w:rsidRPr="00F3500B">
        <w:t xml:space="preserve">] and </w:t>
      </w:r>
      <w:r w:rsidRPr="00F3500B">
        <w:t>ETSI 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set the context and system architecture in which the standards for Metadata, Content referencing, Bi-directional metadata and Metadata protection are to be implemented in the </w:t>
      </w:r>
      <w:r w:rsidR="00344126" w:rsidRPr="00F3500B">
        <w:rPr>
          <w:i/>
        </w:rPr>
        <w:t>TV</w:t>
      </w:r>
      <w:r w:rsidR="00D12790" w:rsidRPr="00F3500B">
        <w:rPr>
          <w:i/>
        </w:rPr>
        <w:noBreakHyphen/>
      </w:r>
      <w:r w:rsidR="00344126" w:rsidRPr="00F3500B">
        <w:rPr>
          <w:i/>
        </w:rPr>
        <w:t>Anytime</w:t>
      </w:r>
      <w:r w:rsidR="00A3385F" w:rsidRPr="00F3500B">
        <w:t xml:space="preserve"> environment. </w:t>
      </w:r>
      <w:r w:rsidRPr="00F3500B">
        <w:t>ETSI TS 102 822-1</w:t>
      </w:r>
      <w:r w:rsidR="00E64ECF" w:rsidRPr="00F3500B">
        <w:t> [</w:t>
      </w:r>
      <w:r w:rsidR="00A3385F" w:rsidRPr="00F3500B">
        <w:fldChar w:fldCharType="begin"/>
      </w:r>
      <w:r w:rsidRPr="00F3500B">
        <w:instrText xml:space="preserve">REF REF_TS102822_1  \* MERGEFORMAT  \h </w:instrText>
      </w:r>
      <w:r w:rsidR="00A3385F" w:rsidRPr="00F3500B">
        <w:fldChar w:fldCharType="separate"/>
      </w:r>
      <w:r w:rsidR="00831E19" w:rsidRPr="00F3500B">
        <w:t>4</w:t>
      </w:r>
      <w:r w:rsidR="00A3385F" w:rsidRPr="00F3500B">
        <w:fldChar w:fldCharType="end"/>
      </w:r>
      <w:r w:rsidR="00A3385F" w:rsidRPr="00F3500B">
        <w:t xml:space="preserve">] provides benchmark business models against which the </w:t>
      </w:r>
      <w:r w:rsidR="00344126" w:rsidRPr="00F3500B">
        <w:rPr>
          <w:i/>
        </w:rPr>
        <w:t>TV</w:t>
      </w:r>
      <w:r w:rsidR="00C860E9" w:rsidRPr="00F3500B">
        <w:rPr>
          <w:i/>
        </w:rPr>
        <w:t>-</w:t>
      </w:r>
      <w:r w:rsidR="00344126" w:rsidRPr="00F3500B">
        <w:rPr>
          <w:i/>
        </w:rPr>
        <w:t>Anytime</w:t>
      </w:r>
      <w:r w:rsidR="00A3385F" w:rsidRPr="00F3500B">
        <w:t xml:space="preserve"> system architecture is evaluated to ensure that the specification enable</w:t>
      </w:r>
      <w:r w:rsidR="00605A55" w:rsidRPr="00F3500B">
        <w:t>s</w:t>
      </w:r>
      <w:r w:rsidR="00A3385F" w:rsidRPr="00F3500B">
        <w:t xml:space="preserve"> key business applications.</w:t>
      </w:r>
      <w:r w:rsidR="00D12790" w:rsidRPr="00F3500B">
        <w:br/>
      </w:r>
      <w:r w:rsidR="000F57B6" w:rsidRPr="00F3500B">
        <w:t xml:space="preserve">ETSI </w:t>
      </w:r>
      <w:r w:rsidRPr="00F3500B">
        <w:t>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presents the </w:t>
      </w:r>
      <w:r w:rsidR="00344126" w:rsidRPr="00F3500B">
        <w:rPr>
          <w:i/>
        </w:rPr>
        <w:t>TV</w:t>
      </w:r>
      <w:r w:rsidR="00605A55" w:rsidRPr="00F3500B">
        <w:rPr>
          <w:i/>
        </w:rPr>
        <w:noBreakHyphen/>
      </w:r>
      <w:r w:rsidR="00344126" w:rsidRPr="00F3500B">
        <w:rPr>
          <w:i/>
        </w:rPr>
        <w:t>Anytime</w:t>
      </w:r>
      <w:r w:rsidR="00A3385F" w:rsidRPr="00F3500B">
        <w:t xml:space="preserve"> System Architecture. These two documents are placed ahead of the others for their obvious introductory value. Note that these first two documents are largely informative, while the remainder of the series is </w:t>
      </w:r>
      <w:r w:rsidR="008E19AA" w:rsidRPr="00F3500B">
        <w:t>normative. The</w:t>
      </w:r>
      <w:r w:rsidR="00A3385F" w:rsidRPr="00F3500B">
        <w:t xml:space="preserve"> features are supported and enabled by the specifications for Metadata (</w:t>
      </w:r>
      <w:r w:rsidRPr="00F3500B">
        <w:t>ETSI TS 102 822-3-1</w:t>
      </w:r>
      <w:r w:rsidR="00A3385F" w:rsidRPr="00F3500B">
        <w:t xml:space="preserve">, </w:t>
      </w:r>
      <w:r w:rsidRPr="00F3500B">
        <w:t>ETSI TS 102 822-3-2</w:t>
      </w:r>
      <w:r w:rsidR="00E64ECF" w:rsidRPr="00F3500B">
        <w:t> [</w:t>
      </w:r>
      <w:r w:rsidR="00A3385F" w:rsidRPr="00F3500B">
        <w:fldChar w:fldCharType="begin"/>
      </w:r>
      <w:r w:rsidRPr="00F3500B">
        <w:instrText xml:space="preserve">REF REF_TS102822_3_2  \* MERGEFORMAT  \h </w:instrText>
      </w:r>
      <w:r w:rsidR="00A3385F" w:rsidRPr="00F3500B">
        <w:fldChar w:fldCharType="separate"/>
      </w:r>
      <w:r w:rsidR="00831E19" w:rsidRPr="00F3500B">
        <w:t>6</w:t>
      </w:r>
      <w:r w:rsidR="00A3385F" w:rsidRPr="00F3500B">
        <w:fldChar w:fldCharType="end"/>
      </w:r>
      <w:r w:rsidR="00A3385F" w:rsidRPr="00F3500B">
        <w:t xml:space="preserve">], </w:t>
      </w:r>
      <w:r w:rsidRPr="00F3500B">
        <w:t>ETSI TS 102 822-3-3</w:t>
      </w:r>
      <w:r w:rsidR="00E64ECF" w:rsidRPr="00F3500B">
        <w:t> [</w:t>
      </w:r>
      <w:r w:rsidR="00A3385F" w:rsidRPr="00F3500B">
        <w:fldChar w:fldCharType="begin"/>
      </w:r>
      <w:r w:rsidRPr="00F3500B">
        <w:instrText xml:space="preserve">REF REF_TS102822_3_3  \* MERGEFORMAT  \h </w:instrText>
      </w:r>
      <w:r w:rsidR="00A3385F" w:rsidRPr="00F3500B">
        <w:fldChar w:fldCharType="separate"/>
      </w:r>
      <w:r w:rsidR="00831E19" w:rsidRPr="00F3500B">
        <w:t>7</w:t>
      </w:r>
      <w:r w:rsidR="00A3385F" w:rsidRPr="00F3500B">
        <w:fldChar w:fldCharType="end"/>
      </w:r>
      <w:r w:rsidR="00A3385F" w:rsidRPr="00F3500B">
        <w:t xml:space="preserve">] and </w:t>
      </w:r>
      <w:r w:rsidRPr="00F3500B">
        <w:t>ETSI TS 102 822-3-4</w:t>
      </w:r>
      <w:r w:rsidR="00E64ECF" w:rsidRPr="00F3500B">
        <w:t> [</w:t>
      </w:r>
      <w:r w:rsidR="00A3385F" w:rsidRPr="00F3500B">
        <w:fldChar w:fldCharType="begin"/>
      </w:r>
      <w:r w:rsidRPr="00F3500B">
        <w:instrText xml:space="preserve">REF REF_TS102822_3_4  \* MERGEFORMAT  \h </w:instrText>
      </w:r>
      <w:r w:rsidR="00A3385F" w:rsidRPr="00F3500B">
        <w:fldChar w:fldCharType="separate"/>
      </w:r>
      <w:r w:rsidR="00831E19" w:rsidRPr="00F3500B">
        <w:t>8</w:t>
      </w:r>
      <w:r w:rsidR="00A3385F" w:rsidRPr="00F3500B">
        <w:fldChar w:fldCharType="end"/>
      </w:r>
      <w:r w:rsidR="00A3385F" w:rsidRPr="00F3500B">
        <w:t>]), Content Referencing (</w:t>
      </w:r>
      <w:r w:rsidR="000F57B6" w:rsidRPr="00F3500B">
        <w:t xml:space="preserve">ETSI </w:t>
      </w:r>
      <w:r w:rsidRPr="00F3500B">
        <w:t>TS 102 822-4</w:t>
      </w:r>
      <w:r w:rsidR="00E64ECF" w:rsidRPr="00F3500B">
        <w:t> [</w:t>
      </w:r>
      <w:r w:rsidR="00A3385F" w:rsidRPr="00F3500B">
        <w:fldChar w:fldCharType="begin"/>
      </w:r>
      <w:r w:rsidRPr="00F3500B">
        <w:instrText xml:space="preserve">REF REF_TS102822_4  \* MERGEFORMAT  \h </w:instrText>
      </w:r>
      <w:r w:rsidR="00A3385F" w:rsidRPr="00F3500B">
        <w:fldChar w:fldCharType="separate"/>
      </w:r>
      <w:r w:rsidR="00831E19" w:rsidRPr="00F3500B">
        <w:t>9</w:t>
      </w:r>
      <w:r w:rsidR="00A3385F" w:rsidRPr="00F3500B">
        <w:fldChar w:fldCharType="end"/>
      </w:r>
      <w:r w:rsidR="00A3385F" w:rsidRPr="00F3500B">
        <w:t>]), Rights Management (</w:t>
      </w:r>
      <w:r w:rsidRPr="00F3500B">
        <w:t>ETSI TS 102 822-5-1</w:t>
      </w:r>
      <w:r w:rsidR="00E64ECF" w:rsidRPr="00F3500B">
        <w:t> [</w:t>
      </w:r>
      <w:r w:rsidR="00A3385F" w:rsidRPr="00F3500B">
        <w:fldChar w:fldCharType="begin"/>
      </w:r>
      <w:r w:rsidRPr="00F3500B">
        <w:instrText xml:space="preserve">REF REF_TS102822_5_1  \* MERGEFORMAT  \h </w:instrText>
      </w:r>
      <w:r w:rsidR="00A3385F" w:rsidRPr="00F3500B">
        <w:fldChar w:fldCharType="separate"/>
      </w:r>
      <w:r w:rsidR="00831E19" w:rsidRPr="00F3500B">
        <w:t>10</w:t>
      </w:r>
      <w:r w:rsidR="00A3385F" w:rsidRPr="00F3500B">
        <w:fldChar w:fldCharType="end"/>
      </w:r>
      <w:r w:rsidR="00A3385F" w:rsidRPr="00F3500B">
        <w:t xml:space="preserve">] and </w:t>
      </w:r>
      <w:r w:rsidRPr="00F3500B">
        <w:t>ETSI TS 102 822-5-2</w:t>
      </w:r>
      <w:r w:rsidR="00E64ECF" w:rsidRPr="00F3500B">
        <w:t> [</w:t>
      </w:r>
      <w:r w:rsidR="00A3385F" w:rsidRPr="00F3500B">
        <w:fldChar w:fldCharType="begin"/>
      </w:r>
      <w:r w:rsidRPr="00F3500B">
        <w:instrText xml:space="preserve">REF REF_TS102822_5_2  \* MERGEFORMAT  \h </w:instrText>
      </w:r>
      <w:r w:rsidR="00A3385F" w:rsidRPr="00F3500B">
        <w:fldChar w:fldCharType="separate"/>
      </w:r>
      <w:r w:rsidR="00831E19" w:rsidRPr="00F3500B">
        <w:t>11</w:t>
      </w:r>
      <w:r w:rsidR="00A3385F" w:rsidRPr="00F3500B">
        <w:fldChar w:fldCharType="end"/>
      </w:r>
      <w:r w:rsidR="00A3385F" w:rsidRPr="00F3500B">
        <w:t>]), Bi-directional Metadata Delivery (</w:t>
      </w:r>
      <w:r w:rsidRPr="00F3500B">
        <w:t>ETSI TS 102 822-6-1</w:t>
      </w:r>
      <w:r w:rsidR="00E64ECF" w:rsidRPr="00F3500B">
        <w:t> [</w:t>
      </w:r>
      <w:r w:rsidR="00A3385F" w:rsidRPr="00F3500B">
        <w:fldChar w:fldCharType="begin"/>
      </w:r>
      <w:r w:rsidRPr="00F3500B">
        <w:instrText xml:space="preserve">REF REF_TS102822_6_1  \* MERGEFORMAT  \h </w:instrText>
      </w:r>
      <w:r w:rsidR="00A3385F" w:rsidRPr="00F3500B">
        <w:fldChar w:fldCharType="separate"/>
      </w:r>
      <w:r w:rsidR="00831E19" w:rsidRPr="00F3500B">
        <w:t>12</w:t>
      </w:r>
      <w:r w:rsidR="00A3385F" w:rsidRPr="00F3500B">
        <w:fldChar w:fldCharType="end"/>
      </w:r>
      <w:r w:rsidR="00FC4B0C" w:rsidRPr="00F3500B">
        <w:t>],</w:t>
      </w:r>
      <w:r w:rsidR="00A91897" w:rsidRPr="00F3500B">
        <w:t xml:space="preserve"> </w:t>
      </w:r>
      <w:r w:rsidRPr="00F3500B">
        <w:t>ETSI TS 102 822-6-2</w:t>
      </w:r>
      <w:r w:rsidR="00E64ECF" w:rsidRPr="00F3500B">
        <w:t> [</w:t>
      </w:r>
      <w:r w:rsidR="00A3385F" w:rsidRPr="00F3500B">
        <w:fldChar w:fldCharType="begin"/>
      </w:r>
      <w:r w:rsidRPr="00F3500B">
        <w:instrText xml:space="preserve">REF REF_TS102822_6_2  \* MERGEFORMAT  \h </w:instrText>
      </w:r>
      <w:r w:rsidR="00A3385F" w:rsidRPr="00F3500B">
        <w:fldChar w:fldCharType="separate"/>
      </w:r>
      <w:r w:rsidR="00831E19" w:rsidRPr="00F3500B">
        <w:t>13</w:t>
      </w:r>
      <w:r w:rsidR="00A3385F" w:rsidRPr="00F3500B">
        <w:fldChar w:fldCharType="end"/>
      </w:r>
      <w:r w:rsidR="00A3385F" w:rsidRPr="00F3500B">
        <w:t xml:space="preserve">] and </w:t>
      </w:r>
      <w:r w:rsidRPr="00F3500B">
        <w:t>ETSI</w:t>
      </w:r>
      <w:r w:rsidR="00D12790" w:rsidRPr="00F3500B">
        <w:br/>
      </w:r>
      <w:r w:rsidRPr="00F3500B">
        <w:t>TS 102 822-6</w:t>
      </w:r>
      <w:r w:rsidRPr="00F3500B">
        <w:noBreakHyphen/>
        <w:t>3</w:t>
      </w:r>
      <w:r w:rsidR="00E64ECF" w:rsidRPr="00F3500B">
        <w:t> </w:t>
      </w:r>
      <w:r w:rsidR="009D4417" w:rsidRPr="00F3500B">
        <w:t>[</w:t>
      </w:r>
      <w:r w:rsidR="009D4417" w:rsidRPr="00F3500B">
        <w:fldChar w:fldCharType="begin"/>
      </w:r>
      <w:r w:rsidRPr="00F3500B">
        <w:instrText xml:space="preserve">REF REF_TS102822_6_3 \* MERGEFORMAT  \h </w:instrText>
      </w:r>
      <w:r w:rsidR="009D4417" w:rsidRPr="00F3500B">
        <w:fldChar w:fldCharType="separate"/>
      </w:r>
      <w:r w:rsidR="00831E19" w:rsidRPr="00F3500B">
        <w:t>14</w:t>
      </w:r>
      <w:r w:rsidR="009D4417" w:rsidRPr="00F3500B">
        <w:fldChar w:fldCharType="end"/>
      </w:r>
      <w:r w:rsidR="009D4417" w:rsidRPr="00F3500B">
        <w:t>]</w:t>
      </w:r>
      <w:r w:rsidR="00A3385F" w:rsidRPr="00F3500B">
        <w:t>) and Protection (</w:t>
      </w:r>
      <w:r w:rsidRPr="00F3500B">
        <w:t>ETSI TS 102 822-7</w:t>
      </w:r>
      <w:r w:rsidR="00B81306" w:rsidRPr="00F3500B">
        <w:t xml:space="preserve"> [</w:t>
      </w:r>
      <w:r w:rsidR="00B81306" w:rsidRPr="00F3500B">
        <w:fldChar w:fldCharType="begin"/>
      </w:r>
      <w:r w:rsidRPr="00F3500B">
        <w:instrText xml:space="preserve">REF REF_TS102822_7 \* MERGEFORMAT  \h </w:instrText>
      </w:r>
      <w:r w:rsidR="00B81306" w:rsidRPr="00F3500B">
        <w:fldChar w:fldCharType="separate"/>
      </w:r>
      <w:r w:rsidR="00831E19" w:rsidRPr="00F3500B">
        <w:t>15</w:t>
      </w:r>
      <w:r w:rsidR="00B81306" w:rsidRPr="00F3500B">
        <w:fldChar w:fldCharType="end"/>
      </w:r>
      <w:r w:rsidR="00B81306" w:rsidRPr="00F3500B">
        <w:t>]</w:t>
      </w:r>
      <w:r w:rsidR="00A3385F" w:rsidRPr="00F3500B">
        <w:t>), Interchange Data Format (</w:t>
      </w:r>
      <w:r w:rsidRPr="00F3500B">
        <w:t>ETSI TS 102 822-8</w:t>
      </w:r>
      <w:r w:rsidR="00E64ECF" w:rsidRPr="00F3500B">
        <w:t> [</w:t>
      </w:r>
      <w:r w:rsidR="00A3385F" w:rsidRPr="00F3500B">
        <w:fldChar w:fldCharType="begin"/>
      </w:r>
      <w:r w:rsidRPr="00F3500B">
        <w:instrText xml:space="preserve">REF REF_TS102822_8  \* MERGEFORMAT  \h </w:instrText>
      </w:r>
      <w:r w:rsidR="00A3385F" w:rsidRPr="00F3500B">
        <w:fldChar w:fldCharType="separate"/>
      </w:r>
      <w:r w:rsidR="00831E19" w:rsidRPr="00F3500B">
        <w:t>16</w:t>
      </w:r>
      <w:r w:rsidR="00A3385F" w:rsidRPr="00F3500B">
        <w:fldChar w:fldCharType="end"/>
      </w:r>
      <w:r w:rsidR="00A3385F" w:rsidRPr="00F3500B">
        <w:t>]) and Remote Programming (</w:t>
      </w:r>
      <w:r w:rsidRPr="00F3500B">
        <w:t>ETSI TS 102 822-9</w:t>
      </w:r>
      <w:r w:rsidR="00E64ECF" w:rsidRPr="00F3500B">
        <w:t> [</w:t>
      </w:r>
      <w:r w:rsidR="00A3385F" w:rsidRPr="00F3500B">
        <w:fldChar w:fldCharType="begin"/>
      </w:r>
      <w:r w:rsidRPr="00F3500B">
        <w:instrText xml:space="preserve">REF REF_TS102822_9  \* MERGEFORMAT  \h </w:instrText>
      </w:r>
      <w:r w:rsidR="00A3385F" w:rsidRPr="00F3500B">
        <w:fldChar w:fldCharType="separate"/>
      </w:r>
      <w:r w:rsidR="00831E19" w:rsidRPr="00F3500B">
        <w:t>17</w:t>
      </w:r>
      <w:r w:rsidR="00A3385F" w:rsidRPr="00F3500B">
        <w:fldChar w:fldCharType="end"/>
      </w:r>
      <w:r w:rsidR="00A3385F" w:rsidRPr="00F3500B">
        <w:t>]). Th</w:t>
      </w:r>
      <w:r w:rsidR="00C0767D" w:rsidRPr="00F3500B">
        <w:t xml:space="preserve">e present document </w:t>
      </w:r>
      <w:r w:rsidR="00A3385F" w:rsidRPr="00F3500B">
        <w:t xml:space="preserve">is to be used by manufacturers, service providers and content providers for the implementation of the Phase 1 features of </w:t>
      </w:r>
      <w:r w:rsidR="00FC4B0C" w:rsidRPr="00F3500B">
        <w:t>the</w:t>
      </w:r>
      <w:r w:rsidR="00A91897" w:rsidRPr="00F3500B">
        <w:t xml:space="preserve"> </w:t>
      </w:r>
      <w:r w:rsidR="00C860E9" w:rsidRPr="00F3500B">
        <w:rPr>
          <w:i/>
        </w:rPr>
        <w:t>TV-</w:t>
      </w:r>
      <w:r w:rsidR="00344126" w:rsidRPr="00F3500B">
        <w:rPr>
          <w:i/>
        </w:rPr>
        <w:t>Anytime</w:t>
      </w:r>
      <w:r w:rsidR="00A3385F" w:rsidRPr="00F3500B">
        <w:t xml:space="preserve"> specifications.</w:t>
      </w:r>
    </w:p>
    <w:p w:rsidR="00A3385F" w:rsidRPr="00F3500B" w:rsidRDefault="00A3385F">
      <w:r w:rsidRPr="00F3500B">
        <w:t xml:space="preserve">The present document addresses more specifically Phase 1 metadata features of the </w:t>
      </w:r>
      <w:r w:rsidR="00C860E9" w:rsidRPr="00F3500B">
        <w:t>TV-</w:t>
      </w:r>
      <w:r w:rsidR="00344126" w:rsidRPr="00F3500B">
        <w:t>Anytime</w:t>
      </w:r>
      <w:r w:rsidRPr="00F3500B">
        <w:t xml:space="preserve"> specification as identified in </w:t>
      </w:r>
      <w:r w:rsidR="000D25E8" w:rsidRPr="00F3500B">
        <w:t>ETSI TS 102 822-1</w:t>
      </w:r>
      <w:r w:rsidR="0039441A" w:rsidRPr="00F3500B">
        <w:t xml:space="preserve"> [</w:t>
      </w:r>
      <w:r w:rsidR="0039441A" w:rsidRPr="00F3500B">
        <w:fldChar w:fldCharType="begin"/>
      </w:r>
      <w:r w:rsidR="000D25E8"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Pr="00F3500B">
        <w:t>.</w:t>
      </w:r>
    </w:p>
    <w:p w:rsidR="00A3385F" w:rsidRPr="00F3500B" w:rsidRDefault="00CD5507" w:rsidP="00614D0B">
      <w:pPr>
        <w:pStyle w:val="Heading1"/>
      </w:pPr>
      <w:r w:rsidRPr="00F3500B">
        <w:br w:type="page"/>
      </w:r>
      <w:bookmarkStart w:id="9" w:name="_Toc445718936"/>
      <w:r w:rsidR="00A3385F" w:rsidRPr="00F3500B">
        <w:lastRenderedPageBreak/>
        <w:t>1</w:t>
      </w:r>
      <w:r w:rsidR="00A3385F" w:rsidRPr="00F3500B">
        <w:tab/>
        <w:t>Scope</w:t>
      </w:r>
      <w:bookmarkEnd w:id="9"/>
    </w:p>
    <w:p w:rsidR="00A3385F" w:rsidRPr="00F3500B" w:rsidRDefault="00A3385F">
      <w:r w:rsidRPr="00F3500B">
        <w:t xml:space="preserve">The present document is one in a series of Technical Specifications produced by the </w:t>
      </w:r>
      <w:r w:rsidR="00C860E9" w:rsidRPr="00F3500B">
        <w:rPr>
          <w:i/>
        </w:rPr>
        <w:t>TV-</w:t>
      </w:r>
      <w:r w:rsidR="00344126" w:rsidRPr="00F3500B">
        <w:rPr>
          <w:i/>
        </w:rPr>
        <w:t>Anytime</w:t>
      </w:r>
      <w:r w:rsidRPr="00F3500B">
        <w:t xml:space="preserve"> Forum. These documents establish the fundamental specifications for the services, systems and devices that will conform to the </w:t>
      </w:r>
      <w:r w:rsidR="00344126" w:rsidRPr="00F3500B">
        <w:rPr>
          <w:i/>
        </w:rPr>
        <w:t>TV</w:t>
      </w:r>
      <w:r w:rsidR="00344126" w:rsidRPr="00F3500B">
        <w:rPr>
          <w:i/>
        </w:rPr>
        <w:noBreakHyphen/>
        <w:t>Anytime</w:t>
      </w:r>
      <w:r w:rsidRPr="00F3500B">
        <w:t xml:space="preserve"> standard, to a level of detail that is implementable for compliant products and services.</w:t>
      </w:r>
    </w:p>
    <w:p w:rsidR="00A3385F" w:rsidRPr="00F3500B" w:rsidRDefault="00A3385F">
      <w:r w:rsidRPr="00F3500B">
        <w:t xml:space="preserve">As is common practice in such standardization efforts, these specifications were preceded by requirements documents which define the requirements for the </w:t>
      </w:r>
      <w:r w:rsidR="00344126" w:rsidRPr="00F3500B">
        <w:rPr>
          <w:i/>
        </w:rPr>
        <w:t>TV</w:t>
      </w:r>
      <w:r w:rsidR="001425E5" w:rsidRPr="00F3500B">
        <w:rPr>
          <w:i/>
        </w:rPr>
        <w:t>-</w:t>
      </w:r>
      <w:r w:rsidR="00344126" w:rsidRPr="00F3500B">
        <w:rPr>
          <w:i/>
        </w:rPr>
        <w:t>Anytime</w:t>
      </w:r>
      <w:r w:rsidRPr="00F3500B">
        <w:t xml:space="preserve"> services, systems and devices.</w:t>
      </w:r>
    </w:p>
    <w:p w:rsidR="008532F7" w:rsidRPr="00F3500B" w:rsidRDefault="000D25E8">
      <w:r w:rsidRPr="00F3500B">
        <w:t>ETSI TS 102 822-1</w:t>
      </w:r>
      <w:r w:rsidR="00E64ECF" w:rsidRPr="00F3500B">
        <w:t> </w:t>
      </w:r>
      <w:r w:rsidR="00A937E2" w:rsidRPr="00F3500B">
        <w:t>[</w:t>
      </w:r>
      <w:r w:rsidR="00A937E2" w:rsidRPr="00F3500B">
        <w:fldChar w:fldCharType="begin"/>
      </w:r>
      <w:r w:rsidRPr="00F3500B">
        <w:instrText xml:space="preserve">REF REF_TS102822_1 \h </w:instrText>
      </w:r>
      <w:r w:rsidR="00A937E2" w:rsidRPr="00F3500B">
        <w:fldChar w:fldCharType="separate"/>
      </w:r>
      <w:r w:rsidR="00831E19" w:rsidRPr="00F3500B">
        <w:t>4</w:t>
      </w:r>
      <w:r w:rsidR="00A937E2" w:rsidRPr="00F3500B">
        <w:fldChar w:fldCharType="end"/>
      </w:r>
      <w:r w:rsidR="00A937E2" w:rsidRPr="00F3500B">
        <w:t>]</w:t>
      </w:r>
      <w:r w:rsidR="00A3385F" w:rsidRPr="00F3500B">
        <w:t xml:space="preserve"> and </w:t>
      </w:r>
      <w:r w:rsidRPr="00F3500B">
        <w:t>ETSI 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set the context and system architecture in which the standards for Metadata, Content referencing, Bi-directional metadata and Metadata protection are to be implemented in the </w:t>
      </w:r>
      <w:r w:rsidR="00344126" w:rsidRPr="00F3500B">
        <w:rPr>
          <w:i/>
        </w:rPr>
        <w:t>TV</w:t>
      </w:r>
      <w:r w:rsidR="00D12790" w:rsidRPr="00F3500B">
        <w:rPr>
          <w:i/>
        </w:rPr>
        <w:noBreakHyphen/>
      </w:r>
      <w:r w:rsidR="00344126" w:rsidRPr="00F3500B">
        <w:rPr>
          <w:i/>
        </w:rPr>
        <w:t>Anytime</w:t>
      </w:r>
      <w:r w:rsidR="00A3385F" w:rsidRPr="00F3500B">
        <w:t xml:space="preserve"> environment. </w:t>
      </w:r>
      <w:r w:rsidRPr="00F3500B">
        <w:t>ETSI TS 102 822-1</w:t>
      </w:r>
      <w:r w:rsidR="0039441A" w:rsidRPr="00F3500B">
        <w:t xml:space="preserve"> [</w:t>
      </w:r>
      <w:r w:rsidR="0039441A" w:rsidRPr="00F3500B">
        <w:fldChar w:fldCharType="begin"/>
      </w:r>
      <w:r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00E64ECF" w:rsidRPr="00F3500B">
        <w:t> </w:t>
      </w:r>
      <w:r w:rsidR="00A3385F" w:rsidRPr="00F3500B">
        <w:t xml:space="preserve">provides Phase 1 and Phase 2 benchmark business models against which the </w:t>
      </w:r>
      <w:r w:rsidR="00344126" w:rsidRPr="00F3500B">
        <w:rPr>
          <w:i/>
        </w:rPr>
        <w:t>TV</w:t>
      </w:r>
      <w:r w:rsidR="00344126" w:rsidRPr="00F3500B">
        <w:rPr>
          <w:i/>
        </w:rPr>
        <w:noBreakHyphen/>
        <w:t>Anytime</w:t>
      </w:r>
      <w:r w:rsidR="00A3385F" w:rsidRPr="00F3500B">
        <w:t xml:space="preserve"> system architecture is evaluated to ensure that the specification enable key business applications. </w:t>
      </w:r>
      <w:r w:rsidRPr="00F3500B">
        <w:t>ETSI TS 102 822-2</w:t>
      </w:r>
      <w:r w:rsidR="0039441A" w:rsidRPr="00F3500B">
        <w:t xml:space="preserve"> [</w:t>
      </w:r>
      <w:r w:rsidR="0039441A" w:rsidRPr="00F3500B">
        <w:fldChar w:fldCharType="begin"/>
      </w:r>
      <w:r w:rsidRPr="00F3500B">
        <w:instrText xml:space="preserve">REF REF_TS102822_2 \* MERGEFORMAT  \h </w:instrText>
      </w:r>
      <w:r w:rsidR="0039441A" w:rsidRPr="00F3500B">
        <w:fldChar w:fldCharType="separate"/>
      </w:r>
      <w:r w:rsidR="00831E19" w:rsidRPr="00F3500B">
        <w:t>5</w:t>
      </w:r>
      <w:r w:rsidR="0039441A" w:rsidRPr="00F3500B">
        <w:fldChar w:fldCharType="end"/>
      </w:r>
      <w:r w:rsidR="0039441A" w:rsidRPr="00F3500B">
        <w:t>]</w:t>
      </w:r>
      <w:r w:rsidR="00E64ECF" w:rsidRPr="00F3500B">
        <w:t> </w:t>
      </w:r>
      <w:r w:rsidR="00A3385F" w:rsidRPr="00F3500B">
        <w:t xml:space="preserve">presents the </w:t>
      </w:r>
      <w:r w:rsidR="00344126" w:rsidRPr="00F3500B">
        <w:rPr>
          <w:i/>
        </w:rPr>
        <w:t>TV</w:t>
      </w:r>
      <w:r w:rsidR="001425E5" w:rsidRPr="00F3500B">
        <w:rPr>
          <w:i/>
        </w:rPr>
        <w:t>-</w:t>
      </w:r>
      <w:r w:rsidR="00344126" w:rsidRPr="00F3500B">
        <w:rPr>
          <w:i/>
        </w:rPr>
        <w:t>Anytime</w:t>
      </w:r>
      <w:r w:rsidR="00A3385F" w:rsidRPr="00F3500B">
        <w:t xml:space="preserve"> System Architecture. These two documents are placed ahead of the others for their obvious introductory value. Note that these first two documents are largely informative, while the remainder of the series is normative.</w:t>
      </w:r>
    </w:p>
    <w:p w:rsidR="00A3385F" w:rsidRPr="00F3500B" w:rsidRDefault="00A3385F">
      <w:r w:rsidRPr="00F3500B">
        <w:t xml:space="preserve">Although each in the series of documents is intended to stand alone, a complete and coherent sense of the </w:t>
      </w:r>
      <w:r w:rsidR="00344126" w:rsidRPr="00F3500B">
        <w:rPr>
          <w:i/>
        </w:rPr>
        <w:t>TV</w:t>
      </w:r>
      <w:r w:rsidR="001425E5" w:rsidRPr="00F3500B">
        <w:rPr>
          <w:i/>
        </w:rPr>
        <w:t>-</w:t>
      </w:r>
      <w:r w:rsidR="00344126" w:rsidRPr="00F3500B">
        <w:rPr>
          <w:i/>
        </w:rPr>
        <w:t>Anytime</w:t>
      </w:r>
      <w:r w:rsidRPr="00F3500B">
        <w:t xml:space="preserve"> system standard can be gathered by reading all of the specification documents in numerical order.</w:t>
      </w:r>
    </w:p>
    <w:p w:rsidR="00A3385F" w:rsidRPr="00F3500B" w:rsidRDefault="00A3385F">
      <w:r w:rsidRPr="00F3500B">
        <w:t xml:space="preserve">The present document deals with Metadata Phase 1 features of the </w:t>
      </w:r>
      <w:r w:rsidR="00344126" w:rsidRPr="00F3500B">
        <w:rPr>
          <w:i/>
        </w:rPr>
        <w:t>TV</w:t>
      </w:r>
      <w:r w:rsidR="001425E5" w:rsidRPr="00F3500B">
        <w:rPr>
          <w:i/>
        </w:rPr>
        <w:t>-</w:t>
      </w:r>
      <w:r w:rsidR="00344126" w:rsidRPr="00F3500B">
        <w:rPr>
          <w:i/>
        </w:rPr>
        <w:t>Anytime</w:t>
      </w:r>
      <w:r w:rsidRPr="00F3500B">
        <w:t xml:space="preserve"> sp</w:t>
      </w:r>
      <w:r w:rsidR="00F70446" w:rsidRPr="00F3500B">
        <w:t xml:space="preserve">ecification as identified in </w:t>
      </w:r>
      <w:r w:rsidR="000D25E8" w:rsidRPr="00F3500B">
        <w:t>ETSI</w:t>
      </w:r>
      <w:r w:rsidR="00D12790" w:rsidRPr="00F3500B">
        <w:t xml:space="preserve"> </w:t>
      </w:r>
      <w:r w:rsidR="000D25E8" w:rsidRPr="00F3500B">
        <w:t>TS 102 822-1</w:t>
      </w:r>
      <w:r w:rsidR="00F70446" w:rsidRPr="00F3500B">
        <w:t> </w:t>
      </w:r>
      <w:r w:rsidR="0039441A" w:rsidRPr="00F3500B">
        <w:t>[</w:t>
      </w:r>
      <w:r w:rsidR="0039441A" w:rsidRPr="00F3500B">
        <w:fldChar w:fldCharType="begin"/>
      </w:r>
      <w:r w:rsidR="000D25E8"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Pr="00F3500B">
        <w:t>.</w:t>
      </w:r>
    </w:p>
    <w:p w:rsidR="00A3385F" w:rsidRPr="00F3500B" w:rsidRDefault="009674CC" w:rsidP="00305A36">
      <w:pPr>
        <w:keepNext/>
        <w:keepLines/>
      </w:pPr>
      <w:r w:rsidRPr="00F3500B">
        <w:t>T</w:t>
      </w:r>
      <w:r w:rsidR="00A3385F" w:rsidRPr="00F3500B">
        <w:t xml:space="preserve">he term </w:t>
      </w:r>
      <w:r w:rsidR="00452C3A" w:rsidRPr="00F3500B">
        <w:t>"</w:t>
      </w:r>
      <w:r w:rsidR="00A3385F" w:rsidRPr="00F3500B">
        <w:t>metadata</w:t>
      </w:r>
      <w:r w:rsidR="00452C3A" w:rsidRPr="00F3500B">
        <w:t>"</w:t>
      </w:r>
      <w:r w:rsidRPr="00F3500B">
        <w:t xml:space="preserve"> is used</w:t>
      </w:r>
      <w:r w:rsidR="00A3385F" w:rsidRPr="00F3500B">
        <w:t xml:space="preserve"> to mean descriptive data about content, such as programme title and synopsis. </w:t>
      </w:r>
      <w:r w:rsidRPr="00F3500B">
        <w:t>S</w:t>
      </w:r>
      <w:r w:rsidR="00A3385F" w:rsidRPr="00F3500B">
        <w:t xml:space="preserve">uch metadata </w:t>
      </w:r>
      <w:r w:rsidRPr="00F3500B">
        <w:t xml:space="preserve">are called </w:t>
      </w:r>
      <w:r w:rsidR="00452C3A" w:rsidRPr="00F3500B">
        <w:t>"</w:t>
      </w:r>
      <w:r w:rsidR="00A3385F" w:rsidRPr="00F3500B">
        <w:t>attractors</w:t>
      </w:r>
      <w:r w:rsidR="00452C3A" w:rsidRPr="00F3500B">
        <w:t>"</w:t>
      </w:r>
      <w:r w:rsidR="00A3385F" w:rsidRPr="00F3500B">
        <w:t xml:space="preserve"> because they can attract a consumer to content. Attractors allow consumers to find, navigate and manage content from various sources. In addition to attractors, metadata as defined by </w:t>
      </w:r>
      <w:r w:rsidR="00344126" w:rsidRPr="00F3500B">
        <w:rPr>
          <w:i/>
        </w:rPr>
        <w:t>TV</w:t>
      </w:r>
      <w:r w:rsidR="001425E5" w:rsidRPr="00F3500B">
        <w:rPr>
          <w:i/>
        </w:rPr>
        <w:t>-</w:t>
      </w:r>
      <w:r w:rsidR="00344126" w:rsidRPr="00F3500B">
        <w:rPr>
          <w:i/>
        </w:rPr>
        <w:t>Anytime</w:t>
      </w:r>
      <w:r w:rsidR="00A3385F" w:rsidRPr="00F3500B">
        <w:t xml:space="preserve"> also includes information about user preferences and history. User preference information, such as favourite actors or TV shows, is included within the scope of </w:t>
      </w:r>
      <w:r w:rsidR="00344126" w:rsidRPr="00F3500B">
        <w:rPr>
          <w:i/>
        </w:rPr>
        <w:t>TV</w:t>
      </w:r>
      <w:r w:rsidR="001425E5" w:rsidRPr="00F3500B">
        <w:rPr>
          <w:i/>
        </w:rPr>
        <w:t>-</w:t>
      </w:r>
      <w:r w:rsidR="00344126" w:rsidRPr="00F3500B">
        <w:rPr>
          <w:i/>
        </w:rPr>
        <w:t>Anytime</w:t>
      </w:r>
      <w:r w:rsidR="00A3385F" w:rsidRPr="00F3500B">
        <w:t xml:space="preserve"> metadata to allow software agents to select content on the consumer</w:t>
      </w:r>
      <w:r w:rsidR="005B1F1E" w:rsidRPr="00F3500B">
        <w:t>'</w:t>
      </w:r>
      <w:r w:rsidR="00A3385F" w:rsidRPr="00F3500B">
        <w:t>s behalf.</w:t>
      </w:r>
    </w:p>
    <w:p w:rsidR="00A3385F" w:rsidRPr="00F3500B" w:rsidRDefault="00A3385F">
      <w:pPr>
        <w:rPr>
          <w:lang w:eastAsia="ja-JP"/>
        </w:rPr>
      </w:pPr>
      <w:r w:rsidRPr="00F3500B">
        <w:t xml:space="preserve">The formal definitions of metadata schemas </w:t>
      </w:r>
      <w:r w:rsidRPr="00F3500B">
        <w:rPr>
          <w:lang w:eastAsia="ja-JP"/>
        </w:rPr>
        <w:t>should</w:t>
      </w:r>
      <w:r w:rsidRPr="00F3500B">
        <w:t xml:space="preserve"> be read in conjunction with the system specification </w:t>
      </w:r>
      <w:r w:rsidR="000D25E8" w:rsidRPr="00F3500B">
        <w:t>ETSI</w:t>
      </w:r>
      <w:r w:rsidR="00D12790" w:rsidRPr="00F3500B">
        <w:t xml:space="preserve"> </w:t>
      </w:r>
      <w:r w:rsidR="000D25E8" w:rsidRPr="00F3500B">
        <w:t>TS 102 822</w:t>
      </w:r>
      <w:r w:rsidR="000D25E8" w:rsidRPr="00F3500B">
        <w:noBreakHyphen/>
        <w:t>2</w:t>
      </w:r>
      <w:r w:rsidR="00E64ECF" w:rsidRPr="00F3500B">
        <w:t> [</w:t>
      </w:r>
      <w:r w:rsidRPr="00F3500B">
        <w:fldChar w:fldCharType="begin"/>
      </w:r>
      <w:r w:rsidR="000D25E8" w:rsidRPr="00F3500B">
        <w:instrText xml:space="preserve">REF REF_TS102822_2  \* MERGEFORMAT  \h </w:instrText>
      </w:r>
      <w:r w:rsidRPr="00F3500B">
        <w:fldChar w:fldCharType="separate"/>
      </w:r>
      <w:r w:rsidR="00831E19" w:rsidRPr="00F3500B">
        <w:t>5</w:t>
      </w:r>
      <w:r w:rsidRPr="00F3500B">
        <w:fldChar w:fldCharType="end"/>
      </w:r>
      <w:r w:rsidRPr="00F3500B">
        <w:t xml:space="preserve">] defining how they </w:t>
      </w:r>
      <w:r w:rsidRPr="00F3500B">
        <w:rPr>
          <w:lang w:eastAsia="ja-JP"/>
        </w:rPr>
        <w:t>could</w:t>
      </w:r>
      <w:r w:rsidRPr="00F3500B">
        <w:t xml:space="preserve"> be used in an end-to-end system.</w:t>
      </w:r>
    </w:p>
    <w:p w:rsidR="008532F7" w:rsidRPr="00F3500B" w:rsidRDefault="00344126">
      <w:pPr>
        <w:rPr>
          <w:lang w:eastAsia="ja-JP"/>
        </w:rPr>
      </w:pPr>
      <w:r w:rsidRPr="00F3500B">
        <w:rPr>
          <w:i/>
        </w:rPr>
        <w:t>TV</w:t>
      </w:r>
      <w:r w:rsidR="001425E5" w:rsidRPr="00F3500B">
        <w:rPr>
          <w:i/>
        </w:rPr>
        <w:t>-</w:t>
      </w:r>
      <w:r w:rsidRPr="00F3500B">
        <w:rPr>
          <w:i/>
        </w:rPr>
        <w:t>Anytime</w:t>
      </w:r>
      <w:r w:rsidR="00A3385F" w:rsidRPr="00F3500B">
        <w:t xml:space="preserve"> only defines the metadata format for metadata that may be exchanged between various entities such as between the content provider and consumer, among consumers, or between a third-party metadata provider and the consumer.</w:t>
      </w:r>
    </w:p>
    <w:p w:rsidR="00A3385F" w:rsidRPr="00F3500B" w:rsidRDefault="00A3385F" w:rsidP="00204C84">
      <w:pPr>
        <w:keepNext/>
        <w:keepLines/>
        <w:rPr>
          <w:lang w:eastAsia="ja-JP"/>
        </w:rPr>
      </w:pPr>
      <w:r w:rsidRPr="00F3500B">
        <w:rPr>
          <w:lang w:eastAsia="ja-JP"/>
        </w:rPr>
        <w:t xml:space="preserve">There are two sub-parts to </w:t>
      </w:r>
      <w:r w:rsidR="000D25E8" w:rsidRPr="00F3500B">
        <w:rPr>
          <w:lang w:eastAsia="ja-JP"/>
        </w:rPr>
        <w:t>ETSI TS 102 822-3</w:t>
      </w:r>
      <w:r w:rsidRPr="00F3500B">
        <w:rPr>
          <w:lang w:eastAsia="ja-JP"/>
        </w:rPr>
        <w:t xml:space="preserve"> addressing Phase 1:</w:t>
      </w:r>
    </w:p>
    <w:p w:rsidR="00A3385F" w:rsidRPr="00F3500B" w:rsidRDefault="00A3385F" w:rsidP="00204C84">
      <w:pPr>
        <w:pStyle w:val="B1"/>
        <w:keepNext/>
        <w:keepLines/>
        <w:rPr>
          <w:lang w:eastAsia="ja-JP"/>
        </w:rPr>
      </w:pPr>
      <w:r w:rsidRPr="00F3500B">
        <w:rPr>
          <w:lang w:eastAsia="ja-JP"/>
        </w:rPr>
        <w:t xml:space="preserve">In </w:t>
      </w:r>
      <w:r w:rsidR="00F70446" w:rsidRPr="00F3500B">
        <w:rPr>
          <w:b/>
          <w:lang w:eastAsia="ja-JP"/>
        </w:rPr>
        <w:t>s</w:t>
      </w:r>
      <w:r w:rsidRPr="00F3500B">
        <w:rPr>
          <w:b/>
          <w:lang w:eastAsia="ja-JP"/>
        </w:rPr>
        <w:t>ub-part 1</w:t>
      </w:r>
      <w:r w:rsidRPr="00F3500B">
        <w:rPr>
          <w:lang w:eastAsia="ja-JP"/>
        </w:rPr>
        <w:t xml:space="preserve">, XML is the </w:t>
      </w:r>
      <w:r w:rsidR="00452C3A" w:rsidRPr="00F3500B">
        <w:rPr>
          <w:lang w:eastAsia="ja-JP"/>
        </w:rPr>
        <w:t>"</w:t>
      </w:r>
      <w:r w:rsidRPr="00F3500B">
        <w:rPr>
          <w:lang w:eastAsia="ja-JP"/>
        </w:rPr>
        <w:t>representation format</w:t>
      </w:r>
      <w:r w:rsidR="00452C3A" w:rsidRPr="00F3500B">
        <w:rPr>
          <w:lang w:eastAsia="ja-JP"/>
        </w:rPr>
        <w:t>"</w:t>
      </w:r>
      <w:r w:rsidRPr="00F3500B">
        <w:rPr>
          <w:lang w:eastAsia="ja-JP"/>
        </w:rPr>
        <w:t xml:space="preserve"> used to define the schemas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Specification (the present document). Although XML Schema is used to define how metadata is represented in XML, it can also be used to describe equivalent, non-XML representations of the same metadata.</w:t>
      </w:r>
    </w:p>
    <w:p w:rsidR="00A3385F" w:rsidRPr="00F3500B" w:rsidRDefault="00A3385F">
      <w:pPr>
        <w:pStyle w:val="B1"/>
        <w:rPr>
          <w:lang w:eastAsia="ja-JP"/>
        </w:rPr>
      </w:pPr>
      <w:r w:rsidRPr="00F3500B">
        <w:rPr>
          <w:b/>
        </w:rPr>
        <w:t xml:space="preserve">Sub-part 2 </w:t>
      </w:r>
      <w:r w:rsidRPr="00F3500B">
        <w:t xml:space="preserve">of </w:t>
      </w: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Specification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 xml:space="preserve">]) addresses the formatting of metadata including a recommended binary format, fragmentation, encapsulation of fragments and indexing of metadata descriptions. </w:t>
      </w:r>
      <w:r w:rsidR="000D25E8" w:rsidRPr="00F3500B">
        <w:rPr>
          <w:lang w:eastAsia="ja-JP"/>
        </w:rPr>
        <w:t>ETSI TS 102 822-2</w:t>
      </w:r>
      <w:r w:rsidR="00E64ECF" w:rsidRPr="00F3500B">
        <w:rPr>
          <w:lang w:eastAsia="ja-JP"/>
        </w:rPr>
        <w:t> [</w:t>
      </w:r>
      <w:r w:rsidRPr="00F3500B">
        <w:rPr>
          <w:lang w:eastAsia="ja-JP"/>
        </w:rPr>
        <w:fldChar w:fldCharType="begin"/>
      </w:r>
      <w:r w:rsidR="000D25E8" w:rsidRPr="00F3500B">
        <w:rPr>
          <w:lang w:eastAsia="ja-JP"/>
        </w:rPr>
        <w:instrText xml:space="preserve">REF REF_TS102822_2  \* MERGEFORMAT  \h </w:instrText>
      </w:r>
      <w:r w:rsidRPr="00F3500B">
        <w:rPr>
          <w:lang w:eastAsia="ja-JP"/>
        </w:rPr>
      </w:r>
      <w:r w:rsidRPr="00F3500B">
        <w:rPr>
          <w:lang w:eastAsia="ja-JP"/>
        </w:rPr>
        <w:fldChar w:fldCharType="separate"/>
      </w:r>
      <w:r w:rsidR="00831E19" w:rsidRPr="00F3500B">
        <w:t>5</w:t>
      </w:r>
      <w:r w:rsidRPr="00F3500B">
        <w:rPr>
          <w:lang w:eastAsia="ja-JP"/>
        </w:rPr>
        <w:fldChar w:fldCharType="end"/>
      </w:r>
      <w:r w:rsidRPr="00F3500B">
        <w:rPr>
          <w:lang w:eastAsia="ja-JP"/>
        </w:rPr>
        <w:t xml:space="preserve">] </w:t>
      </w:r>
      <w:r w:rsidRPr="00F3500B">
        <w:t xml:space="preserve">defines how these schemas are used in an end-to-end system. Although the transport </w:t>
      </w:r>
      <w:r w:rsidRPr="00F3500B">
        <w:rPr>
          <w:lang w:eastAsia="ja-JP"/>
        </w:rPr>
        <w:t>of</w:t>
      </w:r>
      <w:r w:rsidRPr="00F3500B">
        <w:t xml:space="preserve"> metadata is out of scope of </w:t>
      </w:r>
      <w:r w:rsidR="00344126" w:rsidRPr="00F3500B">
        <w:rPr>
          <w:i/>
        </w:rPr>
        <w:t>TV</w:t>
      </w:r>
      <w:r w:rsidR="001425E5" w:rsidRPr="00F3500B">
        <w:rPr>
          <w:i/>
        </w:rPr>
        <w:t>-</w:t>
      </w:r>
      <w:r w:rsidR="00344126" w:rsidRPr="00F3500B">
        <w:rPr>
          <w:i/>
        </w:rPr>
        <w:t>Anytime</w:t>
      </w:r>
      <w:r w:rsidRPr="00F3500B">
        <w:t xml:space="preserve">, requirements have been identified. Other bodies such as DVB, ATSC and ARIB will specify the appropriate transport mechanisms for their respective systems. </w:t>
      </w:r>
      <w:r w:rsidRPr="00F3500B">
        <w:rPr>
          <w:lang w:eastAsia="ja-JP"/>
        </w:rPr>
        <w:t>Furthermore, t</w:t>
      </w:r>
      <w:r w:rsidRPr="00F3500B">
        <w:t>he manner in which metadata is stored, accessed and used on the PDR is also out of scope of the present document.</w:t>
      </w:r>
    </w:p>
    <w:p w:rsidR="00A3385F" w:rsidRPr="00F3500B" w:rsidRDefault="00A3385F" w:rsidP="00614D0B">
      <w:pPr>
        <w:pStyle w:val="Heading1"/>
      </w:pPr>
      <w:bookmarkStart w:id="10" w:name="_Toc445718937"/>
      <w:r w:rsidRPr="00F3500B">
        <w:t>2</w:t>
      </w:r>
      <w:r w:rsidRPr="00F3500B">
        <w:tab/>
        <w:t>References</w:t>
      </w:r>
      <w:bookmarkEnd w:id="10"/>
    </w:p>
    <w:p w:rsidR="00676033" w:rsidRPr="00F3500B" w:rsidRDefault="00676033" w:rsidP="00614D0B">
      <w:pPr>
        <w:pStyle w:val="Heading2"/>
      </w:pPr>
      <w:bookmarkStart w:id="11" w:name="_Toc445718938"/>
      <w:r w:rsidRPr="00F3500B">
        <w:t>2.1</w:t>
      </w:r>
      <w:r w:rsidRPr="00F3500B">
        <w:tab/>
        <w:t>Normative references</w:t>
      </w:r>
      <w:bookmarkEnd w:id="11"/>
    </w:p>
    <w:p w:rsidR="00700393" w:rsidRPr="00F3500B" w:rsidRDefault="00700393" w:rsidP="00700393">
      <w:r w:rsidRPr="00F3500B">
        <w:t>References are either specific (identified by date of publication and/or edition number or version number) or non</w:t>
      </w:r>
      <w:r w:rsidRPr="00F3500B">
        <w:noBreakHyphen/>
        <w:t>specific. For specific references, only the cited version applies. For non-specific references, the latest version of the reference</w:t>
      </w:r>
      <w:r w:rsidR="00883B4B">
        <w:t>d</w:t>
      </w:r>
      <w:r w:rsidRPr="00F3500B">
        <w:t xml:space="preserve"> document (including any amendments) applies.</w:t>
      </w:r>
    </w:p>
    <w:p w:rsidR="00700393" w:rsidRPr="00F3500B" w:rsidRDefault="00700393" w:rsidP="00883B4B">
      <w:pPr>
        <w:keepNext/>
      </w:pPr>
      <w:r w:rsidRPr="00F3500B">
        <w:lastRenderedPageBreak/>
        <w:t xml:space="preserve">Referenced documents which are not found to be publicly available in the expected location might be found at </w:t>
      </w:r>
      <w:hyperlink r:id="rId17" w:history="1">
        <w:r w:rsidRPr="00F3500B">
          <w:rPr>
            <w:rStyle w:val="Hyperlink"/>
          </w:rPr>
          <w:t>http://docbox.etsi.org/Reference</w:t>
        </w:r>
      </w:hyperlink>
      <w:r w:rsidRPr="00F3500B">
        <w:t>.</w:t>
      </w:r>
    </w:p>
    <w:p w:rsidR="00700393" w:rsidRPr="00F3500B" w:rsidRDefault="00700393" w:rsidP="00700393">
      <w:pPr>
        <w:pStyle w:val="NO"/>
      </w:pPr>
      <w:r w:rsidRPr="00F3500B">
        <w:t>NOTE:</w:t>
      </w:r>
      <w:r w:rsidRPr="00F3500B">
        <w:tab/>
        <w:t>While any hyperlinks included in this clause were valid at the time of publication, ETSI cannot guarantee their long term validity.</w:t>
      </w:r>
    </w:p>
    <w:p w:rsidR="00700393" w:rsidRPr="00F3500B" w:rsidRDefault="00700393" w:rsidP="00700393">
      <w:pPr>
        <w:rPr>
          <w:lang w:eastAsia="en-GB"/>
        </w:rPr>
      </w:pPr>
      <w:r w:rsidRPr="00F3500B">
        <w:rPr>
          <w:lang w:eastAsia="en-GB"/>
        </w:rPr>
        <w:t>The following referenced documents are necessary for the application of the present document.</w:t>
      </w:r>
    </w:p>
    <w:p w:rsidR="00A3385F" w:rsidRPr="0037143C" w:rsidRDefault="00942FFF" w:rsidP="00942FFF">
      <w:pPr>
        <w:pStyle w:val="EX"/>
        <w:rPr>
          <w:lang w:val="fr-CH" w:eastAsia="ja-JP"/>
        </w:rPr>
      </w:pPr>
      <w:r w:rsidRPr="0037143C">
        <w:rPr>
          <w:lang w:val="fr-CH" w:eastAsia="ja-JP"/>
        </w:rPr>
        <w:t>[</w:t>
      </w:r>
      <w:bookmarkStart w:id="12" w:name="REF_XMLSCHEMAW3CRECOMMENDATIONSVERSION20"/>
      <w:r w:rsidRPr="00F3500B">
        <w:rPr>
          <w:lang w:eastAsia="ja-JP"/>
        </w:rPr>
        <w:fldChar w:fldCharType="begin"/>
      </w:r>
      <w:r w:rsidRPr="0037143C">
        <w:rPr>
          <w:lang w:val="fr-CH" w:eastAsia="ja-JP"/>
        </w:rPr>
        <w:instrText>SEQ REF</w:instrText>
      </w:r>
      <w:r w:rsidRPr="00F3500B">
        <w:rPr>
          <w:lang w:eastAsia="ja-JP"/>
        </w:rPr>
        <w:fldChar w:fldCharType="separate"/>
      </w:r>
      <w:r w:rsidR="00831E19" w:rsidRPr="0037143C">
        <w:rPr>
          <w:lang w:val="fr-CH" w:eastAsia="ja-JP"/>
        </w:rPr>
        <w:t>1</w:t>
      </w:r>
      <w:r w:rsidRPr="00F3500B">
        <w:rPr>
          <w:lang w:eastAsia="ja-JP"/>
        </w:rPr>
        <w:fldChar w:fldCharType="end"/>
      </w:r>
      <w:bookmarkEnd w:id="12"/>
      <w:r w:rsidRPr="0037143C">
        <w:rPr>
          <w:lang w:val="fr-CH" w:eastAsia="ja-JP"/>
        </w:rPr>
        <w:t>]</w:t>
      </w:r>
      <w:r w:rsidRPr="0037143C">
        <w:rPr>
          <w:lang w:val="fr-CH" w:eastAsia="ja-JP"/>
        </w:rPr>
        <w:tab/>
        <w:t>XML Schema, W3C Recommendations (version 20010502).</w:t>
      </w:r>
    </w:p>
    <w:p w:rsidR="00A3385F" w:rsidRPr="0037143C" w:rsidRDefault="00A3385F">
      <w:pPr>
        <w:pStyle w:val="NO"/>
        <w:rPr>
          <w:lang w:val="fr-CH" w:eastAsia="ja-JP"/>
        </w:rPr>
      </w:pPr>
      <w:r w:rsidRPr="0037143C">
        <w:rPr>
          <w:lang w:val="fr-CH" w:eastAsia="ja-JP"/>
        </w:rPr>
        <w:t>NOTE:</w:t>
      </w:r>
      <w:r w:rsidRPr="0037143C">
        <w:rPr>
          <w:lang w:val="fr-CH" w:eastAsia="ja-JP"/>
        </w:rPr>
        <w:tab/>
        <w:t>Available at:</w:t>
      </w:r>
      <w:r w:rsidR="00072089" w:rsidRPr="0037143C">
        <w:rPr>
          <w:lang w:val="fr-CH" w:eastAsia="ja-JP"/>
        </w:rPr>
        <w:br/>
      </w:r>
      <w:r w:rsidRPr="0037143C">
        <w:rPr>
          <w:lang w:val="fr-CH"/>
        </w:rPr>
        <w:tab/>
      </w:r>
      <w:r w:rsidR="00676DBE">
        <w:fldChar w:fldCharType="begin"/>
      </w:r>
      <w:r w:rsidR="00676DBE" w:rsidRPr="00676DBE">
        <w:rPr>
          <w:lang w:val="fr-CH"/>
          <w:rPrChange w:id="13" w:author="Evain, Jean-Pierre" w:date="2017-06-12T09:37:00Z">
            <w:rPr/>
          </w:rPrChange>
        </w:rPr>
        <w:instrText xml:space="preserve"> HYPERLINK "http://www.w3.org/TR/2001/REC-xmlschema-0-20010502" </w:instrText>
      </w:r>
      <w:r w:rsidR="00676DBE">
        <w:fldChar w:fldCharType="separate"/>
      </w:r>
      <w:r w:rsidRPr="0037143C">
        <w:rPr>
          <w:rStyle w:val="Hyperlink"/>
          <w:lang w:val="fr-CH"/>
        </w:rPr>
        <w:t>http://www.w3.org/TR/2001/REC-xmlschema-0-20010502</w:t>
      </w:r>
      <w:r w:rsidR="00676DBE">
        <w:rPr>
          <w:rStyle w:val="Hyperlink"/>
          <w:lang w:val="fr-CH"/>
        </w:rPr>
        <w:fldChar w:fldCharType="end"/>
      </w:r>
      <w:r w:rsidRPr="0037143C">
        <w:rPr>
          <w:lang w:val="fr-CH"/>
        </w:rPr>
        <w:t>,</w:t>
      </w:r>
      <w:r w:rsidR="00072089" w:rsidRPr="0037143C">
        <w:rPr>
          <w:lang w:val="fr-CH"/>
        </w:rPr>
        <w:br/>
      </w:r>
      <w:r w:rsidRPr="0037143C">
        <w:rPr>
          <w:lang w:val="fr-CH"/>
        </w:rPr>
        <w:tab/>
      </w:r>
      <w:r w:rsidR="00676DBE">
        <w:fldChar w:fldCharType="begin"/>
      </w:r>
      <w:r w:rsidR="00676DBE" w:rsidRPr="00676DBE">
        <w:rPr>
          <w:lang w:val="fr-CH"/>
          <w:rPrChange w:id="14" w:author="Evain, Jean-Pierre" w:date="2017-06-12T09:37:00Z">
            <w:rPr/>
          </w:rPrChange>
        </w:rPr>
        <w:instrText xml:space="preserve"> HYPERLINK "http://www.w3.org/TR/2001/REC-xmlschema-1-20010502" </w:instrText>
      </w:r>
      <w:r w:rsidR="00676DBE">
        <w:fldChar w:fldCharType="separate"/>
      </w:r>
      <w:r w:rsidRPr="0037143C">
        <w:rPr>
          <w:rStyle w:val="Hyperlink"/>
          <w:lang w:val="fr-CH"/>
        </w:rPr>
        <w:t>http://www.w3.org/TR/2001/REC-xmlschema-1-20010502</w:t>
      </w:r>
      <w:r w:rsidR="00676DBE">
        <w:rPr>
          <w:rStyle w:val="Hyperlink"/>
          <w:lang w:val="fr-CH"/>
        </w:rPr>
        <w:fldChar w:fldCharType="end"/>
      </w:r>
      <w:r w:rsidRPr="0037143C">
        <w:rPr>
          <w:lang w:val="fr-CH"/>
        </w:rPr>
        <w:t>,</w:t>
      </w:r>
      <w:r w:rsidR="00072089" w:rsidRPr="0037143C">
        <w:rPr>
          <w:lang w:val="fr-CH"/>
        </w:rPr>
        <w:br/>
      </w:r>
      <w:r w:rsidRPr="0037143C">
        <w:rPr>
          <w:lang w:val="fr-CH"/>
        </w:rPr>
        <w:tab/>
      </w:r>
      <w:r w:rsidR="00676DBE">
        <w:fldChar w:fldCharType="begin"/>
      </w:r>
      <w:r w:rsidR="00676DBE" w:rsidRPr="00676DBE">
        <w:rPr>
          <w:lang w:val="fr-CH"/>
          <w:rPrChange w:id="15" w:author="Evain, Jean-Pierre" w:date="2017-06-12T09:37:00Z">
            <w:rPr/>
          </w:rPrChange>
        </w:rPr>
        <w:instrText xml:space="preserve"> HYPERLINK "http://www.w3.org/XML/Schema" </w:instrText>
      </w:r>
      <w:r w:rsidR="00676DBE">
        <w:fldChar w:fldCharType="separate"/>
      </w:r>
      <w:r w:rsidRPr="0037143C">
        <w:rPr>
          <w:rStyle w:val="Hyperlink"/>
          <w:lang w:val="fr-CH"/>
        </w:rPr>
        <w:t>http://www.w3.org/TR/2001/REC-xmlschema-2-20010502</w:t>
      </w:r>
      <w:r w:rsidR="00676DBE">
        <w:rPr>
          <w:rStyle w:val="Hyperlink"/>
          <w:lang w:val="fr-CH"/>
        </w:rPr>
        <w:fldChar w:fldCharType="end"/>
      </w:r>
      <w:r w:rsidRPr="0037143C">
        <w:rPr>
          <w:lang w:val="fr-CH"/>
        </w:rPr>
        <w:t>.</w:t>
      </w:r>
    </w:p>
    <w:p w:rsidR="00A3385F" w:rsidRPr="0037143C" w:rsidRDefault="00942FFF" w:rsidP="00942FFF">
      <w:pPr>
        <w:pStyle w:val="EX"/>
        <w:rPr>
          <w:lang w:val="fr-CH"/>
        </w:rPr>
      </w:pPr>
      <w:r w:rsidRPr="0037143C">
        <w:rPr>
          <w:lang w:val="fr-CH"/>
        </w:rPr>
        <w:t>[</w:t>
      </w:r>
      <w:bookmarkStart w:id="16" w:name="REF_ISOIEC15938_5"/>
      <w:r w:rsidRPr="00F3500B">
        <w:fldChar w:fldCharType="begin"/>
      </w:r>
      <w:r w:rsidRPr="0037143C">
        <w:rPr>
          <w:lang w:val="fr-CH"/>
        </w:rPr>
        <w:instrText>SEQ REF</w:instrText>
      </w:r>
      <w:r w:rsidRPr="00F3500B">
        <w:fldChar w:fldCharType="separate"/>
      </w:r>
      <w:r w:rsidR="00831E19" w:rsidRPr="0037143C">
        <w:rPr>
          <w:lang w:val="fr-CH"/>
        </w:rPr>
        <w:t>2</w:t>
      </w:r>
      <w:r w:rsidRPr="00F3500B">
        <w:fldChar w:fldCharType="end"/>
      </w:r>
      <w:bookmarkEnd w:id="16"/>
      <w:r w:rsidRPr="0037143C">
        <w:rPr>
          <w:lang w:val="fr-CH"/>
        </w:rPr>
        <w:t>]</w:t>
      </w:r>
      <w:r w:rsidRPr="0037143C">
        <w:rPr>
          <w:lang w:val="fr-CH"/>
        </w:rPr>
        <w:tab/>
        <w:t>ISO/IEC 15938-5 (2003): "Information technology -- Multimedia content description interface -- Part 5: Multimedia description schemes".</w:t>
      </w:r>
    </w:p>
    <w:p w:rsidR="00A3385F" w:rsidRPr="0037143C" w:rsidRDefault="00942FFF" w:rsidP="00942FFF">
      <w:pPr>
        <w:pStyle w:val="EX"/>
        <w:rPr>
          <w:lang w:val="fr-CH"/>
        </w:rPr>
      </w:pPr>
      <w:r w:rsidRPr="0037143C">
        <w:rPr>
          <w:lang w:val="fr-CH"/>
        </w:rPr>
        <w:t>[</w:t>
      </w:r>
      <w:bookmarkStart w:id="17" w:name="REF_ISOIEC15938_2"/>
      <w:r w:rsidRPr="00F3500B">
        <w:fldChar w:fldCharType="begin"/>
      </w:r>
      <w:r w:rsidRPr="0037143C">
        <w:rPr>
          <w:lang w:val="fr-CH"/>
        </w:rPr>
        <w:instrText>SEQ REF</w:instrText>
      </w:r>
      <w:r w:rsidRPr="00F3500B">
        <w:fldChar w:fldCharType="separate"/>
      </w:r>
      <w:r w:rsidR="00831E19" w:rsidRPr="0037143C">
        <w:rPr>
          <w:lang w:val="fr-CH"/>
        </w:rPr>
        <w:t>3</w:t>
      </w:r>
      <w:r w:rsidRPr="00F3500B">
        <w:fldChar w:fldCharType="end"/>
      </w:r>
      <w:bookmarkEnd w:id="17"/>
      <w:r w:rsidRPr="0037143C">
        <w:rPr>
          <w:lang w:val="fr-CH"/>
        </w:rPr>
        <w:t>]</w:t>
      </w:r>
      <w:r w:rsidRPr="0037143C">
        <w:rPr>
          <w:lang w:val="fr-CH"/>
        </w:rPr>
        <w:tab/>
        <w:t>ISO/IEC 15938-2 (2002): "Information technology -- Multimedia content description interface -- Part 2: Description definition language".</w:t>
      </w:r>
    </w:p>
    <w:p w:rsidR="00A3385F" w:rsidRPr="00F3500B" w:rsidRDefault="00942FFF" w:rsidP="00942FFF">
      <w:pPr>
        <w:pStyle w:val="EX"/>
      </w:pPr>
      <w:r w:rsidRPr="00F3500B">
        <w:t>[</w:t>
      </w:r>
      <w:bookmarkStart w:id="18" w:name="REF_TS102822_1"/>
      <w:r w:rsidRPr="00F3500B">
        <w:fldChar w:fldCharType="begin"/>
      </w:r>
      <w:r w:rsidRPr="00F3500B">
        <w:instrText>SEQ REF</w:instrText>
      </w:r>
      <w:r w:rsidRPr="00F3500B">
        <w:fldChar w:fldCharType="separate"/>
      </w:r>
      <w:r w:rsidR="00831E19" w:rsidRPr="00F3500B">
        <w:t>4</w:t>
      </w:r>
      <w:r w:rsidRPr="00F3500B">
        <w:fldChar w:fldCharType="end"/>
      </w:r>
      <w:bookmarkEnd w:id="18"/>
      <w:r w:rsidRPr="00F3500B">
        <w:t>]</w:t>
      </w:r>
      <w:r w:rsidRPr="00F3500B">
        <w:tab/>
        <w:t>ETSI TS 102 822-1: "Broadcast and On-line Services: Search, select, and rightful use of content on personal storage systems ("TV-Anytime"); Part 1: Benchmark Features".</w:t>
      </w:r>
    </w:p>
    <w:p w:rsidR="00A3385F" w:rsidRPr="00F3500B" w:rsidRDefault="00942FFF" w:rsidP="00942FFF">
      <w:pPr>
        <w:pStyle w:val="EX"/>
      </w:pPr>
      <w:r w:rsidRPr="00F3500B">
        <w:t>[</w:t>
      </w:r>
      <w:bookmarkStart w:id="19" w:name="REF_TS102822_2"/>
      <w:r w:rsidRPr="00F3500B">
        <w:fldChar w:fldCharType="begin"/>
      </w:r>
      <w:r w:rsidRPr="00F3500B">
        <w:instrText>SEQ REF</w:instrText>
      </w:r>
      <w:r w:rsidRPr="00F3500B">
        <w:fldChar w:fldCharType="separate"/>
      </w:r>
      <w:r w:rsidR="00831E19" w:rsidRPr="00F3500B">
        <w:t>5</w:t>
      </w:r>
      <w:r w:rsidRPr="00F3500B">
        <w:fldChar w:fldCharType="end"/>
      </w:r>
      <w:bookmarkEnd w:id="19"/>
      <w:r w:rsidRPr="00F3500B">
        <w:t>]</w:t>
      </w:r>
      <w:r w:rsidRPr="00F3500B">
        <w:tab/>
        <w:t>ETSI TS 102 822-2: "Broadcast and On-line Services: Search, select, and rightful use of content on personal storage systems ("TV-Anytime"); Part 2: Phase 1 - System description".</w:t>
      </w:r>
    </w:p>
    <w:p w:rsidR="00A3385F" w:rsidRPr="00F3500B" w:rsidRDefault="00942FFF" w:rsidP="00942FFF">
      <w:pPr>
        <w:pStyle w:val="EX"/>
      </w:pPr>
      <w:r w:rsidRPr="00F3500B">
        <w:t>[</w:t>
      </w:r>
      <w:bookmarkStart w:id="20" w:name="REF_TS102822_3_2"/>
      <w:r w:rsidRPr="00F3500B">
        <w:fldChar w:fldCharType="begin"/>
      </w:r>
      <w:r w:rsidRPr="00F3500B">
        <w:instrText>SEQ REF</w:instrText>
      </w:r>
      <w:r w:rsidRPr="00F3500B">
        <w:fldChar w:fldCharType="separate"/>
      </w:r>
      <w:r w:rsidR="00831E19" w:rsidRPr="00F3500B">
        <w:t>6</w:t>
      </w:r>
      <w:r w:rsidRPr="00F3500B">
        <w:fldChar w:fldCharType="end"/>
      </w:r>
      <w:bookmarkEnd w:id="20"/>
      <w:r w:rsidRPr="00F3500B">
        <w:t>]</w:t>
      </w:r>
      <w:r w:rsidRPr="00F3500B">
        <w:tab/>
        <w:t>ETSI TS 102 822-3-2: "Broadcast and On-line Services: Search, select, and rightful use of content on personal storage systems ("TV-Anytime"); Part 3: Metadata; Sub-part 2: System aspects in a uni-directional environment".</w:t>
      </w:r>
    </w:p>
    <w:p w:rsidR="00A3385F" w:rsidRPr="00F3500B" w:rsidRDefault="00942FFF" w:rsidP="00942FFF">
      <w:pPr>
        <w:pStyle w:val="EX"/>
      </w:pPr>
      <w:r w:rsidRPr="00F3500B">
        <w:t>[</w:t>
      </w:r>
      <w:bookmarkStart w:id="21" w:name="REF_TS102822_3_3"/>
      <w:r w:rsidRPr="00F3500B">
        <w:fldChar w:fldCharType="begin"/>
      </w:r>
      <w:r w:rsidRPr="00F3500B">
        <w:instrText>SEQ REF</w:instrText>
      </w:r>
      <w:r w:rsidRPr="00F3500B">
        <w:fldChar w:fldCharType="separate"/>
      </w:r>
      <w:r w:rsidR="00831E19" w:rsidRPr="00F3500B">
        <w:t>7</w:t>
      </w:r>
      <w:r w:rsidRPr="00F3500B">
        <w:fldChar w:fldCharType="end"/>
      </w:r>
      <w:bookmarkEnd w:id="21"/>
      <w:r w:rsidRPr="00F3500B">
        <w:t>]</w:t>
      </w:r>
      <w:r w:rsidRPr="00F3500B">
        <w:tab/>
        <w:t>ETSI TS 102 822-3-3: "Broadcast and On-line Services: Search, select, and rightful use of content on personal storage systems ("TV-Anytime"); Part 3: Metadata; Sub-part 3: Phase 2 - Extended Metadata Schema".</w:t>
      </w:r>
    </w:p>
    <w:p w:rsidR="00A3385F" w:rsidRPr="00F3500B" w:rsidRDefault="00942FFF" w:rsidP="00942FFF">
      <w:pPr>
        <w:pStyle w:val="EX"/>
        <w:rPr>
          <w:b/>
        </w:rPr>
      </w:pPr>
      <w:r w:rsidRPr="00F3500B">
        <w:t>[</w:t>
      </w:r>
      <w:bookmarkStart w:id="22" w:name="REF_TS102822_3_4"/>
      <w:r w:rsidRPr="00F3500B">
        <w:fldChar w:fldCharType="begin"/>
      </w:r>
      <w:r w:rsidRPr="00F3500B">
        <w:instrText>SEQ REF</w:instrText>
      </w:r>
      <w:r w:rsidRPr="00F3500B">
        <w:fldChar w:fldCharType="separate"/>
      </w:r>
      <w:r w:rsidR="00831E19" w:rsidRPr="00F3500B">
        <w:t>8</w:t>
      </w:r>
      <w:r w:rsidRPr="00F3500B">
        <w:fldChar w:fldCharType="end"/>
      </w:r>
      <w:bookmarkEnd w:id="22"/>
      <w:r w:rsidRPr="00F3500B">
        <w:t>]</w:t>
      </w:r>
      <w:r w:rsidRPr="00F3500B">
        <w:tab/>
        <w:t>ETSI TS 102 822-3-4: "Broadcast and On-line Services: Search, select, and rightful use of content on personal storage systems ("TV-Anytime"); Part 3: Metadata; Sub-part 4: Phase 2 - Interstitial metadata".</w:t>
      </w:r>
    </w:p>
    <w:p w:rsidR="00A3385F" w:rsidRPr="00F3500B" w:rsidRDefault="00942FFF" w:rsidP="00942FFF">
      <w:pPr>
        <w:pStyle w:val="EX"/>
      </w:pPr>
      <w:r w:rsidRPr="00F3500B">
        <w:t>[</w:t>
      </w:r>
      <w:bookmarkStart w:id="23" w:name="REF_TS102822_4"/>
      <w:r w:rsidRPr="00F3500B">
        <w:fldChar w:fldCharType="begin"/>
      </w:r>
      <w:r w:rsidRPr="00F3500B">
        <w:instrText>SEQ REF</w:instrText>
      </w:r>
      <w:r w:rsidRPr="00F3500B">
        <w:fldChar w:fldCharType="separate"/>
      </w:r>
      <w:r w:rsidR="00831E19" w:rsidRPr="00F3500B">
        <w:t>9</w:t>
      </w:r>
      <w:r w:rsidRPr="00F3500B">
        <w:fldChar w:fldCharType="end"/>
      </w:r>
      <w:bookmarkEnd w:id="23"/>
      <w:r w:rsidRPr="00F3500B">
        <w:t>]</w:t>
      </w:r>
      <w:r w:rsidRPr="00F3500B">
        <w:tab/>
        <w:t>ETSI TS 102 822-4: "Broadcast and On-line Services: Search, select, and rightful use of content on personal storage systems ("TV-Anytime"); Part 4: Phase 1 - Content Referencing".</w:t>
      </w:r>
    </w:p>
    <w:p w:rsidR="00A3385F" w:rsidRPr="00F3500B" w:rsidRDefault="00942FFF" w:rsidP="00942FFF">
      <w:pPr>
        <w:pStyle w:val="EX"/>
      </w:pPr>
      <w:r w:rsidRPr="00F3500B">
        <w:t>[</w:t>
      </w:r>
      <w:bookmarkStart w:id="24" w:name="REF_TS102822_5_1"/>
      <w:r w:rsidRPr="00F3500B">
        <w:fldChar w:fldCharType="begin"/>
      </w:r>
      <w:r w:rsidRPr="00F3500B">
        <w:instrText>SEQ REF</w:instrText>
      </w:r>
      <w:r w:rsidRPr="00F3500B">
        <w:fldChar w:fldCharType="separate"/>
      </w:r>
      <w:r w:rsidR="00831E19" w:rsidRPr="00F3500B">
        <w:t>10</w:t>
      </w:r>
      <w:r w:rsidRPr="00F3500B">
        <w:fldChar w:fldCharType="end"/>
      </w:r>
      <w:bookmarkEnd w:id="24"/>
      <w:r w:rsidRPr="00F3500B">
        <w:t>]</w:t>
      </w:r>
      <w:r w:rsidRPr="00F3500B">
        <w:tab/>
        <w:t>ETSI TS 102 822-5-1: "Broadcast and On-line Services: Search, select, and rightful use of content on personal storage systems ("TV-Anytime"); Part 5: Rights Management and Protection (RMP) Sub-part 1: Information for Broadcast Applications".</w:t>
      </w:r>
    </w:p>
    <w:p w:rsidR="00A3385F" w:rsidRPr="00F3500B" w:rsidRDefault="00942FFF" w:rsidP="00942FFF">
      <w:pPr>
        <w:pStyle w:val="EX"/>
      </w:pPr>
      <w:r w:rsidRPr="00F3500B">
        <w:t>[</w:t>
      </w:r>
      <w:bookmarkStart w:id="25" w:name="REF_TS102822_5_2"/>
      <w:r w:rsidRPr="00F3500B">
        <w:fldChar w:fldCharType="begin"/>
      </w:r>
      <w:r w:rsidRPr="00F3500B">
        <w:instrText>SEQ REF</w:instrText>
      </w:r>
      <w:r w:rsidRPr="00F3500B">
        <w:fldChar w:fldCharType="separate"/>
      </w:r>
      <w:r w:rsidR="00831E19" w:rsidRPr="00F3500B">
        <w:t>11</w:t>
      </w:r>
      <w:r w:rsidRPr="00F3500B">
        <w:fldChar w:fldCharType="end"/>
      </w:r>
      <w:bookmarkEnd w:id="25"/>
      <w:r w:rsidRPr="00F3500B">
        <w:t>]</w:t>
      </w:r>
      <w:r w:rsidRPr="00F3500B">
        <w:tab/>
        <w:t>ETSI TS 102 822-5-2: "Broadcast and On-line Services: Search, select, and rightful use of content on personal storage systems ("TV-Anytime"); Part 5: Rights Management and Protection (RMP) Sub-part 2: RMPI binding".</w:t>
      </w:r>
    </w:p>
    <w:p w:rsidR="00A3385F" w:rsidRPr="00F3500B" w:rsidRDefault="00942FFF" w:rsidP="00942FFF">
      <w:pPr>
        <w:pStyle w:val="EX"/>
      </w:pPr>
      <w:r w:rsidRPr="00F3500B">
        <w:t>[</w:t>
      </w:r>
      <w:bookmarkStart w:id="26" w:name="REF_TS102822_6_1"/>
      <w:r w:rsidRPr="00F3500B">
        <w:fldChar w:fldCharType="begin"/>
      </w:r>
      <w:r w:rsidRPr="00F3500B">
        <w:instrText>SEQ REF</w:instrText>
      </w:r>
      <w:r w:rsidRPr="00F3500B">
        <w:fldChar w:fldCharType="separate"/>
      </w:r>
      <w:r w:rsidR="00831E19" w:rsidRPr="00F3500B">
        <w:t>12</w:t>
      </w:r>
      <w:r w:rsidRPr="00F3500B">
        <w:fldChar w:fldCharType="end"/>
      </w:r>
      <w:bookmarkEnd w:id="26"/>
      <w:r w:rsidRPr="00F3500B">
        <w:t>]</w:t>
      </w:r>
      <w:r w:rsidRPr="00F3500B">
        <w:tab/>
        <w:t>ETSI TS 102 822-6-1: "Broadcast and On-line Services: Search, select, and rightful use of content on personal storage systems ("TV-Anytime"); Part 6: Delivery of metadata over a bi-directional network; Sub-part 1: Service and transport".</w:t>
      </w:r>
    </w:p>
    <w:p w:rsidR="00A3385F" w:rsidRPr="00F3500B" w:rsidRDefault="00942FFF" w:rsidP="00942FFF">
      <w:pPr>
        <w:pStyle w:val="EX"/>
      </w:pPr>
      <w:r w:rsidRPr="00F3500B">
        <w:t>[</w:t>
      </w:r>
      <w:bookmarkStart w:id="27" w:name="REF_TS102822_6_2"/>
      <w:r w:rsidRPr="00F3500B">
        <w:fldChar w:fldCharType="begin"/>
      </w:r>
      <w:r w:rsidRPr="00F3500B">
        <w:instrText>SEQ REF</w:instrText>
      </w:r>
      <w:r w:rsidRPr="00F3500B">
        <w:fldChar w:fldCharType="separate"/>
      </w:r>
      <w:r w:rsidR="00831E19" w:rsidRPr="00F3500B">
        <w:t>13</w:t>
      </w:r>
      <w:r w:rsidRPr="00F3500B">
        <w:fldChar w:fldCharType="end"/>
      </w:r>
      <w:bookmarkEnd w:id="27"/>
      <w:r w:rsidRPr="00F3500B">
        <w:t>]</w:t>
      </w:r>
      <w:r w:rsidRPr="00F3500B">
        <w:tab/>
        <w:t>ETSI TS 102 822-6-2: "Broadcast and On-line Services: Search, select, and rightful use of content on personal storage systems ("TV-Anytime"); Part 6: Delivery of metadata over a bi-directional network; Sub-part 2: Phase 1 - Service discovery".</w:t>
      </w:r>
    </w:p>
    <w:p w:rsidR="00BD12E3" w:rsidRPr="00F3500B" w:rsidRDefault="00942FFF" w:rsidP="00942FFF">
      <w:pPr>
        <w:pStyle w:val="EX"/>
      </w:pPr>
      <w:r w:rsidRPr="00F3500B">
        <w:t>[</w:t>
      </w:r>
      <w:bookmarkStart w:id="28" w:name="REF_TS102822_6_3"/>
      <w:r w:rsidRPr="00F3500B">
        <w:fldChar w:fldCharType="begin"/>
      </w:r>
      <w:r w:rsidRPr="00F3500B">
        <w:instrText>SEQ REF</w:instrText>
      </w:r>
      <w:r w:rsidRPr="00F3500B">
        <w:fldChar w:fldCharType="separate"/>
      </w:r>
      <w:r w:rsidR="00831E19" w:rsidRPr="00F3500B">
        <w:t>14</w:t>
      </w:r>
      <w:r w:rsidRPr="00F3500B">
        <w:fldChar w:fldCharType="end"/>
      </w:r>
      <w:bookmarkEnd w:id="28"/>
      <w:r w:rsidRPr="00F3500B">
        <w:t>]</w:t>
      </w:r>
      <w:r w:rsidRPr="00F3500B">
        <w:tab/>
        <w:t>ETSI TS 102 822-6-3: "Broadcast and On-line Services: Search, select, and rightful use of content on personal storage systems ("TV-Anytime"); Part 6: Delivery of metadata over a bi-directional network; Sub-part 3: Phase 2 - Exchange of Personal Profile".</w:t>
      </w:r>
    </w:p>
    <w:p w:rsidR="00A3385F" w:rsidRPr="00F3500B" w:rsidRDefault="00942FFF" w:rsidP="00942FFF">
      <w:pPr>
        <w:pStyle w:val="EX"/>
      </w:pPr>
      <w:r w:rsidRPr="00F3500B">
        <w:t>[</w:t>
      </w:r>
      <w:bookmarkStart w:id="29" w:name="REF_TS102822_7"/>
      <w:r w:rsidRPr="00F3500B">
        <w:fldChar w:fldCharType="begin"/>
      </w:r>
      <w:r w:rsidRPr="00F3500B">
        <w:instrText>SEQ REF</w:instrText>
      </w:r>
      <w:r w:rsidRPr="00F3500B">
        <w:fldChar w:fldCharType="separate"/>
      </w:r>
      <w:r w:rsidR="00831E19" w:rsidRPr="00F3500B">
        <w:t>15</w:t>
      </w:r>
      <w:r w:rsidRPr="00F3500B">
        <w:fldChar w:fldCharType="end"/>
      </w:r>
      <w:bookmarkEnd w:id="29"/>
      <w:r w:rsidRPr="00F3500B">
        <w:t>]</w:t>
      </w:r>
      <w:r w:rsidRPr="00F3500B">
        <w:tab/>
        <w:t>ETSI TS 102 822-7: "Broadcast and On-line Services: Search, select, and rightful use of content on personal storage systems ("TV-Anytime Phase 1"); Part 7: Bi-directional metadata delivery protection".</w:t>
      </w:r>
    </w:p>
    <w:p w:rsidR="00A3385F" w:rsidRPr="00F3500B" w:rsidRDefault="00942FFF" w:rsidP="00942FFF">
      <w:pPr>
        <w:pStyle w:val="EX"/>
      </w:pPr>
      <w:r w:rsidRPr="00F3500B">
        <w:lastRenderedPageBreak/>
        <w:t>[</w:t>
      </w:r>
      <w:bookmarkStart w:id="30" w:name="REF_TS102822_8"/>
      <w:r w:rsidRPr="00F3500B">
        <w:fldChar w:fldCharType="begin"/>
      </w:r>
      <w:r w:rsidRPr="00F3500B">
        <w:instrText>SEQ REF</w:instrText>
      </w:r>
      <w:r w:rsidRPr="00F3500B">
        <w:fldChar w:fldCharType="separate"/>
      </w:r>
      <w:r w:rsidR="00831E19" w:rsidRPr="00F3500B">
        <w:t>16</w:t>
      </w:r>
      <w:r w:rsidRPr="00F3500B">
        <w:fldChar w:fldCharType="end"/>
      </w:r>
      <w:bookmarkEnd w:id="30"/>
      <w:r w:rsidRPr="00F3500B">
        <w:t>]</w:t>
      </w:r>
      <w:r w:rsidRPr="00F3500B">
        <w:tab/>
        <w:t>ETSI TS 102 822-8: "Broadcast and On-line Services: Search, select, and rightful use of content on personal storage systems ("TV-Anytime"); Part 8: Phase 2 - Interchange data format".</w:t>
      </w:r>
    </w:p>
    <w:p w:rsidR="00D57B10" w:rsidRPr="00F3500B" w:rsidRDefault="00942FFF" w:rsidP="00942FFF">
      <w:pPr>
        <w:pStyle w:val="EX"/>
      </w:pPr>
      <w:r w:rsidRPr="00F3500B">
        <w:t>[</w:t>
      </w:r>
      <w:bookmarkStart w:id="31" w:name="REF_TS102822_9"/>
      <w:r w:rsidRPr="00F3500B">
        <w:fldChar w:fldCharType="begin"/>
      </w:r>
      <w:r w:rsidRPr="00F3500B">
        <w:instrText>SEQ REF</w:instrText>
      </w:r>
      <w:r w:rsidRPr="00F3500B">
        <w:fldChar w:fldCharType="separate"/>
      </w:r>
      <w:r w:rsidR="00831E19" w:rsidRPr="00F3500B">
        <w:t>17</w:t>
      </w:r>
      <w:r w:rsidRPr="00F3500B">
        <w:fldChar w:fldCharType="end"/>
      </w:r>
      <w:bookmarkEnd w:id="31"/>
      <w:r w:rsidRPr="00F3500B">
        <w:t>]</w:t>
      </w:r>
      <w:r w:rsidRPr="00F3500B">
        <w:tab/>
        <w:t>ETSI TS 102 822-9: "Broadcast and On-line Services: Search, select, and rightful use of content on personal storage systems ("TV-Anytime"); Part 9: Phase 2 - Remote Programming".</w:t>
      </w:r>
    </w:p>
    <w:p w:rsidR="00A937E2" w:rsidRPr="00F3500B" w:rsidRDefault="00942FFF" w:rsidP="00942FFF">
      <w:pPr>
        <w:pStyle w:val="EX"/>
      </w:pPr>
      <w:r w:rsidRPr="00F3500B">
        <w:t>[</w:t>
      </w:r>
      <w:bookmarkStart w:id="32" w:name="REF_ISOIEC639_1"/>
      <w:r w:rsidRPr="00F3500B">
        <w:fldChar w:fldCharType="begin"/>
      </w:r>
      <w:r w:rsidRPr="00F3500B">
        <w:instrText>SEQ REF</w:instrText>
      </w:r>
      <w:r w:rsidRPr="00F3500B">
        <w:fldChar w:fldCharType="separate"/>
      </w:r>
      <w:r w:rsidR="00831E19" w:rsidRPr="00F3500B">
        <w:t>18</w:t>
      </w:r>
      <w:r w:rsidRPr="00F3500B">
        <w:fldChar w:fldCharType="end"/>
      </w:r>
      <w:bookmarkEnd w:id="32"/>
      <w:r w:rsidRPr="00F3500B">
        <w:t>]</w:t>
      </w:r>
      <w:r w:rsidRPr="00F3500B">
        <w:tab/>
        <w:t>ISO/IEC 639-1: "Codes for the representation of names of languages - Part 1: Alpha-2 code".</w:t>
      </w:r>
    </w:p>
    <w:p w:rsidR="00401985" w:rsidRPr="00F3500B" w:rsidRDefault="00401985" w:rsidP="00614D0B">
      <w:pPr>
        <w:pStyle w:val="Heading2"/>
      </w:pPr>
      <w:bookmarkStart w:id="33" w:name="_Toc445718939"/>
      <w:r w:rsidRPr="00F3500B">
        <w:t>2.2</w:t>
      </w:r>
      <w:r w:rsidRPr="00F3500B">
        <w:tab/>
        <w:t>Informative references</w:t>
      </w:r>
      <w:bookmarkEnd w:id="33"/>
    </w:p>
    <w:p w:rsidR="00700393" w:rsidRPr="00F3500B" w:rsidRDefault="00700393" w:rsidP="00700393">
      <w:r w:rsidRPr="00F3500B">
        <w:t>References are either specific (identified by date of publication and/or edition number or version number) or non</w:t>
      </w:r>
      <w:r w:rsidRPr="00F3500B">
        <w:noBreakHyphen/>
        <w:t>specific. For specific references, only the cited version applies. For non-specific references, the latest version of the reference</w:t>
      </w:r>
      <w:r w:rsidR="00883B4B">
        <w:t>d</w:t>
      </w:r>
      <w:r w:rsidRPr="00F3500B">
        <w:t xml:space="preserve"> document (including any amendments) applies.</w:t>
      </w:r>
    </w:p>
    <w:p w:rsidR="00700393" w:rsidRPr="00F3500B" w:rsidRDefault="00700393" w:rsidP="00700393">
      <w:pPr>
        <w:pStyle w:val="NO"/>
      </w:pPr>
      <w:r w:rsidRPr="00F3500B">
        <w:t>NOTE:</w:t>
      </w:r>
      <w:r w:rsidRPr="00F3500B">
        <w:tab/>
        <w:t>While any hyperlinks included in this clause were valid at the time of publication, ETSI cannot guarantee their long term validity.</w:t>
      </w:r>
    </w:p>
    <w:p w:rsidR="00700393" w:rsidRPr="00F3500B" w:rsidRDefault="00700393" w:rsidP="00700393">
      <w:r w:rsidRPr="00F3500B">
        <w:rPr>
          <w:lang w:eastAsia="en-GB"/>
        </w:rPr>
        <w:t xml:space="preserve">The following referenced documents are </w:t>
      </w:r>
      <w:r w:rsidRPr="00F3500B">
        <w:t>not necessary for the application of the present document but they assist the user with regard to a particular subject area</w:t>
      </w:r>
      <w:r w:rsidRPr="00F3500B">
        <w:rPr>
          <w:lang w:eastAsia="en-GB"/>
        </w:rPr>
        <w:t>.</w:t>
      </w:r>
    </w:p>
    <w:p w:rsidR="003F316A" w:rsidRPr="00F3500B" w:rsidRDefault="00942FFF" w:rsidP="00942FFF">
      <w:pPr>
        <w:pStyle w:val="EX"/>
      </w:pPr>
      <w:r w:rsidRPr="00F3500B">
        <w:t>[</w:t>
      </w:r>
      <w:bookmarkStart w:id="34" w:name="REF_IETFRFC2806"/>
      <w:r w:rsidRPr="00F3500B">
        <w:t>i</w:t>
      </w:r>
      <w:proofErr w:type="gramStart"/>
      <w:r w:rsidRPr="00F3500B">
        <w:t>.</w:t>
      </w:r>
      <w:proofErr w:type="gramEnd"/>
      <w:r w:rsidRPr="00F3500B">
        <w:fldChar w:fldCharType="begin"/>
      </w:r>
      <w:r w:rsidRPr="00F3500B">
        <w:instrText>SEQ REFI</w:instrText>
      </w:r>
      <w:r w:rsidRPr="00F3500B">
        <w:fldChar w:fldCharType="separate"/>
      </w:r>
      <w:r w:rsidR="00831E19" w:rsidRPr="00F3500B">
        <w:t>1</w:t>
      </w:r>
      <w:r w:rsidRPr="00F3500B">
        <w:fldChar w:fldCharType="end"/>
      </w:r>
      <w:bookmarkEnd w:id="34"/>
      <w:r w:rsidRPr="00F3500B">
        <w:t>]</w:t>
      </w:r>
      <w:r w:rsidRPr="00F3500B">
        <w:tab/>
        <w:t>IETF RFC 2806: "URLs for Telephone Calls".</w:t>
      </w:r>
    </w:p>
    <w:p w:rsidR="00401985" w:rsidRPr="00F3500B" w:rsidRDefault="00942FFF" w:rsidP="00942FFF">
      <w:pPr>
        <w:pStyle w:val="EX"/>
      </w:pPr>
      <w:r w:rsidRPr="00F3500B">
        <w:t>[</w:t>
      </w:r>
      <w:bookmarkStart w:id="35" w:name="REF_EN300743"/>
      <w:r w:rsidRPr="00F3500B">
        <w:t>i</w:t>
      </w:r>
      <w:proofErr w:type="gramStart"/>
      <w:r w:rsidRPr="00F3500B">
        <w:t>.</w:t>
      </w:r>
      <w:proofErr w:type="gramEnd"/>
      <w:r w:rsidRPr="00F3500B">
        <w:fldChar w:fldCharType="begin"/>
      </w:r>
      <w:r w:rsidRPr="00F3500B">
        <w:instrText>SEQ REFI</w:instrText>
      </w:r>
      <w:r w:rsidRPr="00F3500B">
        <w:fldChar w:fldCharType="separate"/>
      </w:r>
      <w:r w:rsidR="00831E19" w:rsidRPr="00F3500B">
        <w:t>2</w:t>
      </w:r>
      <w:r w:rsidRPr="00F3500B">
        <w:fldChar w:fldCharType="end"/>
      </w:r>
      <w:bookmarkEnd w:id="35"/>
      <w:r w:rsidRPr="00F3500B">
        <w:t>]</w:t>
      </w:r>
      <w:r w:rsidRPr="00F3500B">
        <w:tab/>
        <w:t>ETSI EN 300 743: "Digital Video Broadcasting (DVB); Subtitling systems".</w:t>
      </w:r>
    </w:p>
    <w:p w:rsidR="00A3385F" w:rsidRPr="00F3500B" w:rsidRDefault="00A3385F" w:rsidP="00614D0B">
      <w:pPr>
        <w:pStyle w:val="Heading1"/>
      </w:pPr>
      <w:bookmarkStart w:id="36" w:name="_Toc445718940"/>
      <w:r w:rsidRPr="00F3500B">
        <w:t>3</w:t>
      </w:r>
      <w:r w:rsidRPr="00F3500B">
        <w:tab/>
        <w:t>Definitions and abbreviations</w:t>
      </w:r>
      <w:bookmarkEnd w:id="36"/>
    </w:p>
    <w:p w:rsidR="00A3385F" w:rsidRPr="00F3500B" w:rsidRDefault="00A3385F" w:rsidP="00614D0B">
      <w:pPr>
        <w:pStyle w:val="Heading2"/>
      </w:pPr>
      <w:bookmarkStart w:id="37" w:name="_Toc445718941"/>
      <w:r w:rsidRPr="00F3500B">
        <w:t>3.1</w:t>
      </w:r>
      <w:r w:rsidRPr="00F3500B">
        <w:tab/>
        <w:t>Definitions</w:t>
      </w:r>
      <w:bookmarkEnd w:id="37"/>
    </w:p>
    <w:p w:rsidR="00A3385F" w:rsidRPr="00F3500B" w:rsidRDefault="00A3385F" w:rsidP="001C1C2A">
      <w:r w:rsidRPr="00F3500B">
        <w:t>For the purposes of the present document, the following terms and definitions apply:</w:t>
      </w:r>
    </w:p>
    <w:p w:rsidR="00A3385F" w:rsidRPr="00F3500B" w:rsidRDefault="00A3385F">
      <w:pPr>
        <w:rPr>
          <w:lang w:eastAsia="ja-JP"/>
        </w:rPr>
      </w:pPr>
      <w:proofErr w:type="gramStart"/>
      <w:r w:rsidRPr="00F3500B">
        <w:rPr>
          <w:rFonts w:eastAsia="Arial Unicode MS"/>
          <w:b/>
        </w:rPr>
        <w:t>application</w:t>
      </w:r>
      <w:proofErr w:type="gramEnd"/>
      <w:r w:rsidRPr="00F3500B">
        <w:rPr>
          <w:rFonts w:eastAsia="Arial Unicode MS"/>
          <w:b/>
        </w:rPr>
        <w:t>:</w:t>
      </w:r>
      <w:r w:rsidRPr="00F3500B">
        <w:rPr>
          <w:lang w:eastAsia="ja-JP"/>
        </w:rPr>
        <w:t xml:space="preserve"> specific set of functions running on the PDR</w:t>
      </w:r>
    </w:p>
    <w:p w:rsidR="00A3385F" w:rsidRPr="00F3500B" w:rsidRDefault="00A3385F">
      <w:pPr>
        <w:pStyle w:val="NO"/>
        <w:rPr>
          <w:rFonts w:eastAsia="Arial Unicode MS"/>
          <w:b/>
        </w:rPr>
      </w:pPr>
      <w:r w:rsidRPr="00F3500B">
        <w:rPr>
          <w:lang w:eastAsia="ja-JP"/>
        </w:rPr>
        <w:t>NOTE:</w:t>
      </w:r>
      <w:r w:rsidRPr="00F3500B">
        <w:rPr>
          <w:lang w:eastAsia="ja-JP"/>
        </w:rPr>
        <w:tab/>
        <w:t>Some applications use metadata, either automatically or under consumer control.</w:t>
      </w:r>
    </w:p>
    <w:p w:rsidR="00A3385F" w:rsidRPr="00F3500B" w:rsidRDefault="00A3385F">
      <w:pPr>
        <w:rPr>
          <w:lang w:eastAsia="ja-JP"/>
        </w:rPr>
      </w:pPr>
      <w:r w:rsidRPr="00F3500B">
        <w:rPr>
          <w:b/>
        </w:rPr>
        <w:t>ATSC-DASE:</w:t>
      </w:r>
      <w:r w:rsidRPr="00F3500B">
        <w:t xml:space="preserve"> </w:t>
      </w:r>
      <w:r w:rsidRPr="00F3500B">
        <w:rPr>
          <w:lang w:eastAsia="ja-JP"/>
        </w:rPr>
        <w:t>set of application programming interfaces currently being standardized by the Advanced Television Systems Committee for the digital broadcast of multimedia and applications in North America and other regions</w:t>
      </w:r>
    </w:p>
    <w:p w:rsidR="00A3385F" w:rsidRPr="00F3500B" w:rsidRDefault="00A3385F">
      <w:pPr>
        <w:rPr>
          <w:lang w:eastAsia="ja-JP"/>
        </w:rPr>
      </w:pPr>
      <w:proofErr w:type="gramStart"/>
      <w:r w:rsidRPr="00F3500B">
        <w:rPr>
          <w:rFonts w:eastAsia="Arial Unicode MS"/>
          <w:b/>
        </w:rPr>
        <w:t>attractor</w:t>
      </w:r>
      <w:proofErr w:type="gramEnd"/>
      <w:r w:rsidRPr="00F3500B">
        <w:rPr>
          <w:rFonts w:eastAsia="Arial Unicode MS"/>
          <w:b/>
        </w:rPr>
        <w:t>:</w:t>
      </w:r>
      <w:r w:rsidRPr="00F3500B">
        <w:rPr>
          <w:lang w:eastAsia="ja-JP"/>
        </w:rPr>
        <w:t xml:space="preserve"> metadata element that is accessible by the consumer in order to aid in the content selection process, thus attracting the consumer</w:t>
      </w:r>
    </w:p>
    <w:p w:rsidR="00A3385F" w:rsidRPr="00F3500B" w:rsidRDefault="00A3385F">
      <w:pPr>
        <w:pStyle w:val="NO"/>
        <w:rPr>
          <w:lang w:eastAsia="ja-JP"/>
        </w:rPr>
      </w:pPr>
      <w:r w:rsidRPr="00F3500B">
        <w:rPr>
          <w:lang w:eastAsia="ja-JP"/>
        </w:rPr>
        <w:t>NOTE:</w:t>
      </w:r>
      <w:r w:rsidRPr="00F3500B">
        <w:rPr>
          <w:lang w:eastAsia="ja-JP"/>
        </w:rPr>
        <w:tab/>
        <w:t>Examples include the title and name of an actor in a television programme.</w:t>
      </w:r>
    </w:p>
    <w:p w:rsidR="00A3385F" w:rsidRPr="00F3500B" w:rsidRDefault="00A3385F" w:rsidP="008506C0">
      <w:proofErr w:type="gramStart"/>
      <w:r w:rsidRPr="00F3500B">
        <w:rPr>
          <w:b/>
        </w:rPr>
        <w:t>content</w:t>
      </w:r>
      <w:proofErr w:type="gramEnd"/>
      <w:r w:rsidRPr="00F3500B">
        <w:rPr>
          <w:b/>
        </w:rPr>
        <w:t xml:space="preserve"> creator:</w:t>
      </w:r>
      <w:r w:rsidRPr="00F3500B">
        <w:t xml:space="preserve"> producer of the content</w:t>
      </w:r>
    </w:p>
    <w:p w:rsidR="00A3385F" w:rsidRPr="00F3500B" w:rsidRDefault="00A3385F" w:rsidP="008506C0">
      <w:proofErr w:type="gramStart"/>
      <w:r w:rsidRPr="00F3500B">
        <w:rPr>
          <w:b/>
        </w:rPr>
        <w:t>content</w:t>
      </w:r>
      <w:proofErr w:type="gramEnd"/>
      <w:r w:rsidRPr="00F3500B">
        <w:rPr>
          <w:b/>
        </w:rPr>
        <w:t xml:space="preserve"> provider:</w:t>
      </w:r>
      <w:r w:rsidRPr="00F3500B">
        <w:t xml:space="preserve"> entity that acts as the agent for and is the prime exploiter of the content</w:t>
      </w:r>
    </w:p>
    <w:p w:rsidR="00A3385F" w:rsidRPr="00F3500B" w:rsidRDefault="00A3385F" w:rsidP="008506C0">
      <w:proofErr w:type="gramStart"/>
      <w:r w:rsidRPr="00F3500B">
        <w:rPr>
          <w:rFonts w:eastAsia="Arial Unicode MS"/>
          <w:b/>
        </w:rPr>
        <w:t>content</w:t>
      </w:r>
      <w:proofErr w:type="gramEnd"/>
      <w:r w:rsidRPr="00F3500B">
        <w:rPr>
          <w:rFonts w:eastAsia="Arial Unicode MS"/>
          <w:b/>
        </w:rPr>
        <w:t xml:space="preserve"> reference:</w:t>
      </w:r>
      <w:r w:rsidRPr="00F3500B">
        <w:t xml:space="preserve"> pointer to a specific content item</w:t>
      </w:r>
    </w:p>
    <w:p w:rsidR="00A3385F" w:rsidRPr="00F3500B" w:rsidRDefault="00A3385F" w:rsidP="008506C0">
      <w:r w:rsidRPr="00F3500B">
        <w:rPr>
          <w:b/>
        </w:rPr>
        <w:t>Content Reference IDentifier (CRID):</w:t>
      </w:r>
      <w:r w:rsidRPr="00F3500B">
        <w:t xml:space="preserve"> identifier for content that is independent of its location</w:t>
      </w:r>
    </w:p>
    <w:p w:rsidR="00E031C0" w:rsidRPr="00F3500B" w:rsidRDefault="00A3385F" w:rsidP="008506C0">
      <w:proofErr w:type="gramStart"/>
      <w:r w:rsidRPr="00F3500B">
        <w:rPr>
          <w:rFonts w:eastAsia="Arial Unicode MS"/>
          <w:b/>
          <w:lang w:eastAsia="ja-JP"/>
        </w:rPr>
        <w:t>description</w:t>
      </w:r>
      <w:proofErr w:type="gramEnd"/>
      <w:r w:rsidRPr="00F3500B">
        <w:rPr>
          <w:rFonts w:eastAsia="Arial Unicode MS"/>
          <w:b/>
          <w:lang w:eastAsia="ja-JP"/>
        </w:rPr>
        <w:t xml:space="preserve"> scheme:</w:t>
      </w:r>
      <w:r w:rsidRPr="00F3500B">
        <w:rPr>
          <w:rFonts w:eastAsia="Arial Unicode MS"/>
          <w:lang w:eastAsia="ja-JP"/>
        </w:rPr>
        <w:t xml:space="preserve"> </w:t>
      </w:r>
      <w:r w:rsidR="00AB554D" w:rsidRPr="00F3500B">
        <w:t>formal definition of a metadata schema written in the MPEG-7 Description Definition Language</w:t>
      </w:r>
      <w:r w:rsidR="00401985" w:rsidRPr="00F3500B">
        <w:t> </w:t>
      </w:r>
      <w:r w:rsidR="00AB554D" w:rsidRPr="00F3500B">
        <w:t>(DDL)</w:t>
      </w:r>
    </w:p>
    <w:p w:rsidR="00A3385F" w:rsidRPr="00F3500B" w:rsidRDefault="00E031C0" w:rsidP="00E031C0">
      <w:pPr>
        <w:pStyle w:val="NO"/>
        <w:rPr>
          <w:rFonts w:eastAsia="Arial Unicode MS"/>
          <w:lang w:eastAsia="ja-JP"/>
        </w:rPr>
      </w:pPr>
      <w:r w:rsidRPr="00F3500B">
        <w:t>NOTE:</w:t>
      </w:r>
      <w:r w:rsidRPr="00F3500B">
        <w:tab/>
        <w:t>S</w:t>
      </w:r>
      <w:r w:rsidR="0027690D" w:rsidRPr="00F3500B">
        <w:t>ee ISO/IEC 15938-2</w:t>
      </w:r>
      <w:r w:rsidR="00A937E2" w:rsidRPr="00F3500B">
        <w:t xml:space="preserve"> [</w:t>
      </w:r>
      <w:r w:rsidR="00A937E2" w:rsidRPr="00F3500B">
        <w:fldChar w:fldCharType="begin"/>
      </w:r>
      <w:r w:rsidR="000D25E8" w:rsidRPr="00F3500B">
        <w:instrText xml:space="preserve">REF REF_ISOIEC15938_2 \h </w:instrText>
      </w:r>
      <w:r w:rsidR="00A937E2" w:rsidRPr="00F3500B">
        <w:fldChar w:fldCharType="separate"/>
      </w:r>
      <w:r w:rsidR="00831E19" w:rsidRPr="00F3500B">
        <w:t>3</w:t>
      </w:r>
      <w:r w:rsidR="00A937E2" w:rsidRPr="00F3500B">
        <w:fldChar w:fldCharType="end"/>
      </w:r>
      <w:r w:rsidR="00A937E2" w:rsidRPr="00F3500B">
        <w:t>]</w:t>
      </w:r>
      <w:r w:rsidRPr="00F3500B">
        <w:t>.</w:t>
      </w:r>
    </w:p>
    <w:p w:rsidR="00A3385F" w:rsidRPr="00F3500B" w:rsidRDefault="00A3385F" w:rsidP="008506C0">
      <w:pPr>
        <w:rPr>
          <w:rFonts w:eastAsia="Arial Unicode MS"/>
        </w:rPr>
      </w:pPr>
      <w:proofErr w:type="gramStart"/>
      <w:r w:rsidRPr="00F3500B">
        <w:rPr>
          <w:rFonts w:eastAsia="Arial Unicode MS"/>
          <w:b/>
        </w:rPr>
        <w:t>descriptor</w:t>
      </w:r>
      <w:proofErr w:type="gramEnd"/>
      <w:r w:rsidRPr="00F3500B">
        <w:rPr>
          <w:rFonts w:eastAsia="Arial Unicode MS"/>
          <w:b/>
        </w:rPr>
        <w:t>:</w:t>
      </w:r>
      <w:r w:rsidRPr="00F3500B">
        <w:rPr>
          <w:lang w:eastAsia="ja-JP"/>
        </w:rPr>
        <w:t xml:space="preserve"> metadata element, such as an attractor or other information about content such as the key frame index of a piece of video</w:t>
      </w:r>
    </w:p>
    <w:p w:rsidR="00A3385F" w:rsidRPr="00F3500B" w:rsidRDefault="00A3385F" w:rsidP="008506C0">
      <w:r w:rsidRPr="00F3500B">
        <w:rPr>
          <w:b/>
        </w:rPr>
        <w:t>DVB-MHP:</w:t>
      </w:r>
      <w:r w:rsidRPr="00F3500B">
        <w:t xml:space="preserve"> set of application programming interfaces being standardized by Digital Video Broadcasting Project for the digital broadcast of multimedia and applications in Europe, Asia and other regions</w:t>
      </w:r>
    </w:p>
    <w:p w:rsidR="00A3385F" w:rsidRPr="00F3500B" w:rsidRDefault="00A3385F" w:rsidP="008506C0">
      <w:pPr>
        <w:rPr>
          <w:rFonts w:eastAsia="Arial Unicode MS"/>
        </w:rPr>
      </w:pPr>
      <w:proofErr w:type="gramStart"/>
      <w:r w:rsidRPr="00F3500B">
        <w:rPr>
          <w:rFonts w:eastAsia="Arial Unicode MS"/>
          <w:b/>
        </w:rPr>
        <w:t>enhanced</w:t>
      </w:r>
      <w:proofErr w:type="gramEnd"/>
      <w:r w:rsidRPr="00F3500B">
        <w:rPr>
          <w:rFonts w:eastAsia="Arial Unicode MS"/>
          <w:b/>
        </w:rPr>
        <w:t xml:space="preserve"> TV:</w:t>
      </w:r>
      <w:r w:rsidRPr="00F3500B">
        <w:rPr>
          <w:rFonts w:eastAsia="Arial Unicode MS"/>
        </w:rPr>
        <w:t xml:space="preserve"> </w:t>
      </w:r>
      <w:r w:rsidRPr="00F3500B">
        <w:rPr>
          <w:lang w:eastAsia="ja-JP"/>
        </w:rPr>
        <w:t>television that includes additional information and/or applications related to content, but does not use a return path</w:t>
      </w:r>
    </w:p>
    <w:p w:rsidR="00A3385F" w:rsidRPr="00F3500B" w:rsidRDefault="00A3385F" w:rsidP="008506C0">
      <w:pPr>
        <w:rPr>
          <w:rFonts w:eastAsia="Arial Unicode MS"/>
        </w:rPr>
      </w:pPr>
      <w:proofErr w:type="gramStart"/>
      <w:r w:rsidRPr="00F3500B">
        <w:rPr>
          <w:rFonts w:eastAsia="Arial Unicode MS"/>
          <w:b/>
        </w:rPr>
        <w:lastRenderedPageBreak/>
        <w:t>interactive</w:t>
      </w:r>
      <w:proofErr w:type="gramEnd"/>
      <w:r w:rsidRPr="00F3500B">
        <w:rPr>
          <w:rFonts w:eastAsia="Arial Unicode MS"/>
          <w:b/>
        </w:rPr>
        <w:t xml:space="preserve"> TV:</w:t>
      </w:r>
      <w:r w:rsidRPr="00F3500B">
        <w:rPr>
          <w:rFonts w:eastAsia="Arial Unicode MS"/>
        </w:rPr>
        <w:t xml:space="preserve"> </w:t>
      </w:r>
      <w:r w:rsidRPr="00F3500B">
        <w:rPr>
          <w:lang w:eastAsia="ja-JP"/>
        </w:rPr>
        <w:t>television that includes additional information and/or applications related to content and which takes advantage of a return path</w:t>
      </w:r>
    </w:p>
    <w:p w:rsidR="00A3385F" w:rsidRPr="00F3500B" w:rsidRDefault="00A3385F" w:rsidP="008506C0">
      <w:pPr>
        <w:rPr>
          <w:rFonts w:eastAsia="Arial Unicode MS"/>
        </w:rPr>
      </w:pPr>
      <w:proofErr w:type="gramStart"/>
      <w:r w:rsidRPr="00F3500B">
        <w:rPr>
          <w:rFonts w:eastAsia="Arial Unicode MS"/>
          <w:b/>
        </w:rPr>
        <w:t>life</w:t>
      </w:r>
      <w:proofErr w:type="gramEnd"/>
      <w:r w:rsidRPr="00F3500B">
        <w:rPr>
          <w:rFonts w:eastAsia="Arial Unicode MS"/>
          <w:b/>
        </w:rPr>
        <w:t xml:space="preserve"> cycle:</w:t>
      </w:r>
      <w:r w:rsidRPr="00F3500B">
        <w:rPr>
          <w:rFonts w:eastAsia="Arial Unicode MS"/>
        </w:rPr>
        <w:t xml:space="preserve"> </w:t>
      </w:r>
      <w:r w:rsidRPr="00F3500B">
        <w:rPr>
          <w:lang w:eastAsia="ja-JP"/>
        </w:rPr>
        <w:t>process of</w:t>
      </w:r>
      <w:r w:rsidRPr="00F3500B">
        <w:t xml:space="preserve"> creat</w:t>
      </w:r>
      <w:r w:rsidRPr="00F3500B">
        <w:rPr>
          <w:lang w:eastAsia="ja-JP"/>
        </w:rPr>
        <w:t>ion</w:t>
      </w:r>
      <w:r w:rsidRPr="00F3500B">
        <w:t>, usage, stor</w:t>
      </w:r>
      <w:r w:rsidRPr="00F3500B">
        <w:rPr>
          <w:lang w:eastAsia="ja-JP"/>
        </w:rPr>
        <w:t>age</w:t>
      </w:r>
      <w:r w:rsidRPr="00F3500B">
        <w:t>, and delet</w:t>
      </w:r>
      <w:r w:rsidRPr="00F3500B">
        <w:rPr>
          <w:lang w:eastAsia="ja-JP"/>
        </w:rPr>
        <w:t>ion of metadata</w:t>
      </w:r>
    </w:p>
    <w:p w:rsidR="00A3385F" w:rsidRPr="00F3500B" w:rsidRDefault="00A3385F" w:rsidP="008506C0">
      <w:pPr>
        <w:rPr>
          <w:rFonts w:eastAsia="Arial Unicode MS"/>
        </w:rPr>
      </w:pPr>
      <w:proofErr w:type="gramStart"/>
      <w:r w:rsidRPr="00F3500B">
        <w:rPr>
          <w:rFonts w:eastAsia="Arial Unicode MS"/>
          <w:b/>
        </w:rPr>
        <w:t>location</w:t>
      </w:r>
      <w:proofErr w:type="gramEnd"/>
      <w:r w:rsidRPr="00F3500B">
        <w:rPr>
          <w:rFonts w:eastAsia="Arial Unicode MS"/>
          <w:b/>
        </w:rPr>
        <w:t xml:space="preserve"> resolution:</w:t>
      </w:r>
      <w:r w:rsidRPr="00F3500B">
        <w:rPr>
          <w:rFonts w:eastAsia="Arial Unicode MS"/>
        </w:rPr>
        <w:t xml:space="preserve"> </w:t>
      </w:r>
      <w:r w:rsidRPr="00F3500B">
        <w:t>process of establishing the address (location and time) of a specific content instance from its CRID</w:t>
      </w:r>
    </w:p>
    <w:p w:rsidR="00AC716A" w:rsidRPr="00F3500B" w:rsidRDefault="00AC716A" w:rsidP="008506C0">
      <w:proofErr w:type="gramStart"/>
      <w:r w:rsidRPr="00F3500B">
        <w:rPr>
          <w:rFonts w:eastAsia="Arial Unicode MS"/>
          <w:b/>
        </w:rPr>
        <w:t>metadata</w:t>
      </w:r>
      <w:proofErr w:type="gramEnd"/>
      <w:r w:rsidRPr="00F3500B">
        <w:rPr>
          <w:rFonts w:eastAsia="Arial Unicode MS"/>
          <w:b/>
        </w:rPr>
        <w:t>:</w:t>
      </w:r>
      <w:r w:rsidRPr="00F3500B">
        <w:t xml:space="preserve"> data about content</w:t>
      </w:r>
    </w:p>
    <w:p w:rsidR="00AC716A" w:rsidRPr="00F3500B" w:rsidRDefault="00AC716A" w:rsidP="00AC716A">
      <w:pPr>
        <w:pStyle w:val="EX"/>
        <w:keepNext/>
      </w:pPr>
      <w:r w:rsidRPr="00F3500B">
        <w:t>EXAMPLE:</w:t>
      </w:r>
      <w:r w:rsidRPr="00F3500B">
        <w:tab/>
        <w:t>The title, genre and summary of a television programme.</w:t>
      </w:r>
    </w:p>
    <w:p w:rsidR="00AC716A" w:rsidRPr="00F3500B" w:rsidRDefault="00AC716A" w:rsidP="00B63CA1">
      <w:pPr>
        <w:pStyle w:val="NO"/>
      </w:pPr>
      <w:r w:rsidRPr="00F3500B">
        <w:t>NOTE:</w:t>
      </w:r>
      <w:r w:rsidRPr="00F3500B">
        <w:tab/>
        <w:t xml:space="preserve">In the context of </w:t>
      </w:r>
      <w:r w:rsidRPr="00F3500B">
        <w:rPr>
          <w:i/>
        </w:rPr>
        <w:t>TV-Anytime</w:t>
      </w:r>
      <w:r w:rsidRPr="00F3500B">
        <w:t>, metadata also includes consumer profile and history data.</w:t>
      </w:r>
    </w:p>
    <w:p w:rsidR="00A3385F" w:rsidRPr="00F3500B" w:rsidRDefault="00A3385F">
      <w:pPr>
        <w:tabs>
          <w:tab w:val="left" w:pos="2410"/>
        </w:tabs>
        <w:spacing w:after="120"/>
        <w:rPr>
          <w:lang w:eastAsia="ja-JP"/>
        </w:rPr>
      </w:pPr>
      <w:proofErr w:type="gramStart"/>
      <w:r w:rsidRPr="00F3500B">
        <w:rPr>
          <w:rFonts w:eastAsia="Arial Unicode MS"/>
          <w:b/>
        </w:rPr>
        <w:t>metadata</w:t>
      </w:r>
      <w:proofErr w:type="gramEnd"/>
      <w:r w:rsidRPr="00F3500B">
        <w:rPr>
          <w:rFonts w:eastAsia="Arial Unicode MS"/>
          <w:b/>
        </w:rPr>
        <w:t xml:space="preserve"> schema:</w:t>
      </w:r>
      <w:r w:rsidRPr="00F3500B">
        <w:rPr>
          <w:rFonts w:eastAsia="Arial Unicode MS"/>
        </w:rPr>
        <w:t xml:space="preserve"> </w:t>
      </w:r>
      <w:r w:rsidRPr="00F3500B">
        <w:rPr>
          <w:lang w:eastAsia="ja-JP"/>
        </w:rPr>
        <w:t>identifier associated with a set of XML schemas that globally identifies those schemas so that they can be referenced externally</w:t>
      </w:r>
    </w:p>
    <w:p w:rsidR="00A3385F" w:rsidRPr="00F3500B" w:rsidRDefault="00A3385F">
      <w:pPr>
        <w:pStyle w:val="NO"/>
        <w:rPr>
          <w:rFonts w:eastAsia="Arial Unicode MS"/>
        </w:rPr>
      </w:pPr>
      <w:r w:rsidRPr="00F3500B">
        <w:rPr>
          <w:lang w:eastAsia="ja-JP"/>
        </w:rPr>
        <w:t>NOTE:</w:t>
      </w:r>
      <w:r w:rsidRPr="00F3500B">
        <w:rPr>
          <w:lang w:eastAsia="ja-JP"/>
        </w:rPr>
        <w:tab/>
        <w:t>A globally unique namespace ensures that the names of types defined by schemas in that namespace do not conflict with types of the same name defined elsewhere.</w:t>
      </w:r>
    </w:p>
    <w:p w:rsidR="00A3385F" w:rsidRPr="00F3500B" w:rsidRDefault="00A3385F" w:rsidP="008506C0">
      <w:pPr>
        <w:rPr>
          <w:rFonts w:eastAsia="Arial Unicode MS"/>
        </w:rPr>
      </w:pPr>
      <w:proofErr w:type="gramStart"/>
      <w:r w:rsidRPr="00F3500B">
        <w:rPr>
          <w:rFonts w:eastAsia="Arial Unicode MS"/>
          <w:b/>
        </w:rPr>
        <w:t>metadata</w:t>
      </w:r>
      <w:proofErr w:type="gramEnd"/>
      <w:r w:rsidRPr="00F3500B">
        <w:rPr>
          <w:rFonts w:eastAsia="Arial Unicode MS"/>
          <w:b/>
        </w:rPr>
        <w:t xml:space="preserve"> system:</w:t>
      </w:r>
      <w:r w:rsidRPr="00F3500B">
        <w:rPr>
          <w:rFonts w:eastAsia="Arial Unicode MS"/>
        </w:rPr>
        <w:t xml:space="preserve"> </w:t>
      </w:r>
      <w:r w:rsidRPr="00F3500B">
        <w:rPr>
          <w:lang w:eastAsia="ja-JP"/>
        </w:rPr>
        <w:t>set of rules describing the syntax and semantics of metadata</w:t>
      </w:r>
    </w:p>
    <w:p w:rsidR="00A3385F" w:rsidRPr="00F3500B" w:rsidRDefault="00A3385F" w:rsidP="008506C0">
      <w:r w:rsidRPr="00F3500B">
        <w:rPr>
          <w:b/>
        </w:rPr>
        <w:t>MPEG-7:</w:t>
      </w:r>
      <w:r w:rsidRPr="00F3500B">
        <w:t xml:space="preserve"> ongoing effort by the Motion Pictures Expert Group to specify a standard set of content-related metadata applicable to a broad range of applications</w:t>
      </w:r>
    </w:p>
    <w:p w:rsidR="00A3385F" w:rsidRPr="00F3500B" w:rsidRDefault="00A3385F" w:rsidP="008506C0">
      <w:pPr>
        <w:rPr>
          <w:rFonts w:eastAsia="Arial Unicode MS"/>
          <w:lang w:eastAsia="ja-JP"/>
        </w:rPr>
      </w:pPr>
      <w:proofErr w:type="gramStart"/>
      <w:r w:rsidRPr="00F3500B">
        <w:rPr>
          <w:rFonts w:eastAsia="Arial Unicode MS"/>
          <w:b/>
          <w:lang w:eastAsia="ja-JP"/>
        </w:rPr>
        <w:t>namespace</w:t>
      </w:r>
      <w:proofErr w:type="gramEnd"/>
      <w:r w:rsidRPr="00F3500B">
        <w:rPr>
          <w:rFonts w:eastAsia="Arial Unicode MS"/>
          <w:b/>
          <w:lang w:eastAsia="ja-JP"/>
        </w:rPr>
        <w:t>:</w:t>
      </w:r>
      <w:r w:rsidRPr="00F3500B">
        <w:rPr>
          <w:rFonts w:eastAsia="Arial Unicode MS"/>
          <w:lang w:eastAsia="ja-JP"/>
        </w:rPr>
        <w:t xml:space="preserve"> </w:t>
      </w:r>
      <w:r w:rsidRPr="00F3500B">
        <w:rPr>
          <w:lang w:eastAsia="ja-JP"/>
        </w:rPr>
        <w:t xml:space="preserve">collection of components that allows the end-to-end operation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solution</w:t>
      </w:r>
    </w:p>
    <w:p w:rsidR="00A3385F" w:rsidRPr="00F3500B" w:rsidRDefault="00A3385F" w:rsidP="008506C0">
      <w:pPr>
        <w:rPr>
          <w:lang w:eastAsia="ja-JP"/>
        </w:rPr>
      </w:pPr>
      <w:proofErr w:type="gramStart"/>
      <w:r w:rsidRPr="00F3500B">
        <w:rPr>
          <w:rFonts w:eastAsia="Arial Unicode MS"/>
          <w:b/>
          <w:lang w:eastAsia="ja-JP"/>
        </w:rPr>
        <w:t>programme</w:t>
      </w:r>
      <w:proofErr w:type="gramEnd"/>
      <w:r w:rsidRPr="00F3500B">
        <w:rPr>
          <w:rFonts w:eastAsia="Arial Unicode MS"/>
          <w:b/>
          <w:lang w:eastAsia="ja-JP"/>
        </w:rPr>
        <w:t>:</w:t>
      </w:r>
      <w:r w:rsidRPr="00F3500B">
        <w:rPr>
          <w:rFonts w:eastAsia="Arial Unicode MS"/>
          <w:lang w:eastAsia="ja-JP"/>
        </w:rPr>
        <w:t xml:space="preserve"> </w:t>
      </w:r>
      <w:r w:rsidRPr="00F3500B">
        <w:rPr>
          <w:lang w:eastAsia="ja-JP"/>
        </w:rPr>
        <w:t>editorially coherent piece of content</w:t>
      </w:r>
    </w:p>
    <w:p w:rsidR="00A3385F" w:rsidRPr="00F3500B" w:rsidRDefault="00A3385F">
      <w:pPr>
        <w:pStyle w:val="NO"/>
        <w:rPr>
          <w:rFonts w:eastAsia="Arial Unicode MS"/>
          <w:lang w:eastAsia="ja-JP"/>
        </w:rPr>
      </w:pPr>
      <w:r w:rsidRPr="00F3500B">
        <w:rPr>
          <w:lang w:eastAsia="ja-JP"/>
        </w:rPr>
        <w:t>NOTE:</w:t>
      </w:r>
      <w:r w:rsidRPr="00F3500B">
        <w:rPr>
          <w:lang w:eastAsia="ja-JP"/>
        </w:rPr>
        <w:tab/>
        <w:t>Typically, a programme is acquired by the PDR as a whole.</w:t>
      </w:r>
    </w:p>
    <w:p w:rsidR="00A3385F" w:rsidRPr="00F3500B" w:rsidRDefault="00A3385F">
      <w:pPr>
        <w:tabs>
          <w:tab w:val="left" w:pos="2410"/>
        </w:tabs>
        <w:spacing w:after="120"/>
        <w:rPr>
          <w:lang w:eastAsia="ja-JP"/>
        </w:rPr>
      </w:pPr>
      <w:proofErr w:type="gramStart"/>
      <w:r w:rsidRPr="00F3500B">
        <w:rPr>
          <w:rFonts w:eastAsia="Arial Unicode MS"/>
          <w:b/>
        </w:rPr>
        <w:t>programme</w:t>
      </w:r>
      <w:proofErr w:type="gramEnd"/>
      <w:r w:rsidRPr="00F3500B">
        <w:rPr>
          <w:rFonts w:eastAsia="Arial Unicode MS"/>
          <w:b/>
        </w:rPr>
        <w:t xml:space="preserve"> group:</w:t>
      </w:r>
      <w:r w:rsidRPr="00F3500B">
        <w:rPr>
          <w:rFonts w:eastAsia="Arial Unicode MS"/>
        </w:rPr>
        <w:t xml:space="preserve"> </w:t>
      </w:r>
      <w:r w:rsidRPr="00F3500B">
        <w:rPr>
          <w:lang w:eastAsia="ja-JP"/>
        </w:rPr>
        <w:t>one or more programmes that are grouped together</w:t>
      </w:r>
    </w:p>
    <w:p w:rsidR="00A3385F" w:rsidRPr="00F3500B" w:rsidRDefault="00A3385F">
      <w:pPr>
        <w:pStyle w:val="NO"/>
        <w:rPr>
          <w:rFonts w:eastAsia="Arial Unicode MS"/>
        </w:rPr>
      </w:pPr>
      <w:r w:rsidRPr="00F3500B">
        <w:rPr>
          <w:lang w:eastAsia="ja-JP"/>
        </w:rPr>
        <w:t>NOTE:</w:t>
      </w:r>
      <w:r w:rsidRPr="00F3500B">
        <w:rPr>
          <w:lang w:eastAsia="ja-JP"/>
        </w:rPr>
        <w:tab/>
      </w:r>
      <w:r w:rsidR="00401985" w:rsidRPr="00F3500B">
        <w:rPr>
          <w:i/>
          <w:lang w:eastAsia="ja-JP"/>
        </w:rPr>
        <w:t>TV-</w:t>
      </w:r>
      <w:r w:rsidR="00344126" w:rsidRPr="00F3500B">
        <w:rPr>
          <w:i/>
          <w:lang w:eastAsia="ja-JP"/>
        </w:rPr>
        <w:t>Anytime</w:t>
      </w:r>
      <w:r w:rsidRPr="00F3500B">
        <w:rPr>
          <w:lang w:eastAsia="ja-JP"/>
        </w:rPr>
        <w:t xml:space="preserve"> defines several types of programme groups such as </w:t>
      </w:r>
      <w:r w:rsidR="00452C3A" w:rsidRPr="00F3500B">
        <w:rPr>
          <w:lang w:eastAsia="ja-JP"/>
        </w:rPr>
        <w:t>"</w:t>
      </w:r>
      <w:r w:rsidRPr="00F3500B">
        <w:rPr>
          <w:lang w:eastAsia="ja-JP"/>
        </w:rPr>
        <w:t>series</w:t>
      </w:r>
      <w:r w:rsidR="00452C3A" w:rsidRPr="00F3500B">
        <w:rPr>
          <w:lang w:eastAsia="ja-JP"/>
        </w:rPr>
        <w:t>"</w:t>
      </w:r>
      <w:r w:rsidRPr="00F3500B">
        <w:rPr>
          <w:lang w:eastAsia="ja-JP"/>
        </w:rPr>
        <w:t xml:space="preserve"> and </w:t>
      </w:r>
      <w:r w:rsidR="00452C3A" w:rsidRPr="00F3500B">
        <w:rPr>
          <w:lang w:eastAsia="ja-JP"/>
        </w:rPr>
        <w:t>"</w:t>
      </w:r>
      <w:r w:rsidRPr="00F3500B">
        <w:rPr>
          <w:lang w:eastAsia="ja-JP"/>
        </w:rPr>
        <w:t>programme compilation</w:t>
      </w:r>
      <w:r w:rsidR="00452C3A" w:rsidRPr="00F3500B">
        <w:rPr>
          <w:lang w:eastAsia="ja-JP"/>
        </w:rPr>
        <w:t>"</w:t>
      </w:r>
      <w:r w:rsidRPr="00F3500B">
        <w:rPr>
          <w:lang w:eastAsia="ja-JP"/>
        </w:rPr>
        <w:t>.</w:t>
      </w:r>
    </w:p>
    <w:p w:rsidR="00A3385F" w:rsidRPr="00F3500B" w:rsidRDefault="00A3385F" w:rsidP="008506C0">
      <w:pPr>
        <w:rPr>
          <w:rFonts w:eastAsia="Arial Unicode MS"/>
        </w:rPr>
      </w:pPr>
      <w:proofErr w:type="gramStart"/>
      <w:r w:rsidRPr="00F3500B">
        <w:rPr>
          <w:rFonts w:eastAsia="Arial Unicode MS"/>
          <w:b/>
        </w:rPr>
        <w:t>return</w:t>
      </w:r>
      <w:proofErr w:type="gramEnd"/>
      <w:r w:rsidRPr="00F3500B">
        <w:rPr>
          <w:rFonts w:eastAsia="Arial Unicode MS"/>
          <w:b/>
        </w:rPr>
        <w:t xml:space="preserve"> path:</w:t>
      </w:r>
      <w:r w:rsidRPr="00F3500B">
        <w:rPr>
          <w:rFonts w:eastAsia="Arial Unicode MS"/>
        </w:rPr>
        <w:t xml:space="preserve"> </w:t>
      </w:r>
      <w:r w:rsidRPr="00F3500B">
        <w:rPr>
          <w:lang w:eastAsia="ja-JP"/>
        </w:rPr>
        <w:t>part of the bi-directional distribution system from the consumer to service provider</w:t>
      </w:r>
    </w:p>
    <w:p w:rsidR="00A3385F" w:rsidRPr="00F3500B" w:rsidRDefault="00A3385F" w:rsidP="008506C0">
      <w:pPr>
        <w:rPr>
          <w:rFonts w:eastAsia="Arial Unicode MS"/>
        </w:rPr>
      </w:pPr>
      <w:proofErr w:type="gramStart"/>
      <w:r w:rsidRPr="00F3500B">
        <w:rPr>
          <w:rFonts w:eastAsia="Arial Unicode MS"/>
          <w:b/>
        </w:rPr>
        <w:t>segment</w:t>
      </w:r>
      <w:proofErr w:type="gramEnd"/>
      <w:r w:rsidRPr="00F3500B">
        <w:rPr>
          <w:rFonts w:eastAsia="Arial Unicode MS"/>
          <w:b/>
        </w:rPr>
        <w:t>:</w:t>
      </w:r>
      <w:r w:rsidRPr="00F3500B">
        <w:rPr>
          <w:rFonts w:eastAsia="Arial Unicode MS"/>
        </w:rPr>
        <w:t xml:space="preserve"> </w:t>
      </w:r>
      <w:r w:rsidRPr="00F3500B">
        <w:rPr>
          <w:lang w:eastAsia="ja-JP"/>
        </w:rPr>
        <w:t>continuous portion of a piece of content, for example a single topic in a news programme</w:t>
      </w:r>
    </w:p>
    <w:p w:rsidR="00A3385F" w:rsidRPr="00F3500B" w:rsidRDefault="00A3385F" w:rsidP="008506C0">
      <w:pPr>
        <w:rPr>
          <w:rFonts w:eastAsia="Arial Unicode MS"/>
          <w:lang w:eastAsia="ja-JP"/>
        </w:rPr>
      </w:pPr>
      <w:proofErr w:type="gramStart"/>
      <w:r w:rsidRPr="00F3500B">
        <w:rPr>
          <w:rFonts w:eastAsia="Arial Unicode MS"/>
          <w:b/>
          <w:lang w:eastAsia="ja-JP"/>
        </w:rPr>
        <w:t>segmentation</w:t>
      </w:r>
      <w:proofErr w:type="gramEnd"/>
      <w:r w:rsidRPr="00F3500B">
        <w:rPr>
          <w:rFonts w:eastAsia="Arial Unicode MS"/>
          <w:b/>
          <w:lang w:eastAsia="ja-JP"/>
        </w:rPr>
        <w:t>:</w:t>
      </w:r>
      <w:r w:rsidRPr="00F3500B">
        <w:rPr>
          <w:rFonts w:eastAsia="Arial Unicode MS"/>
          <w:lang w:eastAsia="ja-JP"/>
        </w:rPr>
        <w:t xml:space="preserve"> </w:t>
      </w:r>
      <w:r w:rsidRPr="00F3500B">
        <w:rPr>
          <w:lang w:eastAsia="ja-JP"/>
        </w:rPr>
        <w:t>process of creating segments from a piece of content</w:t>
      </w:r>
    </w:p>
    <w:p w:rsidR="00A3385F" w:rsidRPr="00F3500B" w:rsidRDefault="00A3385F" w:rsidP="00614D0B">
      <w:pPr>
        <w:pStyle w:val="Heading2"/>
      </w:pPr>
      <w:bookmarkStart w:id="38" w:name="_Toc445718942"/>
      <w:r w:rsidRPr="00F3500B">
        <w:t>3.2</w:t>
      </w:r>
      <w:r w:rsidRPr="00F3500B">
        <w:tab/>
        <w:t>Abbreviations</w:t>
      </w:r>
      <w:bookmarkEnd w:id="38"/>
    </w:p>
    <w:p w:rsidR="00A3385F" w:rsidRPr="00F3500B" w:rsidRDefault="00A3385F">
      <w:pPr>
        <w:keepNext/>
      </w:pPr>
      <w:r w:rsidRPr="00F3500B">
        <w:t>For the purposes of the present document, the following abbreviations apply:</w:t>
      </w:r>
    </w:p>
    <w:p w:rsidR="009674CC" w:rsidRPr="00F3500B" w:rsidRDefault="009674CC" w:rsidP="009674CC">
      <w:pPr>
        <w:pStyle w:val="EW"/>
        <w:rPr>
          <w:lang w:eastAsia="ja-JP"/>
        </w:rPr>
      </w:pPr>
      <w:r w:rsidRPr="00F3500B">
        <w:rPr>
          <w:lang w:eastAsia="ja-JP"/>
        </w:rPr>
        <w:t>AAC</w:t>
      </w:r>
      <w:r w:rsidRPr="00F3500B">
        <w:rPr>
          <w:lang w:eastAsia="ja-JP"/>
        </w:rPr>
        <w:tab/>
        <w:t>Advanced Audio Coding (audio coding scheme)</w:t>
      </w:r>
    </w:p>
    <w:p w:rsidR="009674CC" w:rsidRPr="00F3500B" w:rsidRDefault="009674CC" w:rsidP="009674CC">
      <w:pPr>
        <w:pStyle w:val="EW"/>
        <w:rPr>
          <w:lang w:eastAsia="ja-JP"/>
        </w:rPr>
      </w:pPr>
      <w:r w:rsidRPr="00F3500B">
        <w:rPr>
          <w:lang w:eastAsia="ja-JP"/>
        </w:rPr>
        <w:t>AMR</w:t>
      </w:r>
      <w:r w:rsidRPr="00F3500B">
        <w:rPr>
          <w:lang w:eastAsia="ja-JP"/>
        </w:rPr>
        <w:tab/>
        <w:t>Adaptive Multi Rate (audio coding scheme)</w:t>
      </w:r>
    </w:p>
    <w:p w:rsidR="009674CC" w:rsidRPr="00F3500B" w:rsidRDefault="009674CC" w:rsidP="001447A1">
      <w:pPr>
        <w:pStyle w:val="EW"/>
      </w:pPr>
      <w:r w:rsidRPr="00F3500B">
        <w:t>ARIB</w:t>
      </w:r>
      <w:r w:rsidRPr="00F3500B">
        <w:tab/>
        <w:t>Association of Radio Industries and Businesses</w:t>
      </w:r>
    </w:p>
    <w:p w:rsidR="009674CC" w:rsidRPr="00F3500B" w:rsidRDefault="009674CC">
      <w:pPr>
        <w:pStyle w:val="EW"/>
        <w:rPr>
          <w:lang w:eastAsia="ja-JP"/>
        </w:rPr>
      </w:pPr>
      <w:r w:rsidRPr="00F3500B">
        <w:t>ATSC</w:t>
      </w:r>
      <w:r w:rsidRPr="00F3500B">
        <w:tab/>
      </w:r>
      <w:r w:rsidRPr="00F3500B">
        <w:rPr>
          <w:lang w:eastAsia="ja-JP"/>
        </w:rPr>
        <w:t>Advanced Television Systems Committee</w:t>
      </w:r>
    </w:p>
    <w:p w:rsidR="009674CC" w:rsidRPr="00F3500B" w:rsidRDefault="009674CC">
      <w:pPr>
        <w:pStyle w:val="EW"/>
        <w:rPr>
          <w:lang w:eastAsia="ja-JP"/>
        </w:rPr>
      </w:pPr>
      <w:r w:rsidRPr="00F3500B">
        <w:rPr>
          <w:lang w:eastAsia="ja-JP"/>
        </w:rPr>
        <w:t>AV</w:t>
      </w:r>
      <w:r w:rsidRPr="00F3500B">
        <w:rPr>
          <w:lang w:eastAsia="ja-JP"/>
        </w:rPr>
        <w:tab/>
        <w:t>Audio-Visual</w:t>
      </w:r>
    </w:p>
    <w:p w:rsidR="009674CC" w:rsidRPr="00F3500B" w:rsidRDefault="009674CC" w:rsidP="00C7726A">
      <w:pPr>
        <w:pStyle w:val="EW"/>
        <w:rPr>
          <w:lang w:eastAsia="ja-JP"/>
        </w:rPr>
      </w:pPr>
      <w:r w:rsidRPr="00F3500B">
        <w:rPr>
          <w:lang w:eastAsia="ja-JP"/>
        </w:rPr>
        <w:t>BSL</w:t>
      </w:r>
      <w:r w:rsidRPr="00F3500B">
        <w:rPr>
          <w:lang w:eastAsia="ja-JP"/>
        </w:rPr>
        <w:tab/>
        <w:t>British Sign Language</w:t>
      </w:r>
    </w:p>
    <w:p w:rsidR="009674CC" w:rsidRPr="00F3500B" w:rsidRDefault="009674CC">
      <w:pPr>
        <w:pStyle w:val="EW"/>
      </w:pPr>
      <w:r w:rsidRPr="00F3500B">
        <w:t>CRID</w:t>
      </w:r>
      <w:r w:rsidRPr="00F3500B">
        <w:tab/>
        <w:t>Content Reference IDentifier</w:t>
      </w:r>
    </w:p>
    <w:p w:rsidR="009674CC" w:rsidRPr="00F3500B" w:rsidRDefault="009674CC">
      <w:pPr>
        <w:pStyle w:val="EW"/>
      </w:pPr>
      <w:r w:rsidRPr="00F3500B">
        <w:t>CS</w:t>
      </w:r>
      <w:r w:rsidRPr="00F3500B">
        <w:tab/>
        <w:t>Classification Scheme</w:t>
      </w:r>
    </w:p>
    <w:p w:rsidR="009674CC" w:rsidRPr="00F3500B" w:rsidRDefault="009674CC" w:rsidP="009674CC">
      <w:pPr>
        <w:pStyle w:val="EX"/>
        <w:rPr>
          <w:lang w:eastAsia="ja-JP"/>
        </w:rPr>
      </w:pPr>
      <w:r w:rsidRPr="00F3500B">
        <w:t>DDL</w:t>
      </w:r>
      <w:r w:rsidRPr="00F3500B">
        <w:tab/>
      </w:r>
      <w:r w:rsidRPr="00F3500B">
        <w:rPr>
          <w:lang w:eastAsia="ja-JP"/>
        </w:rPr>
        <w:t>Description Definition Language</w:t>
      </w:r>
    </w:p>
    <w:p w:rsidR="00A3385F" w:rsidRPr="00F3500B" w:rsidRDefault="00A3385F">
      <w:pPr>
        <w:pStyle w:val="NO"/>
        <w:rPr>
          <w:lang w:eastAsia="ja-JP"/>
        </w:rPr>
      </w:pPr>
      <w:r w:rsidRPr="00F3500B">
        <w:rPr>
          <w:lang w:eastAsia="ja-JP"/>
        </w:rPr>
        <w:t>NOTE:</w:t>
      </w:r>
      <w:r w:rsidRPr="00F3500B">
        <w:rPr>
          <w:lang w:eastAsia="ja-JP"/>
        </w:rPr>
        <w:tab/>
        <w:t>The language used to define description schemes in MPEG-7 (see ISO/IEC 15938-2</w:t>
      </w:r>
      <w:r w:rsidR="00E64ECF" w:rsidRPr="00F3500B">
        <w:rPr>
          <w:lang w:eastAsia="ja-JP"/>
        </w:rPr>
        <w:t> [</w:t>
      </w:r>
      <w:r w:rsidRPr="00F3500B">
        <w:rPr>
          <w:lang w:eastAsia="ja-JP"/>
        </w:rPr>
        <w:fldChar w:fldCharType="begin"/>
      </w:r>
      <w:r w:rsidR="000D25E8" w:rsidRPr="00F3500B">
        <w:rPr>
          <w:lang w:eastAsia="ja-JP"/>
        </w:rPr>
        <w:instrText xml:space="preserve">REF REF_ISOIEC15938_2  \* MERGEFORMAT  \h </w:instrText>
      </w:r>
      <w:r w:rsidRPr="00F3500B">
        <w:rPr>
          <w:lang w:eastAsia="ja-JP"/>
        </w:rPr>
      </w:r>
      <w:r w:rsidRPr="00F3500B">
        <w:rPr>
          <w:lang w:eastAsia="ja-JP"/>
        </w:rPr>
        <w:fldChar w:fldCharType="separate"/>
      </w:r>
      <w:r w:rsidR="00831E19" w:rsidRPr="00F3500B">
        <w:t>3</w:t>
      </w:r>
      <w:r w:rsidRPr="00F3500B">
        <w:rPr>
          <w:lang w:eastAsia="ja-JP"/>
        </w:rPr>
        <w:fldChar w:fldCharType="end"/>
      </w:r>
      <w:r w:rsidRPr="00F3500B">
        <w:rPr>
          <w:lang w:eastAsia="ja-JP"/>
        </w:rPr>
        <w:t>]).</w:t>
      </w:r>
    </w:p>
    <w:p w:rsidR="00A3385F" w:rsidRPr="0037143C" w:rsidRDefault="00A3385F">
      <w:pPr>
        <w:pStyle w:val="EW"/>
        <w:rPr>
          <w:lang w:val="de-CH"/>
        </w:rPr>
      </w:pPr>
      <w:r w:rsidRPr="0037143C">
        <w:rPr>
          <w:lang w:val="de-CH"/>
        </w:rPr>
        <w:t>DS</w:t>
      </w:r>
      <w:r w:rsidRPr="0037143C">
        <w:rPr>
          <w:lang w:val="de-CH"/>
        </w:rPr>
        <w:tab/>
        <w:t>Description Scheme</w:t>
      </w:r>
    </w:p>
    <w:p w:rsidR="009674CC" w:rsidRPr="0037143C" w:rsidRDefault="009674CC" w:rsidP="009674CC">
      <w:pPr>
        <w:pStyle w:val="EW"/>
        <w:rPr>
          <w:lang w:val="de-CH" w:eastAsia="ja-JP"/>
        </w:rPr>
      </w:pPr>
      <w:r w:rsidRPr="0037143C">
        <w:rPr>
          <w:lang w:val="de-CH" w:eastAsia="ja-JP"/>
        </w:rPr>
        <w:t>DTS</w:t>
      </w:r>
      <w:r w:rsidRPr="0037143C">
        <w:rPr>
          <w:lang w:val="de-CH" w:eastAsia="ja-JP"/>
        </w:rPr>
        <w:tab/>
        <w:t>Digital Theater System (audio coding scheme)</w:t>
      </w:r>
    </w:p>
    <w:p w:rsidR="001447A1" w:rsidRPr="00F3500B" w:rsidRDefault="001447A1" w:rsidP="001447A1">
      <w:pPr>
        <w:pStyle w:val="EW"/>
        <w:rPr>
          <w:lang w:eastAsia="ja-JP"/>
        </w:rPr>
      </w:pPr>
      <w:r w:rsidRPr="00F3500B">
        <w:t>DVB</w:t>
      </w:r>
      <w:r w:rsidRPr="00F3500B">
        <w:tab/>
        <w:t xml:space="preserve">Digital Video </w:t>
      </w:r>
      <w:proofErr w:type="gramStart"/>
      <w:r w:rsidRPr="00F3500B">
        <w:t>Broadcasting</w:t>
      </w:r>
      <w:proofErr w:type="gramEnd"/>
      <w:r w:rsidRPr="00F3500B">
        <w:t xml:space="preserve"> </w:t>
      </w:r>
      <w:r w:rsidR="00D12790" w:rsidRPr="00F3500B">
        <w:t>p</w:t>
      </w:r>
      <w:r w:rsidRPr="00F3500B">
        <w:t>roject</w:t>
      </w:r>
    </w:p>
    <w:p w:rsidR="00A3385F" w:rsidRPr="00F3500B" w:rsidRDefault="00A3385F">
      <w:pPr>
        <w:pStyle w:val="EX"/>
      </w:pPr>
      <w:r w:rsidRPr="00F3500B">
        <w:t>EPG</w:t>
      </w:r>
      <w:r w:rsidRPr="00F3500B">
        <w:tab/>
        <w:t>Electronic Programme Guide</w:t>
      </w:r>
    </w:p>
    <w:p w:rsidR="00A3385F" w:rsidRPr="00F3500B" w:rsidRDefault="00A3385F">
      <w:pPr>
        <w:pStyle w:val="NO"/>
      </w:pPr>
      <w:r w:rsidRPr="00F3500B">
        <w:t>NOTE:</w:t>
      </w:r>
      <w:r w:rsidRPr="00F3500B">
        <w:tab/>
        <w:t>A means of presenting available content to the consumer, allowing selection of desired content.</w:t>
      </w:r>
    </w:p>
    <w:p w:rsidR="00A3385F" w:rsidRPr="00F3500B" w:rsidRDefault="00A3385F">
      <w:pPr>
        <w:pStyle w:val="EW"/>
        <w:rPr>
          <w:lang w:eastAsia="ja-JP"/>
        </w:rPr>
      </w:pPr>
      <w:r w:rsidRPr="00F3500B">
        <w:t>HTML</w:t>
      </w:r>
      <w:r w:rsidRPr="00F3500B">
        <w:tab/>
      </w:r>
      <w:r w:rsidRPr="00F3500B">
        <w:rPr>
          <w:lang w:eastAsia="ja-JP"/>
        </w:rPr>
        <w:t>HyperText Markup Language</w:t>
      </w:r>
    </w:p>
    <w:p w:rsidR="00C7726A" w:rsidRPr="00F3500B" w:rsidRDefault="00C7726A" w:rsidP="00C7726A">
      <w:pPr>
        <w:pStyle w:val="EW"/>
        <w:rPr>
          <w:lang w:eastAsia="ja-JP"/>
        </w:rPr>
      </w:pPr>
      <w:r w:rsidRPr="00F3500B">
        <w:rPr>
          <w:lang w:eastAsia="ja-JP"/>
        </w:rPr>
        <w:t>IANA</w:t>
      </w:r>
      <w:r w:rsidRPr="00F3500B">
        <w:rPr>
          <w:lang w:eastAsia="ja-JP"/>
        </w:rPr>
        <w:tab/>
        <w:t>Internet Assigned Numbers Authority</w:t>
      </w:r>
    </w:p>
    <w:p w:rsidR="00A3385F" w:rsidRPr="00F3500B" w:rsidRDefault="00A3385F">
      <w:pPr>
        <w:pStyle w:val="EW"/>
      </w:pPr>
      <w:r w:rsidRPr="00F3500B">
        <w:t>IPR</w:t>
      </w:r>
      <w:r w:rsidRPr="00F3500B">
        <w:tab/>
        <w:t>Intellectual Property Rights</w:t>
      </w:r>
    </w:p>
    <w:p w:rsidR="00A3385F" w:rsidRPr="00F3500B" w:rsidRDefault="00A3385F">
      <w:pPr>
        <w:pStyle w:val="EW"/>
      </w:pPr>
      <w:r w:rsidRPr="00F3500B">
        <w:t>ISAN</w:t>
      </w:r>
      <w:r w:rsidRPr="00F3500B">
        <w:tab/>
        <w:t>International Standard Audiovisual Number</w:t>
      </w:r>
    </w:p>
    <w:p w:rsidR="00C7726A" w:rsidRPr="00F3500B" w:rsidRDefault="00C7726A" w:rsidP="00C7726A">
      <w:pPr>
        <w:pStyle w:val="EW"/>
        <w:rPr>
          <w:lang w:eastAsia="ja-JP"/>
        </w:rPr>
      </w:pPr>
      <w:r w:rsidRPr="00F3500B">
        <w:rPr>
          <w:lang w:eastAsia="ja-JP"/>
        </w:rPr>
        <w:lastRenderedPageBreak/>
        <w:t>MDS</w:t>
      </w:r>
      <w:r w:rsidRPr="00F3500B">
        <w:rPr>
          <w:lang w:eastAsia="ja-JP"/>
        </w:rPr>
        <w:tab/>
      </w:r>
      <w:r w:rsidRPr="00F3500B">
        <w:t>Multimedia Description Schemes</w:t>
      </w:r>
    </w:p>
    <w:p w:rsidR="00A3385F" w:rsidRPr="00F3500B" w:rsidRDefault="00A3385F">
      <w:pPr>
        <w:pStyle w:val="EW"/>
      </w:pPr>
      <w:r w:rsidRPr="00F3500B">
        <w:t>MPEG</w:t>
      </w:r>
      <w:r w:rsidRPr="00F3500B">
        <w:tab/>
        <w:t>Motion Pictures Expert Group</w:t>
      </w:r>
    </w:p>
    <w:p w:rsidR="00A3385F" w:rsidRPr="00F3500B" w:rsidRDefault="00A3385F">
      <w:pPr>
        <w:pStyle w:val="EW"/>
      </w:pPr>
      <w:r w:rsidRPr="00F3500B">
        <w:t>NID</w:t>
      </w:r>
      <w:r w:rsidRPr="00F3500B">
        <w:tab/>
        <w:t>Namespace I</w:t>
      </w:r>
      <w:r w:rsidR="00F70446" w:rsidRPr="00F3500B">
        <w:t>D</w:t>
      </w:r>
      <w:r w:rsidRPr="00F3500B">
        <w:t>entifier</w:t>
      </w:r>
    </w:p>
    <w:p w:rsidR="00A3385F" w:rsidRPr="00F3500B" w:rsidRDefault="00A3385F">
      <w:pPr>
        <w:pStyle w:val="EW"/>
      </w:pPr>
      <w:r w:rsidRPr="00F3500B">
        <w:t>PDR</w:t>
      </w:r>
      <w:r w:rsidRPr="00F3500B">
        <w:tab/>
        <w:t>Personal Digital Recorder</w:t>
      </w:r>
    </w:p>
    <w:p w:rsidR="00573DD0" w:rsidRPr="00F3500B" w:rsidRDefault="00573DD0" w:rsidP="00573DD0">
      <w:pPr>
        <w:pStyle w:val="EW"/>
        <w:rPr>
          <w:lang w:eastAsia="ja-JP"/>
        </w:rPr>
      </w:pPr>
      <w:r w:rsidRPr="00F3500B">
        <w:rPr>
          <w:lang w:eastAsia="ja-JP"/>
        </w:rPr>
        <w:t>RMP</w:t>
      </w:r>
      <w:r w:rsidRPr="00F3500B">
        <w:rPr>
          <w:lang w:eastAsia="ja-JP"/>
        </w:rPr>
        <w:tab/>
        <w:t>Rights Management and Protection</w:t>
      </w:r>
    </w:p>
    <w:p w:rsidR="00A3385F" w:rsidRPr="00F3500B" w:rsidRDefault="00A3385F">
      <w:pPr>
        <w:pStyle w:val="EW"/>
      </w:pPr>
      <w:r w:rsidRPr="00F3500B">
        <w:t>TVA</w:t>
      </w:r>
      <w:r w:rsidRPr="00F3500B">
        <w:tab/>
      </w:r>
      <w:r w:rsidR="00344126" w:rsidRPr="00F3500B">
        <w:rPr>
          <w:i/>
        </w:rPr>
        <w:t>TV</w:t>
      </w:r>
      <w:r w:rsidR="001425E5" w:rsidRPr="00F3500B">
        <w:rPr>
          <w:i/>
        </w:rPr>
        <w:t>-</w:t>
      </w:r>
      <w:r w:rsidR="00344126" w:rsidRPr="00F3500B">
        <w:rPr>
          <w:i/>
        </w:rPr>
        <w:t>Anytime</w:t>
      </w:r>
    </w:p>
    <w:p w:rsidR="009674CC" w:rsidRPr="00F3500B" w:rsidRDefault="009674CC" w:rsidP="009674CC">
      <w:pPr>
        <w:pStyle w:val="EW"/>
        <w:rPr>
          <w:lang w:eastAsia="ja-JP"/>
        </w:rPr>
      </w:pPr>
      <w:r w:rsidRPr="00F3500B">
        <w:rPr>
          <w:lang w:eastAsia="ja-JP"/>
        </w:rPr>
        <w:t>TVAF</w:t>
      </w:r>
      <w:r w:rsidRPr="00F3500B">
        <w:rPr>
          <w:lang w:eastAsia="ja-JP"/>
        </w:rPr>
        <w:tab/>
      </w:r>
      <w:r w:rsidRPr="00F3500B">
        <w:rPr>
          <w:i/>
          <w:lang w:eastAsia="ja-JP"/>
        </w:rPr>
        <w:t xml:space="preserve">TV-Anytime </w:t>
      </w:r>
      <w:r w:rsidRPr="00F3500B">
        <w:rPr>
          <w:lang w:eastAsia="ja-JP"/>
        </w:rPr>
        <w:t>Forum</w:t>
      </w:r>
    </w:p>
    <w:p w:rsidR="00A3385F" w:rsidRPr="00F3500B" w:rsidRDefault="00A3385F">
      <w:pPr>
        <w:pStyle w:val="EW"/>
      </w:pPr>
      <w:r w:rsidRPr="00F3500B">
        <w:t>UML</w:t>
      </w:r>
      <w:r w:rsidRPr="00F3500B">
        <w:tab/>
        <w:t>Unified Modelling Language</w:t>
      </w:r>
    </w:p>
    <w:p w:rsidR="009674CC" w:rsidRPr="00F3500B" w:rsidRDefault="009674CC" w:rsidP="009674CC">
      <w:pPr>
        <w:pStyle w:val="EW"/>
        <w:rPr>
          <w:lang w:eastAsia="ja-JP"/>
        </w:rPr>
      </w:pPr>
      <w:r w:rsidRPr="00F3500B">
        <w:rPr>
          <w:lang w:eastAsia="ja-JP"/>
        </w:rPr>
        <w:t>URI</w:t>
      </w:r>
      <w:r w:rsidRPr="00F3500B">
        <w:rPr>
          <w:lang w:eastAsia="ja-JP"/>
        </w:rPr>
        <w:tab/>
        <w:t>Unique Resource Identifier</w:t>
      </w:r>
    </w:p>
    <w:p w:rsidR="00A3385F" w:rsidRPr="00F3500B" w:rsidRDefault="00A3385F">
      <w:pPr>
        <w:pStyle w:val="EW"/>
      </w:pPr>
      <w:r w:rsidRPr="00F3500B">
        <w:t>URN</w:t>
      </w:r>
      <w:r w:rsidRPr="00F3500B">
        <w:tab/>
        <w:t xml:space="preserve">Unique Resource </w:t>
      </w:r>
      <w:r w:rsidR="00C0767D" w:rsidRPr="00F3500B">
        <w:t>Name</w:t>
      </w:r>
    </w:p>
    <w:p w:rsidR="00557EE4" w:rsidRPr="00F3500B" w:rsidRDefault="00A3385F" w:rsidP="00557EE4">
      <w:pPr>
        <w:pStyle w:val="EW"/>
        <w:rPr>
          <w:lang w:eastAsia="ja-JP"/>
        </w:rPr>
      </w:pPr>
      <w:r w:rsidRPr="00F3500B">
        <w:t>XML</w:t>
      </w:r>
      <w:r w:rsidRPr="00F3500B">
        <w:tab/>
      </w:r>
      <w:r w:rsidRPr="00F3500B">
        <w:rPr>
          <w:lang w:eastAsia="ja-JP"/>
        </w:rPr>
        <w:t>Extensible Markup Language</w:t>
      </w:r>
    </w:p>
    <w:p w:rsidR="00A3385F" w:rsidRPr="00F3500B" w:rsidRDefault="00A3385F" w:rsidP="00614D0B">
      <w:pPr>
        <w:pStyle w:val="Heading1"/>
      </w:pPr>
      <w:bookmarkStart w:id="39" w:name="_Toc445718943"/>
      <w:r w:rsidRPr="00F3500B">
        <w:t>4</w:t>
      </w:r>
      <w:r w:rsidRPr="00F3500B">
        <w:tab/>
        <w:t>Introduction to metadata</w:t>
      </w:r>
      <w:bookmarkEnd w:id="39"/>
    </w:p>
    <w:p w:rsidR="00A3385F" w:rsidRPr="00F3500B" w:rsidRDefault="00A3385F" w:rsidP="00287EF4">
      <w:r w:rsidRPr="00F3500B">
        <w:t xml:space="preserve">Metadata is generally defined as </w:t>
      </w:r>
      <w:r w:rsidR="00452C3A" w:rsidRPr="00F3500B">
        <w:t>"</w:t>
      </w:r>
      <w:r w:rsidRPr="00F3500B">
        <w:t>data about data</w:t>
      </w:r>
      <w:r w:rsidR="00452C3A" w:rsidRPr="00F3500B">
        <w:t>"</w:t>
      </w:r>
      <w:r w:rsidRPr="00F3500B">
        <w:t xml:space="preserve">. Within the </w:t>
      </w:r>
      <w:r w:rsidR="00344126" w:rsidRPr="00F3500B">
        <w:rPr>
          <w:i/>
        </w:rPr>
        <w:t>TV</w:t>
      </w:r>
      <w:r w:rsidR="001425E5" w:rsidRPr="00F3500B">
        <w:rPr>
          <w:i/>
        </w:rPr>
        <w:t>-</w:t>
      </w:r>
      <w:r w:rsidR="00344126" w:rsidRPr="00F3500B">
        <w:rPr>
          <w:i/>
        </w:rPr>
        <w:t>Anytime</w:t>
      </w:r>
      <w:r w:rsidRPr="00F3500B">
        <w:t xml:space="preserve"> environment, the most visible parts of metadata are the attractors/descriptors or hyperlinks used in electronic programme guides, or in Web pages. This is the information that the consumer or agent will use to decide whether or not to acquire a particular piece of content.</w:t>
      </w:r>
    </w:p>
    <w:p w:rsidR="00A3385F" w:rsidRPr="00F3500B" w:rsidRDefault="00A3385F" w:rsidP="00287EF4">
      <w:pPr>
        <w:rPr>
          <w:rFonts w:eastAsia="Arial Unicode MS"/>
          <w:lang w:eastAsia="ja-JP"/>
        </w:rPr>
      </w:pPr>
      <w:r w:rsidRPr="00F3500B">
        <w:t xml:space="preserve">The </w:t>
      </w:r>
      <w:r w:rsidR="00344126" w:rsidRPr="00F3500B">
        <w:rPr>
          <w:i/>
        </w:rPr>
        <w:t>TV</w:t>
      </w:r>
      <w:r w:rsidR="001425E5" w:rsidRPr="00F3500B">
        <w:rPr>
          <w:i/>
        </w:rPr>
        <w:t>-</w:t>
      </w:r>
      <w:r w:rsidR="00344126" w:rsidRPr="00F3500B">
        <w:rPr>
          <w:i/>
        </w:rPr>
        <w:t>Anytime</w:t>
      </w:r>
      <w:r w:rsidRPr="00F3500B">
        <w:t xml:space="preserve"> metadata system allows the consumer to find, navigate and manage content from a variety of internal and external sources including, for example, enhanced broadcast, interactive TV, Internet and local storage. It</w:t>
      </w:r>
      <w:r w:rsidRPr="00F3500B">
        <w:rPr>
          <w:lang w:eastAsia="ja-JP"/>
        </w:rPr>
        <w:t xml:space="preserve"> defines a standard way to describe consumer profiles including search preferences to facilitate automatic filtering and acquisition of content by agents on behalf of the consumer.</w:t>
      </w:r>
      <w:r w:rsidRPr="00F3500B">
        <w:rPr>
          <w:rFonts w:eastAsia="Arial Unicode MS"/>
          <w:lang w:eastAsia="ja-JP"/>
        </w:rPr>
        <w:t xml:space="preserve"> Consumers, as used in the present document, include educators and students, who may use selected programme segments in the classroom or laboratory.</w:t>
      </w:r>
    </w:p>
    <w:p w:rsidR="00A3385F" w:rsidRPr="00F3500B" w:rsidRDefault="00A3385F" w:rsidP="00287EF4">
      <w:pPr>
        <w:rPr>
          <w:lang w:eastAsia="ja-JP"/>
        </w:rPr>
      </w:pPr>
      <w:r w:rsidRPr="00F3500B">
        <w:rPr>
          <w:lang w:eastAsia="ja-JP"/>
        </w:rPr>
        <w:t xml:space="preserve">There is a need to associate metadata with content to facilitate human and automated searching for content of interest. </w:t>
      </w:r>
      <w:r w:rsidRPr="00F3500B">
        <w:t>Such metadata include</w:t>
      </w:r>
      <w:r w:rsidRPr="00F3500B">
        <w:rPr>
          <w:lang w:eastAsia="ja-JP"/>
        </w:rPr>
        <w:t>s</w:t>
      </w:r>
      <w:r w:rsidRPr="00F3500B">
        <w:t xml:space="preserve"> descriptive elements and attractors to aid the search process as well as elements essential to the acquisition, capture and presentation processes; content rights, formats, duration, etc.</w:t>
      </w:r>
      <w:r w:rsidRPr="00F3500B">
        <w:rPr>
          <w:lang w:eastAsia="ja-JP"/>
        </w:rPr>
        <w:t xml:space="preserve"> Many of these descriptive elements can be found in electronic programme guides and HTML documents.</w:t>
      </w:r>
    </w:p>
    <w:p w:rsidR="00A3385F" w:rsidRPr="00F3500B" w:rsidRDefault="00A3385F" w:rsidP="00162BA8">
      <w:pPr>
        <w:keepLines/>
        <w:rPr>
          <w:lang w:eastAsia="ja-JP"/>
        </w:rPr>
      </w:pPr>
      <w:r w:rsidRPr="00F3500B">
        <w:rPr>
          <w:lang w:eastAsia="ja-JP"/>
        </w:rPr>
        <w:t xml:space="preserve">The process of creation and evolution of metadata for an individual content item may involve many organizations during the course of creation, distribution and delivery to the consumer. Thus, </w:t>
      </w:r>
      <w:r w:rsidRPr="00F3500B">
        <w:t xml:space="preserve">there is a clear need to define a common metadata framework and a </w:t>
      </w:r>
      <w:r w:rsidRPr="00F3500B">
        <w:rPr>
          <w:lang w:eastAsia="ja-JP"/>
        </w:rPr>
        <w:t>standard</w:t>
      </w:r>
      <w:r w:rsidRPr="00F3500B">
        <w:t xml:space="preserve"> set of metadata elements in order to ensure a high level of interoperability within the chain </w:t>
      </w:r>
      <w:r w:rsidRPr="00F3500B">
        <w:rPr>
          <w:lang w:eastAsia="ja-JP"/>
        </w:rPr>
        <w:t>from content creation to content delivery.</w:t>
      </w:r>
    </w:p>
    <w:p w:rsidR="00A3385F" w:rsidRPr="00F3500B" w:rsidRDefault="00A3385F" w:rsidP="00614D0B">
      <w:pPr>
        <w:pStyle w:val="Heading1"/>
      </w:pPr>
      <w:bookmarkStart w:id="40" w:name="_Toc445718944"/>
      <w:r w:rsidRPr="00F3500B">
        <w:lastRenderedPageBreak/>
        <w:t>5</w:t>
      </w:r>
      <w:r w:rsidRPr="00F3500B">
        <w:tab/>
      </w:r>
      <w:r w:rsidR="00344126" w:rsidRPr="00F3500B">
        <w:rPr>
          <w:i/>
        </w:rPr>
        <w:t>TV</w:t>
      </w:r>
      <w:r w:rsidR="001425E5" w:rsidRPr="00F3500B">
        <w:rPr>
          <w:i/>
        </w:rPr>
        <w:t>-</w:t>
      </w:r>
      <w:r w:rsidR="00344126" w:rsidRPr="00F3500B">
        <w:rPr>
          <w:i/>
        </w:rPr>
        <w:t>Anytime</w:t>
      </w:r>
      <w:r w:rsidRPr="00F3500B">
        <w:t xml:space="preserve"> Metadata Data Model</w:t>
      </w:r>
      <w:bookmarkEnd w:id="40"/>
    </w:p>
    <w:p w:rsidR="00A3385F" w:rsidRPr="00F3500B" w:rsidRDefault="00A3385F" w:rsidP="00614D0B">
      <w:pPr>
        <w:pStyle w:val="Heading2"/>
      </w:pPr>
      <w:bookmarkStart w:id="41" w:name="_Toc445718945"/>
      <w:r w:rsidRPr="00F3500B">
        <w:t>5.1</w:t>
      </w:r>
      <w:r w:rsidRPr="00F3500B">
        <w:tab/>
      </w:r>
      <w:r w:rsidR="00344126" w:rsidRPr="00F3500B">
        <w:rPr>
          <w:i/>
        </w:rPr>
        <w:t>TV</w:t>
      </w:r>
      <w:r w:rsidR="001425E5" w:rsidRPr="00F3500B">
        <w:rPr>
          <w:i/>
        </w:rPr>
        <w:t>-</w:t>
      </w:r>
      <w:r w:rsidR="00344126" w:rsidRPr="00F3500B">
        <w:rPr>
          <w:i/>
        </w:rPr>
        <w:t>Anytime</w:t>
      </w:r>
      <w:r w:rsidRPr="00F3500B">
        <w:t xml:space="preserve"> Metadata Process Model</w:t>
      </w:r>
      <w:bookmarkEnd w:id="41"/>
    </w:p>
    <w:p w:rsidR="00A3385F" w:rsidRPr="00F3500B" w:rsidRDefault="00A3385F" w:rsidP="0008197A">
      <w:pPr>
        <w:pStyle w:val="FL"/>
      </w:pPr>
      <w:r w:rsidRPr="00F3500B">
        <w:object w:dxaOrig="8295"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30pt" o:ole="" fillcolor="window">
            <v:imagedata r:id="rId18" o:title=""/>
          </v:shape>
          <o:OLEObject Type="Embed" ProgID="Word.Picture.8" ShapeID="_x0000_i1025" DrawAspect="Content" ObjectID="_1559989654" r:id="rId19"/>
        </w:object>
      </w:r>
    </w:p>
    <w:p w:rsidR="00A3385F" w:rsidRPr="00F3500B" w:rsidRDefault="00A3385F">
      <w:pPr>
        <w:pStyle w:val="TF"/>
        <w:rPr>
          <w:lang w:eastAsia="ja-JP"/>
        </w:rPr>
      </w:pPr>
      <w:bookmarkStart w:id="42" w:name="_Toc445718785"/>
      <w:r w:rsidRPr="00F3500B">
        <w:t xml:space="preserve">Figure </w:t>
      </w:r>
      <w:r w:rsidR="00BF1EEF">
        <w:fldChar w:fldCharType="begin"/>
      </w:r>
      <w:r w:rsidR="00BF1EEF">
        <w:instrText xml:space="preserve"> SEQ Figure \* ARABIC </w:instrText>
      </w:r>
      <w:r w:rsidR="00BF1EEF">
        <w:fldChar w:fldCharType="separate"/>
      </w:r>
      <w:r w:rsidR="00831E19" w:rsidRPr="00F3500B">
        <w:t>1</w:t>
      </w:r>
      <w:r w:rsidR="00BF1EEF">
        <w:fldChar w:fldCharType="end"/>
      </w:r>
      <w:r w:rsidRPr="00F3500B">
        <w:t>: Metadata and content flow</w:t>
      </w:r>
      <w:bookmarkEnd w:id="42"/>
    </w:p>
    <w:p w:rsidR="00A3385F" w:rsidRPr="00F3500B" w:rsidRDefault="00A3385F" w:rsidP="00287EF4">
      <w:pPr>
        <w:rPr>
          <w:lang w:eastAsia="ja-JP"/>
        </w:rPr>
      </w:pPr>
      <w:r w:rsidRPr="00F3500B">
        <w:rPr>
          <w:lang w:eastAsia="ja-JP"/>
        </w:rPr>
        <w:t>Figure 1 shows the flow of metadata and content through various stages of creation and delivery to the end consumer.</w:t>
      </w:r>
    </w:p>
    <w:p w:rsidR="00A3385F" w:rsidRPr="00F3500B" w:rsidRDefault="00A3385F" w:rsidP="00287EF4">
      <w:pPr>
        <w:rPr>
          <w:lang w:eastAsia="ja-JP"/>
        </w:rPr>
      </w:pPr>
      <w:r w:rsidRPr="00F3500B">
        <w:t xml:space="preserve">This model clearly identifies the separation of the processing of metadata and </w:t>
      </w:r>
      <w:r w:rsidRPr="00F3500B">
        <w:rPr>
          <w:lang w:eastAsia="ja-JP"/>
        </w:rPr>
        <w:t>content</w:t>
      </w:r>
      <w:r w:rsidRPr="00F3500B">
        <w:t xml:space="preserve"> while at the same time illustrating the parallels between the processing of metadata and </w:t>
      </w:r>
      <w:r w:rsidRPr="00F3500B">
        <w:rPr>
          <w:lang w:eastAsia="ja-JP"/>
        </w:rPr>
        <w:t>content. User profile and history metadata is generated during the selection and presentation process.</w:t>
      </w:r>
    </w:p>
    <w:p w:rsidR="00A3385F" w:rsidRPr="00F3500B" w:rsidRDefault="00A3385F">
      <w:pPr>
        <w:pStyle w:val="H6"/>
      </w:pPr>
      <w:r w:rsidRPr="00F3500B">
        <w:t>Content creation</w:t>
      </w:r>
    </w:p>
    <w:p w:rsidR="00A3385F" w:rsidRPr="00F3500B" w:rsidRDefault="00A3385F">
      <w:r w:rsidRPr="00F3500B">
        <w:t>The content creation process represents the production of</w:t>
      </w:r>
      <w:r w:rsidRPr="00F3500B">
        <w:rPr>
          <w:lang w:eastAsia="ja-JP"/>
        </w:rPr>
        <w:t xml:space="preserve"> a</w:t>
      </w:r>
      <w:r w:rsidRPr="00F3500B">
        <w:t xml:space="preserve"> piece of content or </w:t>
      </w:r>
      <w:r w:rsidRPr="00F3500B">
        <w:rPr>
          <w:lang w:eastAsia="ja-JP"/>
        </w:rPr>
        <w:t xml:space="preserve">a </w:t>
      </w:r>
      <w:r w:rsidRPr="00F3500B">
        <w:t xml:space="preserve">programme. During the production process, the programme </w:t>
      </w:r>
      <w:r w:rsidRPr="00F3500B">
        <w:rPr>
          <w:lang w:eastAsia="ja-JP"/>
        </w:rPr>
        <w:t xml:space="preserve">content </w:t>
      </w:r>
      <w:r w:rsidRPr="00F3500B">
        <w:t>is created and information about the programme may also be captured. At this stage, however, the metadata is unlikely to be in a form that can be directly exposed to a user - some form of editing will be required before the description of the programme can be published.</w:t>
      </w:r>
    </w:p>
    <w:p w:rsidR="00A3385F" w:rsidRPr="00F3500B" w:rsidRDefault="00A3385F" w:rsidP="00D12790">
      <w:pPr>
        <w:pStyle w:val="H6"/>
        <w:keepNext w:val="0"/>
      </w:pPr>
      <w:r w:rsidRPr="00F3500B">
        <w:t>Content publishing</w:t>
      </w:r>
    </w:p>
    <w:p w:rsidR="00A3385F" w:rsidRPr="00F3500B" w:rsidRDefault="00A3385F" w:rsidP="00D12790">
      <w:pPr>
        <w:keepLines/>
      </w:pPr>
      <w:r w:rsidRPr="00F3500B">
        <w:t xml:space="preserve">Once content has been created, the content is then available for publication by a content publisher. This could be, for example, as part of a broadcast service or as a publication on the Internet. The content publishing process defines instantiations of programmes - in other words, one output from the content publishing process is information about </w:t>
      </w:r>
      <w:r w:rsidR="00452C3A" w:rsidRPr="00F3500B">
        <w:t>"</w:t>
      </w:r>
      <w:r w:rsidRPr="00F3500B">
        <w:t>where</w:t>
      </w:r>
      <w:r w:rsidR="00452C3A" w:rsidRPr="00F3500B">
        <w:t>"</w:t>
      </w:r>
      <w:r w:rsidRPr="00F3500B">
        <w:t xml:space="preserve"> the programme can be found. In the broadcast case, this means a schedule for the services that are published.</w:t>
      </w:r>
    </w:p>
    <w:p w:rsidR="00A3385F" w:rsidRPr="00F3500B" w:rsidRDefault="00A3385F" w:rsidP="00D12790">
      <w:pPr>
        <w:pStyle w:val="H6"/>
        <w:keepNext w:val="0"/>
      </w:pPr>
      <w:r w:rsidRPr="00F3500B">
        <w:t>Metadata editing</w:t>
      </w:r>
    </w:p>
    <w:p w:rsidR="00A3385F" w:rsidRPr="00F3500B" w:rsidRDefault="00A3385F" w:rsidP="00D12790">
      <w:pPr>
        <w:keepLines/>
      </w:pPr>
      <w:r w:rsidRPr="00F3500B">
        <w:t xml:space="preserve">The metadata editing process takes </w:t>
      </w:r>
      <w:r w:rsidRPr="00F3500B">
        <w:rPr>
          <w:i/>
        </w:rPr>
        <w:t>raw</w:t>
      </w:r>
      <w:r w:rsidRPr="00F3500B">
        <w:t xml:space="preserve"> information from the content creation and publishing processes and edits this into a form that is suitable for representing the content to the end consumer. The output of this process is edited metadata for the programmes and/or metadata describing the location of these programmes.</w:t>
      </w:r>
    </w:p>
    <w:p w:rsidR="00A3385F" w:rsidRPr="00F3500B" w:rsidRDefault="00A3385F">
      <w:pPr>
        <w:pStyle w:val="H6"/>
      </w:pPr>
      <w:r w:rsidRPr="00F3500B">
        <w:lastRenderedPageBreak/>
        <w:t>Metadata aggregation</w:t>
      </w:r>
    </w:p>
    <w:p w:rsidR="00A3385F" w:rsidRPr="00F3500B" w:rsidRDefault="00A3385F">
      <w:r w:rsidRPr="00F3500B">
        <w:t xml:space="preserve">In order to support a given </w:t>
      </w:r>
      <w:r w:rsidR="00344126" w:rsidRPr="00F3500B">
        <w:rPr>
          <w:i/>
        </w:rPr>
        <w:t>TV</w:t>
      </w:r>
      <w:r w:rsidR="001425E5" w:rsidRPr="00F3500B">
        <w:rPr>
          <w:i/>
        </w:rPr>
        <w:t>-</w:t>
      </w:r>
      <w:r w:rsidR="00344126" w:rsidRPr="00F3500B">
        <w:rPr>
          <w:i/>
        </w:rPr>
        <w:t>Anytime</w:t>
      </w:r>
      <w:r w:rsidRPr="00F3500B">
        <w:t xml:space="preserve"> system, it is likely that metadata from a number of independent content creators and publishers will need to be aggregated. It is important to recogn</w:t>
      </w:r>
      <w:r w:rsidRPr="00F3500B">
        <w:rPr>
          <w:lang w:eastAsia="ja-JP"/>
        </w:rPr>
        <w:t>ize</w:t>
      </w:r>
      <w:r w:rsidRPr="00F3500B">
        <w:t xml:space="preserve"> that the process of metadata aggregation may result in the original metadata being changed.</w:t>
      </w:r>
    </w:p>
    <w:p w:rsidR="00A3385F" w:rsidRPr="00F3500B" w:rsidRDefault="00A3385F">
      <w:pPr>
        <w:pStyle w:val="H6"/>
      </w:pPr>
      <w:r w:rsidRPr="00F3500B">
        <w:t>Metadata publishing</w:t>
      </w:r>
    </w:p>
    <w:p w:rsidR="00A3385F" w:rsidRPr="00F3500B" w:rsidRDefault="00A3385F">
      <w:r w:rsidRPr="00F3500B">
        <w:t xml:space="preserve">Without prejudice to whether or not a </w:t>
      </w:r>
      <w:r w:rsidR="00344126" w:rsidRPr="00F3500B">
        <w:rPr>
          <w:i/>
        </w:rPr>
        <w:t>TV</w:t>
      </w:r>
      <w:r w:rsidR="001425E5" w:rsidRPr="00F3500B">
        <w:rPr>
          <w:i/>
        </w:rPr>
        <w:t>-</w:t>
      </w:r>
      <w:r w:rsidR="00344126" w:rsidRPr="00F3500B">
        <w:rPr>
          <w:i/>
        </w:rPr>
        <w:t>Anytime</w:t>
      </w:r>
      <w:r w:rsidRPr="00F3500B">
        <w:t xml:space="preserve"> system is horizontally or vertically integrated, an aggregated metadata set will need to be published to both the content selection and location resolution processes. The content selection process will be largely concerned with the metadata describing programmes but may also involve use of the programme location metadata. The location resolution service will simply require information about the location of programmes.</w:t>
      </w:r>
    </w:p>
    <w:p w:rsidR="00A3385F" w:rsidRPr="00F3500B" w:rsidRDefault="00A3385F">
      <w:pPr>
        <w:pStyle w:val="H6"/>
      </w:pPr>
      <w:r w:rsidRPr="00F3500B">
        <w:t>Content selection</w:t>
      </w:r>
    </w:p>
    <w:p w:rsidR="00A3385F" w:rsidRPr="00F3500B" w:rsidRDefault="00A3385F">
      <w:r w:rsidRPr="00F3500B">
        <w:t xml:space="preserve">The content selection process </w:t>
      </w:r>
      <w:r w:rsidRPr="00F3500B">
        <w:rPr>
          <w:lang w:eastAsia="ja-JP"/>
        </w:rPr>
        <w:t>may occur</w:t>
      </w:r>
      <w:r w:rsidRPr="00F3500B">
        <w:t xml:space="preserve"> through the direct involvement of the </w:t>
      </w:r>
      <w:r w:rsidRPr="00F3500B">
        <w:rPr>
          <w:lang w:eastAsia="ja-JP"/>
        </w:rPr>
        <w:t>consumer</w:t>
      </w:r>
      <w:r w:rsidRPr="00F3500B">
        <w:t xml:space="preserve"> or may </w:t>
      </w:r>
      <w:r w:rsidRPr="00F3500B">
        <w:rPr>
          <w:lang w:eastAsia="ja-JP"/>
        </w:rPr>
        <w:t xml:space="preserve">be </w:t>
      </w:r>
      <w:r w:rsidRPr="00F3500B">
        <w:t xml:space="preserve">performed on the </w:t>
      </w:r>
      <w:r w:rsidRPr="00F3500B">
        <w:rPr>
          <w:lang w:eastAsia="ja-JP"/>
        </w:rPr>
        <w:t>consumer</w:t>
      </w:r>
      <w:r w:rsidR="005B1F1E" w:rsidRPr="00F3500B">
        <w:rPr>
          <w:lang w:eastAsia="ja-JP"/>
        </w:rPr>
        <w:t>'</w:t>
      </w:r>
      <w:r w:rsidRPr="00F3500B">
        <w:rPr>
          <w:lang w:eastAsia="ja-JP"/>
        </w:rPr>
        <w:t>s</w:t>
      </w:r>
      <w:r w:rsidRPr="00F3500B">
        <w:t xml:space="preserve"> behalf by a software agent. In order for a software agent to function correctly, met</w:t>
      </w:r>
      <w:r w:rsidRPr="00F3500B">
        <w:rPr>
          <w:lang w:eastAsia="ja-JP"/>
        </w:rPr>
        <w:t>a</w:t>
      </w:r>
      <w:r w:rsidRPr="00F3500B">
        <w:t>data describing the consumer and his preferences will need to be provided to the content selection process. This may be either inferred from the consumer</w:t>
      </w:r>
      <w:r w:rsidR="005B1F1E" w:rsidRPr="00F3500B">
        <w:t>'</w:t>
      </w:r>
      <w:r w:rsidRPr="00F3500B">
        <w:t>s past history of content selection or by the explicit specification of preferences by the user (or a combination of the two). Note that the content selection process may be, in part, affected by knowledge of the programme</w:t>
      </w:r>
      <w:r w:rsidR="005B1F1E" w:rsidRPr="00F3500B">
        <w:t>'</w:t>
      </w:r>
      <w:r w:rsidRPr="00F3500B">
        <w:t>s location.</w:t>
      </w:r>
    </w:p>
    <w:p w:rsidR="00A3385F" w:rsidRPr="00F3500B" w:rsidRDefault="00A3385F">
      <w:pPr>
        <w:pStyle w:val="H6"/>
      </w:pPr>
      <w:r w:rsidRPr="00F3500B">
        <w:t>Location resolution</w:t>
      </w:r>
    </w:p>
    <w:p w:rsidR="00A3385F" w:rsidRPr="00F3500B" w:rsidRDefault="00A3385F">
      <w:pPr>
        <w:rPr>
          <w:lang w:eastAsia="ja-JP"/>
        </w:rPr>
      </w:pPr>
      <w:r w:rsidRPr="00F3500B">
        <w:t xml:space="preserve">The process of location resolution is simply one of </w:t>
      </w:r>
      <w:r w:rsidRPr="00F3500B">
        <w:rPr>
          <w:lang w:eastAsia="ja-JP"/>
        </w:rPr>
        <w:t>discovering</w:t>
      </w:r>
      <w:r w:rsidRPr="00F3500B">
        <w:t xml:space="preserve"> where </w:t>
      </w:r>
      <w:r w:rsidRPr="00F3500B">
        <w:rPr>
          <w:lang w:eastAsia="ja-JP"/>
        </w:rPr>
        <w:t xml:space="preserve">(or when) </w:t>
      </w:r>
      <w:r w:rsidRPr="00F3500B">
        <w:t xml:space="preserve">a programme can be found. </w:t>
      </w:r>
      <w:r w:rsidRPr="00F3500B">
        <w:rPr>
          <w:lang w:eastAsia="ja-JP"/>
        </w:rPr>
        <w:t xml:space="preserve">Details of this discovery process can be found in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Content Referencing Specification.</w:t>
      </w:r>
    </w:p>
    <w:p w:rsidR="008532F7" w:rsidRPr="00F3500B" w:rsidRDefault="00A3385F">
      <w:pPr>
        <w:rPr>
          <w:lang w:eastAsia="ja-JP"/>
        </w:rPr>
      </w:pPr>
      <w:r w:rsidRPr="00F3500B">
        <w:rPr>
          <w:lang w:eastAsia="ja-JP"/>
        </w:rPr>
        <w:t xml:space="preserve">The following clauses comprise the normative specification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w:t>
      </w:r>
      <w:r w:rsidRPr="00F3500B">
        <w:t>system.</w:t>
      </w:r>
    </w:p>
    <w:p w:rsidR="00A3385F" w:rsidRPr="00F3500B" w:rsidRDefault="00A3385F" w:rsidP="00614D0B">
      <w:pPr>
        <w:pStyle w:val="Heading2"/>
      </w:pPr>
      <w:bookmarkStart w:id="43" w:name="_Toc445718946"/>
      <w:r w:rsidRPr="00F3500B">
        <w:t>5.2</w:t>
      </w:r>
      <w:r w:rsidRPr="00F3500B">
        <w:tab/>
      </w:r>
      <w:r w:rsidR="00344126" w:rsidRPr="00F3500B">
        <w:rPr>
          <w:i/>
        </w:rPr>
        <w:t>TV</w:t>
      </w:r>
      <w:r w:rsidR="001425E5" w:rsidRPr="00F3500B">
        <w:rPr>
          <w:i/>
        </w:rPr>
        <w:t>-</w:t>
      </w:r>
      <w:r w:rsidR="00344126" w:rsidRPr="00F3500B">
        <w:rPr>
          <w:i/>
        </w:rPr>
        <w:t>Anytime</w:t>
      </w:r>
      <w:r w:rsidRPr="00F3500B">
        <w:t xml:space="preserve"> Metadata Structure Model</w:t>
      </w:r>
      <w:bookmarkEnd w:id="43"/>
    </w:p>
    <w:p w:rsidR="00A3385F" w:rsidRPr="00F3500B" w:rsidRDefault="00A3385F" w:rsidP="000307CA">
      <w:pPr>
        <w:keepNext/>
      </w:pPr>
      <w:r w:rsidRPr="00F3500B">
        <w:t>Two modelling approaches are used in the following clauses.</w:t>
      </w:r>
    </w:p>
    <w:p w:rsidR="00A3385F" w:rsidRPr="00F3500B" w:rsidRDefault="009674CC">
      <w:r w:rsidRPr="00F3500B">
        <w:t>A</w:t>
      </w:r>
      <w:r w:rsidR="00A3385F" w:rsidRPr="00F3500B">
        <w:t xml:space="preserve"> simple data modelling methodology (see figure 2)</w:t>
      </w:r>
      <w:r w:rsidRPr="00F3500B">
        <w:t xml:space="preserve"> is first introduced to</w:t>
      </w:r>
      <w:r w:rsidR="00A3385F" w:rsidRPr="00F3500B">
        <w:t xml:space="preserve"> describe metadata structure at a high level in a manner independent of any particular representation. This syntax allows relationships between</w:t>
      </w:r>
      <w:r w:rsidR="000923EB" w:rsidRPr="00F3500B">
        <w:t xml:space="preserve"> </w:t>
      </w:r>
      <w:r w:rsidR="00344126" w:rsidRPr="00F3500B">
        <w:rPr>
          <w:i/>
          <w:lang w:eastAsia="ja-JP"/>
        </w:rPr>
        <w:t>TV</w:t>
      </w:r>
      <w:r w:rsidR="00344126" w:rsidRPr="00F3500B">
        <w:rPr>
          <w:i/>
          <w:lang w:eastAsia="ja-JP"/>
        </w:rPr>
        <w:noBreakHyphen/>
        <w:t>Anytime</w:t>
      </w:r>
      <w:r w:rsidR="00A3385F" w:rsidRPr="00F3500B">
        <w:rPr>
          <w:lang w:eastAsia="ja-JP"/>
        </w:rPr>
        <w:t xml:space="preserve"> </w:t>
      </w:r>
      <w:r w:rsidR="00A3385F" w:rsidRPr="00F3500B">
        <w:t xml:space="preserve">entities to be clearly stated (e.g. one-to-many), as well as </w:t>
      </w:r>
      <w:r w:rsidR="00A3385F" w:rsidRPr="00F3500B">
        <w:rPr>
          <w:lang w:eastAsia="ja-JP"/>
        </w:rPr>
        <w:t>enabling</w:t>
      </w:r>
      <w:r w:rsidR="00A3385F" w:rsidRPr="00F3500B">
        <w:t xml:space="preserve"> the powerful concept of inheritance, which allows specific types of entity to be derived from generic types.</w:t>
      </w:r>
    </w:p>
    <w:p w:rsidR="00A3385F" w:rsidRPr="00F3500B" w:rsidRDefault="00A3385F" w:rsidP="0008197A">
      <w:pPr>
        <w:pStyle w:val="FL"/>
      </w:pPr>
      <w:r w:rsidRPr="00F3500B">
        <w:object w:dxaOrig="8322" w:dyaOrig="5531">
          <v:shape id="_x0000_i1026" type="#_x0000_t75" style="width:408pt;height:276pt" o:ole="" fillcolor="window">
            <v:imagedata r:id="rId20" o:title=""/>
          </v:shape>
          <o:OLEObject Type="Embed" ProgID="MSDraw.Drawing.8.1" ShapeID="_x0000_i1026" DrawAspect="Content" ObjectID="_1559989655" r:id="rId21"/>
        </w:object>
      </w:r>
    </w:p>
    <w:p w:rsidR="00A3385F" w:rsidRPr="00F3500B" w:rsidRDefault="00A3385F">
      <w:pPr>
        <w:pStyle w:val="TF"/>
      </w:pPr>
      <w:bookmarkStart w:id="44" w:name="_Toc445718786"/>
      <w:r w:rsidRPr="00F3500B">
        <w:t xml:space="preserve">Figure </w:t>
      </w:r>
      <w:r w:rsidR="00BF1EEF">
        <w:fldChar w:fldCharType="begin"/>
      </w:r>
      <w:r w:rsidR="00BF1EEF">
        <w:instrText xml:space="preserve"> SEQ Figure \* ARABIC </w:instrText>
      </w:r>
      <w:r w:rsidR="00BF1EEF">
        <w:fldChar w:fldCharType="separate"/>
      </w:r>
      <w:r w:rsidR="00831E19" w:rsidRPr="00F3500B">
        <w:t>2</w:t>
      </w:r>
      <w:r w:rsidR="00BF1EEF">
        <w:fldChar w:fldCharType="end"/>
      </w:r>
      <w:r w:rsidRPr="00F3500B">
        <w:t>: Basic Entity-Relation graph syntax</w:t>
      </w:r>
      <w:bookmarkEnd w:id="44"/>
    </w:p>
    <w:p w:rsidR="00A3385F" w:rsidRPr="00F3500B" w:rsidRDefault="00A3385F">
      <w:r w:rsidRPr="00F3500B">
        <w:t xml:space="preserve">The other modelling approach followed by </w:t>
      </w:r>
      <w:r w:rsidR="00344126" w:rsidRPr="00F3500B">
        <w:rPr>
          <w:i/>
        </w:rPr>
        <w:t>TV</w:t>
      </w:r>
      <w:r w:rsidR="001425E5" w:rsidRPr="00F3500B">
        <w:rPr>
          <w:i/>
        </w:rPr>
        <w:t>-</w:t>
      </w:r>
      <w:r w:rsidR="00344126" w:rsidRPr="00F3500B">
        <w:rPr>
          <w:i/>
        </w:rPr>
        <w:t>Anytime</w:t>
      </w:r>
      <w:r w:rsidRPr="00F3500B">
        <w:t xml:space="preserve"> is the representation of the metadata schemas using a Unified Modelling Language (UML) language defined in more details in </w:t>
      </w:r>
      <w:r w:rsidR="00C16A9B" w:rsidRPr="00F3500B">
        <w:t>annex </w:t>
      </w:r>
      <w:r w:rsidRPr="00F3500B">
        <w:t>D.</w:t>
      </w:r>
    </w:p>
    <w:p w:rsidR="00A3385F" w:rsidRPr="00F3500B" w:rsidRDefault="00A3385F" w:rsidP="00614D0B">
      <w:pPr>
        <w:pStyle w:val="Heading2"/>
      </w:pPr>
      <w:bookmarkStart w:id="45" w:name="_Toc445718947"/>
      <w:r w:rsidRPr="00F3500B">
        <w:t>5.3</w:t>
      </w:r>
      <w:r w:rsidRPr="00F3500B">
        <w:tab/>
        <w:t>CRID and Metadata</w:t>
      </w:r>
      <w:bookmarkEnd w:id="45"/>
    </w:p>
    <w:p w:rsidR="00A3385F" w:rsidRPr="00F3500B" w:rsidRDefault="00A3385F" w:rsidP="00287EF4">
      <w:r w:rsidRPr="00F3500B">
        <w:t xml:space="preserve">The cornerstone of </w:t>
      </w:r>
      <w:r w:rsidR="00344126" w:rsidRPr="00F3500B">
        <w:rPr>
          <w:i/>
        </w:rPr>
        <w:t>TV</w:t>
      </w:r>
      <w:r w:rsidR="001425E5" w:rsidRPr="00F3500B">
        <w:rPr>
          <w:i/>
        </w:rPr>
        <w:t>-</w:t>
      </w:r>
      <w:r w:rsidR="00344126" w:rsidRPr="00F3500B">
        <w:rPr>
          <w:i/>
        </w:rPr>
        <w:t>Anytime</w:t>
      </w:r>
      <w:r w:rsidRPr="00F3500B">
        <w:t xml:space="preserve"> metadata is the CRID, described in </w:t>
      </w:r>
      <w:r w:rsidR="000D25E8" w:rsidRPr="00F3500B">
        <w:t>ETSI TS 102 822-4</w:t>
      </w:r>
      <w:r w:rsidR="00E64ECF" w:rsidRPr="00F3500B">
        <w:t> [</w:t>
      </w:r>
      <w:r w:rsidRPr="00F3500B">
        <w:fldChar w:fldCharType="begin"/>
      </w:r>
      <w:r w:rsidR="000D25E8" w:rsidRPr="00F3500B">
        <w:instrText xml:space="preserve">REF REF_TS102822_4  \* MERGEFORMAT  \h </w:instrText>
      </w:r>
      <w:r w:rsidRPr="00F3500B">
        <w:fldChar w:fldCharType="separate"/>
      </w:r>
      <w:r w:rsidR="00831E19" w:rsidRPr="00F3500B">
        <w:t>9</w:t>
      </w:r>
      <w:r w:rsidRPr="00F3500B">
        <w:fldChar w:fldCharType="end"/>
      </w:r>
      <w:r w:rsidRPr="00F3500B">
        <w:t>]. As a content reference identifier, the CRID refers to a piece of content, though in some cases it may refer to one or more other CRIDs.</w:t>
      </w:r>
    </w:p>
    <w:p w:rsidR="00A3385F" w:rsidRPr="00F3500B" w:rsidRDefault="00A3385F" w:rsidP="00287EF4">
      <w:r w:rsidRPr="00F3500B">
        <w:t>The CRID also acts as the link that connects different content-related metadata descriptions (see figure 3).</w:t>
      </w:r>
    </w:p>
    <w:p w:rsidR="00A3385F" w:rsidRPr="00F3500B" w:rsidRDefault="009674CC" w:rsidP="00287EF4">
      <w:r w:rsidRPr="00F3500B">
        <w:t>C</w:t>
      </w:r>
      <w:r w:rsidR="00A3385F" w:rsidRPr="00F3500B">
        <w:t xml:space="preserve">ontent-related metadata </w:t>
      </w:r>
      <w:r w:rsidRPr="00F3500B">
        <w:t xml:space="preserve">is classified </w:t>
      </w:r>
      <w:r w:rsidR="00A3385F" w:rsidRPr="00F3500B">
        <w:t xml:space="preserve">as either </w:t>
      </w:r>
      <w:r w:rsidR="00A3385F" w:rsidRPr="00F3500B">
        <w:rPr>
          <w:b/>
        </w:rPr>
        <w:t>content description metadata or instance description metadata</w:t>
      </w:r>
      <w:r w:rsidR="00A3385F" w:rsidRPr="006F145E">
        <w:rPr>
          <w:b/>
          <w:i/>
        </w:rPr>
        <w:t>.</w:t>
      </w:r>
    </w:p>
    <w:p w:rsidR="00A3385F" w:rsidRPr="00F3500B" w:rsidRDefault="00A3385F" w:rsidP="00287EF4">
      <w:r w:rsidRPr="00F3500B">
        <w:t xml:space="preserve">As shown in </w:t>
      </w:r>
      <w:r w:rsidRPr="00F3500B">
        <w:fldChar w:fldCharType="begin"/>
      </w:r>
      <w:r w:rsidRPr="00F3500B">
        <w:instrText xml:space="preserve"> REF  _Ref511052788 \h \* Lower \* MERGEFORMAT </w:instrText>
      </w:r>
      <w:r w:rsidRPr="00F3500B">
        <w:fldChar w:fldCharType="separate"/>
      </w:r>
      <w:r w:rsidR="00831E19" w:rsidRPr="00F3500B">
        <w:t>figure 3</w:t>
      </w:r>
      <w:r w:rsidRPr="00F3500B">
        <w:fldChar w:fldCharType="end"/>
      </w:r>
      <w:r w:rsidRPr="00F3500B">
        <w:t>, content description metadata is general information about a piece of content that does not change regardless of how the content is published or broadcast. It includes information such as the content</w:t>
      </w:r>
      <w:r w:rsidR="005B1F1E" w:rsidRPr="00F3500B">
        <w:t>'</w:t>
      </w:r>
      <w:r w:rsidRPr="00F3500B">
        <w:t>s title, textual description and genre. Typically, the content creator assigns content description metadata before publication.</w:t>
      </w:r>
    </w:p>
    <w:p w:rsidR="00A3385F" w:rsidRPr="00F3500B" w:rsidRDefault="00A3385F" w:rsidP="00287EF4">
      <w:r w:rsidRPr="00F3500B">
        <w:t>Instance description metadata describes a particular instance of a piece of content, including information such as the content location, usage rules (pay-per-view, etc.) and delivery parameters (e.g. video format). Instance description metadata is assigned by the content provider as a part of the publication of content. During the search and selection process, a consumer may use both general content and instance descriptions.</w:t>
      </w:r>
    </w:p>
    <w:p w:rsidR="00A3385F" w:rsidRPr="00F3500B" w:rsidRDefault="00A3385F" w:rsidP="00287EF4">
      <w:r w:rsidRPr="00F3500B">
        <w:t>A third category of metadata called consumer metadata includes usage history data (logging data), annotation metadata and user preferences.</w:t>
      </w:r>
    </w:p>
    <w:p w:rsidR="00A3385F" w:rsidRPr="00F3500B" w:rsidRDefault="00A3385F" w:rsidP="00287EF4">
      <w:r w:rsidRPr="00F3500B">
        <w:fldChar w:fldCharType="begin"/>
      </w:r>
      <w:r w:rsidRPr="00F3500B">
        <w:instrText xml:space="preserve"> REF _Ref511052788 \h  \* MERGEFORMAT </w:instrText>
      </w:r>
      <w:r w:rsidRPr="00F3500B">
        <w:fldChar w:fldCharType="separate"/>
      </w:r>
      <w:r w:rsidR="00831E19" w:rsidRPr="00F3500B">
        <w:t>Figure 3</w:t>
      </w:r>
      <w:r w:rsidRPr="00F3500B">
        <w:fldChar w:fldCharType="end"/>
      </w:r>
      <w:r w:rsidRPr="00F3500B">
        <w:t xml:space="preserve"> shows these four types of metadata and how the CRID for an individual content item (e.g. a CRID that does not resolve into further CRIDs) is used to tie them all together. This is not a complete list of all </w:t>
      </w:r>
      <w:r w:rsidR="00344126" w:rsidRPr="00F3500B">
        <w:rPr>
          <w:i/>
        </w:rPr>
        <w:t>TV</w:t>
      </w:r>
      <w:r w:rsidR="001425E5" w:rsidRPr="00F3500B">
        <w:rPr>
          <w:i/>
        </w:rPr>
        <w:t>-</w:t>
      </w:r>
      <w:r w:rsidR="00344126" w:rsidRPr="00F3500B">
        <w:rPr>
          <w:i/>
        </w:rPr>
        <w:t>Anytime</w:t>
      </w:r>
      <w:r w:rsidRPr="00F3500B">
        <w:t xml:space="preserve"> metadata; only a few representative metadata entities are shown.</w:t>
      </w:r>
    </w:p>
    <w:p w:rsidR="00A3385F" w:rsidRPr="00F3500B" w:rsidRDefault="002F05F2" w:rsidP="0008197A">
      <w:pPr>
        <w:pStyle w:val="FL"/>
      </w:pPr>
      <w:r w:rsidRPr="00F3500B">
        <w:rPr>
          <w:noProof/>
          <w:lang w:val="fr-CH" w:eastAsia="fr-CH"/>
        </w:rPr>
        <w:lastRenderedPageBreak/>
        <w:drawing>
          <wp:inline distT="0" distB="0" distL="0" distR="0" wp14:anchorId="6F8A4DDE" wp14:editId="27DA3084">
            <wp:extent cx="4612005" cy="3776980"/>
            <wp:effectExtent l="0" t="0" r="0" b="0"/>
            <wp:docPr id="4" name="Picture 4" descr="TVA-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VA-metadata"/>
                    <pic:cNvPicPr>
                      <a:picLocks noChangeAspect="1" noChangeArrowheads="1"/>
                    </pic:cNvPicPr>
                  </pic:nvPicPr>
                  <pic:blipFill>
                    <a:blip r:embed="rId22">
                      <a:extLst>
                        <a:ext uri="{28A0092B-C50C-407E-A947-70E740481C1C}">
                          <a14:useLocalDpi xmlns:a14="http://schemas.microsoft.com/office/drawing/2010/main" val="0"/>
                        </a:ext>
                      </a:extLst>
                    </a:blip>
                    <a:srcRect l="9157" t="4263" r="6831" b="3876"/>
                    <a:stretch>
                      <a:fillRect/>
                    </a:stretch>
                  </pic:blipFill>
                  <pic:spPr bwMode="auto">
                    <a:xfrm>
                      <a:off x="0" y="0"/>
                      <a:ext cx="4612005" cy="3776980"/>
                    </a:xfrm>
                    <a:prstGeom prst="rect">
                      <a:avLst/>
                    </a:prstGeom>
                    <a:noFill/>
                    <a:ln>
                      <a:noFill/>
                    </a:ln>
                  </pic:spPr>
                </pic:pic>
              </a:graphicData>
            </a:graphic>
          </wp:inline>
        </w:drawing>
      </w:r>
    </w:p>
    <w:p w:rsidR="00A3385F" w:rsidRPr="00F3500B" w:rsidRDefault="00A3385F">
      <w:pPr>
        <w:pStyle w:val="TF"/>
        <w:rPr>
          <w:rFonts w:eastAsia="MS Gothic"/>
        </w:rPr>
      </w:pPr>
      <w:bookmarkStart w:id="46" w:name="_Ref511052788"/>
      <w:bookmarkStart w:id="47" w:name="_Toc445718787"/>
      <w:r w:rsidRPr="00F3500B">
        <w:t xml:space="preserve">Figure </w:t>
      </w:r>
      <w:r w:rsidR="00BF1EEF">
        <w:fldChar w:fldCharType="begin"/>
      </w:r>
      <w:r w:rsidR="00BF1EEF">
        <w:instrText xml:space="preserve"> SEQ Figure \* ARABIC </w:instrText>
      </w:r>
      <w:r w:rsidR="00BF1EEF">
        <w:fldChar w:fldCharType="separate"/>
      </w:r>
      <w:r w:rsidR="00831E19" w:rsidRPr="00F3500B">
        <w:t>3</w:t>
      </w:r>
      <w:r w:rsidR="00BF1EEF">
        <w:fldChar w:fldCharType="end"/>
      </w:r>
      <w:bookmarkEnd w:id="46"/>
      <w:r w:rsidRPr="00F3500B">
        <w:t>: Metadata that references a programme CRID</w:t>
      </w:r>
      <w:bookmarkEnd w:id="47"/>
    </w:p>
    <w:p w:rsidR="00A3385F" w:rsidRPr="00F3500B" w:rsidRDefault="00A3385F" w:rsidP="00287EF4">
      <w:r w:rsidRPr="00F3500B">
        <w:fldChar w:fldCharType="begin"/>
      </w:r>
      <w:r w:rsidRPr="00F3500B">
        <w:instrText xml:space="preserve"> REF _Ref511052926 \h </w:instrText>
      </w:r>
      <w:r w:rsidR="00505743" w:rsidRPr="00F3500B">
        <w:instrText xml:space="preserve"> \* MERGEFORMAT </w:instrText>
      </w:r>
      <w:r w:rsidRPr="00F3500B">
        <w:fldChar w:fldCharType="separate"/>
      </w:r>
      <w:r w:rsidR="00831E19" w:rsidRPr="00F3500B">
        <w:t>Figure 4</w:t>
      </w:r>
      <w:r w:rsidRPr="00F3500B">
        <w:fldChar w:fldCharType="end"/>
      </w:r>
      <w:r w:rsidRPr="00F3500B">
        <w:t xml:space="preserve"> shows some of the major kinds of </w:t>
      </w:r>
      <w:r w:rsidR="00344126" w:rsidRPr="00F3500B">
        <w:rPr>
          <w:i/>
        </w:rPr>
        <w:t>TV</w:t>
      </w:r>
      <w:r w:rsidR="001425E5" w:rsidRPr="00F3500B">
        <w:rPr>
          <w:i/>
        </w:rPr>
        <w:t>-</w:t>
      </w:r>
      <w:r w:rsidR="00344126" w:rsidRPr="00F3500B">
        <w:rPr>
          <w:i/>
        </w:rPr>
        <w:t>Anytime</w:t>
      </w:r>
      <w:r w:rsidRPr="00F3500B">
        <w:t xml:space="preserve"> metadata and their relationships. Programme metadata describes information about single programmes, such as the title, genre, etc. A programme is defined to be an editorially coherent piece of content which is typically acquired as a whole. The programme is referenced via a programme CRID (</w:t>
      </w:r>
      <w:r w:rsidR="00452C3A" w:rsidRPr="00F3500B">
        <w:t>"</w:t>
      </w:r>
      <w:r w:rsidRPr="00F3500B">
        <w:t>leaf CRID</w:t>
      </w:r>
      <w:r w:rsidR="00452C3A" w:rsidRPr="00F3500B">
        <w:t>"</w:t>
      </w:r>
      <w:r w:rsidRPr="00F3500B">
        <w:t>), e.g. a CRID that resolves to a single programme.</w:t>
      </w:r>
    </w:p>
    <w:p w:rsidR="00A3385F" w:rsidRPr="00F3500B" w:rsidRDefault="00A3385F" w:rsidP="00287EF4">
      <w:r w:rsidRPr="00F3500B">
        <w:t xml:space="preserve">The same programme may be found in any number of locations, as is defined by the location resolution process. This relationship is indicated via the one-to-many relationship link from </w:t>
      </w:r>
      <w:r w:rsidR="00452C3A" w:rsidRPr="00F3500B">
        <w:t>"</w:t>
      </w:r>
      <w:r w:rsidRPr="00F3500B">
        <w:t>Programme</w:t>
      </w:r>
      <w:r w:rsidR="00452C3A" w:rsidRPr="00F3500B">
        <w:t>"</w:t>
      </w:r>
      <w:r w:rsidRPr="00F3500B">
        <w:t xml:space="preserve"> to </w:t>
      </w:r>
      <w:r w:rsidR="00452C3A" w:rsidRPr="00F3500B">
        <w:t>"</w:t>
      </w:r>
      <w:r w:rsidRPr="00F3500B">
        <w:t>Programme Location</w:t>
      </w:r>
      <w:r w:rsidR="00452C3A" w:rsidRPr="00F3500B">
        <w:t>"</w:t>
      </w:r>
      <w:r w:rsidRPr="00F3500B">
        <w:t>.</w:t>
      </w:r>
    </w:p>
    <w:p w:rsidR="00A3385F" w:rsidRPr="00F3500B" w:rsidRDefault="00A3385F" w:rsidP="00287EF4">
      <w:r w:rsidRPr="00F3500B">
        <w:t xml:space="preserve">Programmes can be grouped into </w:t>
      </w:r>
      <w:r w:rsidR="00452C3A" w:rsidRPr="00F3500B">
        <w:t>"</w:t>
      </w:r>
      <w:r w:rsidRPr="00F3500B">
        <w:t>Programme Group</w:t>
      </w:r>
      <w:r w:rsidR="00452C3A" w:rsidRPr="00F3500B">
        <w:t>"</w:t>
      </w:r>
      <w:r w:rsidRPr="00F3500B">
        <w:t xml:space="preserve"> elements such that a group may contain any number of programmes and a programme can be a member of any number of groups. Furthermore, programme groups themselves can be part of other programme groups as depicted in </w:t>
      </w:r>
      <w:r w:rsidRPr="00F3500B">
        <w:fldChar w:fldCharType="begin"/>
      </w:r>
      <w:r w:rsidRPr="00F3500B">
        <w:instrText xml:space="preserve"> REF  _Ref511052926 \h \* Lower </w:instrText>
      </w:r>
      <w:r w:rsidR="00505743" w:rsidRPr="00F3500B">
        <w:instrText xml:space="preserve"> \* MERGEFORMAT </w:instrText>
      </w:r>
      <w:r w:rsidRPr="00F3500B">
        <w:fldChar w:fldCharType="separate"/>
      </w:r>
      <w:r w:rsidR="00831E19" w:rsidRPr="00F3500B">
        <w:t>figure 4</w:t>
      </w:r>
      <w:r w:rsidRPr="00F3500B">
        <w:fldChar w:fldCharType="end"/>
      </w:r>
      <w:r w:rsidRPr="00F3500B">
        <w:t xml:space="preserve">. A programme group is uniquely identified by a group CRID. Note that as described in the </w:t>
      </w:r>
      <w:r w:rsidR="000D25E8" w:rsidRPr="00F3500B">
        <w:t>ETSI TS 102 822-4</w:t>
      </w:r>
      <w:r w:rsidR="00E64ECF" w:rsidRPr="00F3500B">
        <w:t> [</w:t>
      </w:r>
      <w:r w:rsidRPr="00F3500B">
        <w:fldChar w:fldCharType="begin"/>
      </w:r>
      <w:r w:rsidR="000D25E8" w:rsidRPr="00F3500B">
        <w:instrText xml:space="preserve">REF REF_TS102822_4  \* MERGEFORMAT  \h </w:instrText>
      </w:r>
      <w:r w:rsidRPr="00F3500B">
        <w:fldChar w:fldCharType="separate"/>
      </w:r>
      <w:r w:rsidR="00831E19" w:rsidRPr="00F3500B">
        <w:t>9</w:t>
      </w:r>
      <w:r w:rsidRPr="00F3500B">
        <w:fldChar w:fldCharType="end"/>
      </w:r>
      <w:r w:rsidRPr="00F3500B">
        <w:t xml:space="preserve">], the format of a CRID does not indicate by itself whether that CRID resolves to a programme or a list </w:t>
      </w:r>
      <w:r w:rsidRPr="00F3500B">
        <w:rPr>
          <w:rFonts w:eastAsia="Arial Unicode MS"/>
        </w:rPr>
        <w:t xml:space="preserve">of </w:t>
      </w:r>
      <w:r w:rsidRPr="00F3500B">
        <w:t>CRIDs. Several types of programme groups are defined in the present document. A third party may define additional programme group types.</w:t>
      </w:r>
    </w:p>
    <w:p w:rsidR="00A3385F" w:rsidRPr="00F3500B" w:rsidRDefault="002F05F2" w:rsidP="0008197A">
      <w:pPr>
        <w:pStyle w:val="FL"/>
      </w:pPr>
      <w:r w:rsidRPr="00F3500B">
        <w:rPr>
          <w:noProof/>
          <w:lang w:val="fr-CH" w:eastAsia="fr-CH"/>
        </w:rPr>
        <w:drawing>
          <wp:inline distT="0" distB="0" distL="0" distR="0" wp14:anchorId="7883FCF5" wp14:editId="7A8C4E5E">
            <wp:extent cx="3943985" cy="1415415"/>
            <wp:effectExtent l="0" t="0" r="0" b="0"/>
            <wp:docPr id="5" name="Picture 5" descr="Programme Di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me Diag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985" cy="1415415"/>
                    </a:xfrm>
                    <a:prstGeom prst="rect">
                      <a:avLst/>
                    </a:prstGeom>
                    <a:noFill/>
                    <a:ln>
                      <a:noFill/>
                    </a:ln>
                  </pic:spPr>
                </pic:pic>
              </a:graphicData>
            </a:graphic>
          </wp:inline>
        </w:drawing>
      </w:r>
    </w:p>
    <w:p w:rsidR="00A3385F" w:rsidRPr="00F3500B" w:rsidRDefault="00A3385F">
      <w:pPr>
        <w:pStyle w:val="TF"/>
      </w:pPr>
      <w:bookmarkStart w:id="48" w:name="_Ref511052926"/>
      <w:bookmarkStart w:id="49" w:name="_Toc445718788"/>
      <w:r w:rsidRPr="00F3500B">
        <w:t xml:space="preserve">Figure </w:t>
      </w:r>
      <w:r w:rsidR="00BF1EEF">
        <w:fldChar w:fldCharType="begin"/>
      </w:r>
      <w:r w:rsidR="00BF1EEF">
        <w:instrText xml:space="preserve"> SEQ Figure \* ARABIC </w:instrText>
      </w:r>
      <w:r w:rsidR="00BF1EEF">
        <w:fldChar w:fldCharType="separate"/>
      </w:r>
      <w:r w:rsidR="00831E19" w:rsidRPr="00F3500B">
        <w:t>4</w:t>
      </w:r>
      <w:r w:rsidR="00BF1EEF">
        <w:fldChar w:fldCharType="end"/>
      </w:r>
      <w:bookmarkEnd w:id="48"/>
      <w:r w:rsidRPr="00F3500B">
        <w:t xml:space="preserve">: Relationship between major kinds of </w:t>
      </w:r>
      <w:r w:rsidR="00344126" w:rsidRPr="00F3500B">
        <w:rPr>
          <w:i/>
        </w:rPr>
        <w:t>TV</w:t>
      </w:r>
      <w:r w:rsidR="001425E5" w:rsidRPr="00F3500B">
        <w:rPr>
          <w:i/>
        </w:rPr>
        <w:t>-</w:t>
      </w:r>
      <w:r w:rsidR="00344126" w:rsidRPr="00F3500B">
        <w:rPr>
          <w:i/>
        </w:rPr>
        <w:t>Anytime</w:t>
      </w:r>
      <w:r w:rsidRPr="00F3500B">
        <w:t xml:space="preserve"> metadata</w:t>
      </w:r>
      <w:bookmarkEnd w:id="49"/>
    </w:p>
    <w:p w:rsidR="00A3385F" w:rsidRPr="00F3500B" w:rsidRDefault="00A3385F" w:rsidP="00614D0B">
      <w:pPr>
        <w:pStyle w:val="Heading1"/>
        <w:rPr>
          <w:lang w:eastAsia="ja-JP"/>
        </w:rPr>
      </w:pPr>
      <w:bookmarkStart w:id="50" w:name="_Toc445718948"/>
      <w:r w:rsidRPr="00F3500B">
        <w:rPr>
          <w:lang w:eastAsia="ja-JP"/>
        </w:rPr>
        <w:lastRenderedPageBreak/>
        <w:t>6</w:t>
      </w:r>
      <w:r w:rsidRPr="00F3500B">
        <w:rPr>
          <w:lang w:eastAsia="ja-JP"/>
        </w:rPr>
        <w:tab/>
        <w:t>Metadata definitions</w:t>
      </w:r>
      <w:bookmarkEnd w:id="50"/>
    </w:p>
    <w:p w:rsidR="00A44B21" w:rsidRPr="00F3500B" w:rsidRDefault="00A44B21" w:rsidP="00C321EA">
      <w:pPr>
        <w:pStyle w:val="Heading2"/>
        <w:rPr>
          <w:lang w:eastAsia="ja-JP"/>
        </w:rPr>
      </w:pPr>
      <w:bookmarkStart w:id="51" w:name="_Toc445718949"/>
      <w:r w:rsidRPr="00F3500B">
        <w:rPr>
          <w:lang w:eastAsia="ja-JP"/>
        </w:rPr>
        <w:t>6.0</w:t>
      </w:r>
      <w:r w:rsidRPr="00F3500B">
        <w:rPr>
          <w:lang w:eastAsia="ja-JP"/>
        </w:rPr>
        <w:tab/>
        <w:t>XML as a representation format</w:t>
      </w:r>
      <w:bookmarkEnd w:id="51"/>
    </w:p>
    <w:p w:rsidR="00A3385F" w:rsidRPr="00F3500B" w:rsidRDefault="00A3385F">
      <w:pPr>
        <w:keepNext/>
        <w:keepLines/>
        <w:rPr>
          <w:lang w:eastAsia="ja-JP"/>
        </w:rPr>
      </w:pPr>
      <w:r w:rsidRPr="00F3500B">
        <w:rPr>
          <w:lang w:eastAsia="ja-JP"/>
        </w:rPr>
        <w:t xml:space="preserve">For the purpose of interoperability,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has adopted XML as the common representation format for metadata. XML offers many advantages: it allows for extensibility, supports the separation of data from the application and is widely used. XML schema is mainly used to represent the data model.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descriptions may however be instantiated in a format other than textual.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has described some of these mechanisms such as binary encoding in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w:t>
      </w:r>
    </w:p>
    <w:p w:rsidR="00A3385F" w:rsidRPr="00F3500B" w:rsidRDefault="00A3385F" w:rsidP="00614D0B">
      <w:pPr>
        <w:pStyle w:val="Heading2"/>
        <w:rPr>
          <w:lang w:eastAsia="ja-JP"/>
        </w:rPr>
      </w:pPr>
      <w:bookmarkStart w:id="52" w:name="_Toc445718950"/>
      <w:r w:rsidRPr="00F3500B">
        <w:rPr>
          <w:lang w:eastAsia="ja-JP"/>
        </w:rPr>
        <w:t>6.1</w:t>
      </w:r>
      <w:r w:rsidRPr="00F3500B">
        <w:rPr>
          <w:lang w:eastAsia="ja-JP"/>
        </w:rPr>
        <w:tab/>
        <w:t>Use of MPEG-7</w:t>
      </w:r>
      <w:bookmarkEnd w:id="52"/>
    </w:p>
    <w:p w:rsidR="00A3385F" w:rsidRPr="00F3500B" w:rsidRDefault="00A3385F" w:rsidP="00287EF4">
      <w:pPr>
        <w:rPr>
          <w:lang w:eastAsia="ja-JP"/>
        </w:rPr>
      </w:pPr>
      <w:r w:rsidRPr="00F3500B">
        <w:rPr>
          <w:lang w:eastAsia="ja-JP"/>
        </w:rPr>
        <w:t xml:space="preserve">A metadata schema is the formal definition of the structure and type of metadata.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uses the MPEG-7 Description Definition Language (DDL) (see ISO/IEC 15938-5</w:t>
      </w:r>
      <w:r w:rsidR="00E64ECF" w:rsidRPr="00F3500B">
        <w:rPr>
          <w:lang w:eastAsia="ja-JP"/>
        </w:rPr>
        <w:t> [</w:t>
      </w:r>
      <w:r w:rsidRPr="00F3500B">
        <w:rPr>
          <w:lang w:eastAsia="ja-JP"/>
        </w:rPr>
        <w:fldChar w:fldCharType="begin"/>
      </w:r>
      <w:r w:rsidR="000D25E8" w:rsidRPr="00F3500B">
        <w:rPr>
          <w:lang w:eastAsia="ja-JP"/>
        </w:rPr>
        <w:instrText xml:space="preserve">REF REF_ISOIEC15938_5 \* MERGEFORMAT  \h </w:instrText>
      </w:r>
      <w:r w:rsidRPr="00F3500B">
        <w:rPr>
          <w:lang w:eastAsia="ja-JP"/>
        </w:rPr>
      </w:r>
      <w:r w:rsidRPr="00F3500B">
        <w:rPr>
          <w:lang w:eastAsia="ja-JP"/>
        </w:rPr>
        <w:fldChar w:fldCharType="separate"/>
      </w:r>
      <w:r w:rsidR="00831E19" w:rsidRPr="00F3500B">
        <w:t>2</w:t>
      </w:r>
      <w:r w:rsidRPr="00F3500B">
        <w:rPr>
          <w:lang w:eastAsia="ja-JP"/>
        </w:rPr>
        <w:fldChar w:fldCharType="end"/>
      </w:r>
      <w:r w:rsidRPr="00F3500B">
        <w:rPr>
          <w:lang w:eastAsia="ja-JP"/>
        </w:rPr>
        <w:t>]) to describe metadata structure as well as the XML encoding of metadata. DDL is based on XML schema as recommended by W3C in XML Schema, W3C Recommendations</w:t>
      </w:r>
      <w:r w:rsidR="00E64ECF" w:rsidRPr="00F3500B">
        <w:rPr>
          <w:lang w:eastAsia="ja-JP"/>
        </w:rPr>
        <w:t> </w:t>
      </w:r>
      <w:r w:rsidR="000D25E8" w:rsidRPr="00F3500B">
        <w:rPr>
          <w:lang w:eastAsia="ja-JP"/>
        </w:rPr>
        <w:t>[</w:t>
      </w:r>
      <w:r w:rsidR="000D25E8" w:rsidRPr="00F3500B">
        <w:rPr>
          <w:lang w:eastAsia="ja-JP"/>
        </w:rPr>
        <w:fldChar w:fldCharType="begin"/>
      </w:r>
      <w:r w:rsidR="000D25E8" w:rsidRPr="00F3500B">
        <w:rPr>
          <w:lang w:eastAsia="ja-JP"/>
        </w:rPr>
        <w:instrText xml:space="preserve">REF REF_XMLSCHEMAW3CRECOMMENDATIONSVERSION20 \h </w:instrText>
      </w:r>
      <w:r w:rsidR="000D25E8" w:rsidRPr="00F3500B">
        <w:rPr>
          <w:lang w:eastAsia="ja-JP"/>
        </w:rPr>
      </w:r>
      <w:r w:rsidR="000D25E8" w:rsidRPr="00F3500B">
        <w:rPr>
          <w:lang w:eastAsia="ja-JP"/>
        </w:rPr>
        <w:fldChar w:fldCharType="separate"/>
      </w:r>
      <w:r w:rsidR="00831E19" w:rsidRPr="00F3500B">
        <w:rPr>
          <w:lang w:eastAsia="ja-JP"/>
        </w:rPr>
        <w:t>1</w:t>
      </w:r>
      <w:r w:rsidR="000D25E8" w:rsidRPr="00F3500B">
        <w:rPr>
          <w:lang w:eastAsia="ja-JP"/>
        </w:rPr>
        <w:fldChar w:fldCharType="end"/>
      </w:r>
      <w:r w:rsidR="000D25E8" w:rsidRPr="00F3500B">
        <w:rPr>
          <w:lang w:eastAsia="ja-JP"/>
        </w:rPr>
        <w:t>]</w:t>
      </w:r>
      <w:r w:rsidRPr="00F3500B">
        <w:rPr>
          <w:lang w:eastAsia="ja-JP"/>
        </w:rPr>
        <w:t>.</w:t>
      </w:r>
    </w:p>
    <w:p w:rsidR="00A3385F" w:rsidRPr="00F3500B" w:rsidRDefault="00344126" w:rsidP="00287EF4">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uses several MPEG-7 datatypes as collected in the MPEG7 </w:t>
      </w:r>
      <w:r w:rsidR="00A3385F" w:rsidRPr="00F3500B">
        <w:t xml:space="preserve">contained in archive </w:t>
      </w:r>
      <w:r w:rsidR="004B313F" w:rsidRPr="00F3500B">
        <w:t>ts_1028220301v01090</w:t>
      </w:r>
      <w:r w:rsidR="005E1C91" w:rsidRPr="00F3500B">
        <w:t>2</w:t>
      </w:r>
      <w:r w:rsidR="004B313F" w:rsidRPr="00F3500B">
        <w:t>p0</w:t>
      </w:r>
      <w:r w:rsidR="00A3385F" w:rsidRPr="00F3500B">
        <w:t xml:space="preserve">.zip which accompanies the present document.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also uses MPEG-7 Classification Schemes.</w:t>
      </w:r>
    </w:p>
    <w:p w:rsidR="00A3385F" w:rsidRPr="00F3500B" w:rsidRDefault="00A3385F" w:rsidP="00614D0B">
      <w:pPr>
        <w:pStyle w:val="Heading2"/>
        <w:rPr>
          <w:lang w:eastAsia="ja-JP"/>
        </w:rPr>
      </w:pPr>
      <w:bookmarkStart w:id="53" w:name="_Toc445718951"/>
      <w:r w:rsidRPr="00F3500B">
        <w:rPr>
          <w:lang w:eastAsia="ja-JP"/>
        </w:rPr>
        <w:t>6.2</w:t>
      </w:r>
      <w:r w:rsidRPr="00F3500B">
        <w:rPr>
          <w:lang w:eastAsia="ja-JP"/>
        </w:rPr>
        <w:tab/>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Namespace</w:t>
      </w:r>
      <w:bookmarkEnd w:id="53"/>
    </w:p>
    <w:p w:rsidR="00A3385F"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Description Schemes (DS) that have been developed under the auspices of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Forum are associated with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XML namespace.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XML schema is </w:t>
      </w:r>
      <w:r w:rsidR="00A3385F" w:rsidRPr="00F3500B">
        <w:t xml:space="preserve">contained in </w:t>
      </w:r>
      <w:r w:rsidR="004B313F" w:rsidRPr="00F3500B">
        <w:t xml:space="preserve">a zip file </w:t>
      </w:r>
      <w:r w:rsidR="00A3385F" w:rsidRPr="00F3500B">
        <w:t>ts_102822p0.zip</w:t>
      </w:r>
      <w:r w:rsidR="004B313F" w:rsidRPr="00F3500B">
        <w:t xml:space="preserve"> contained in archive ts_1028220301v01</w:t>
      </w:r>
      <w:ins w:id="54" w:author="Evain, Jean-Pierre" w:date="2017-06-12T09:38:00Z">
        <w:r w:rsidR="00676DBE">
          <w:t>10</w:t>
        </w:r>
      </w:ins>
      <w:del w:id="55" w:author="Evain, Jean-Pierre" w:date="2017-06-12T09:38:00Z">
        <w:r w:rsidR="004B313F" w:rsidRPr="00F3500B" w:rsidDel="00676DBE">
          <w:delText>09</w:delText>
        </w:r>
      </w:del>
      <w:r w:rsidR="004B313F" w:rsidRPr="00F3500B">
        <w:t>0</w:t>
      </w:r>
      <w:ins w:id="56" w:author="Evain, Jean-Pierre" w:date="2017-06-12T09:38:00Z">
        <w:r w:rsidR="00676DBE">
          <w:t>1</w:t>
        </w:r>
      </w:ins>
      <w:del w:id="57" w:author="Evain, Jean-Pierre" w:date="2017-06-12T09:38:00Z">
        <w:r w:rsidR="005E1C91" w:rsidRPr="00F3500B" w:rsidDel="00676DBE">
          <w:delText>2</w:delText>
        </w:r>
      </w:del>
      <w:r w:rsidR="004B313F" w:rsidRPr="00F3500B">
        <w:t>p0.zip which accompanies the present document</w:t>
      </w:r>
      <w:r w:rsidR="00E36F1A" w:rsidRPr="00F3500B">
        <w:t xml:space="preserve">. It contains the complete set of validated TV-Anytime schemas across all parts of the specification </w:t>
      </w:r>
      <w:r w:rsidR="00E36F1A" w:rsidRPr="00F3500B">
        <w:rPr>
          <w:lang w:eastAsia="ja-JP"/>
        </w:rPr>
        <w:t xml:space="preserve">(which </w:t>
      </w:r>
      <w:r w:rsidR="00A3385F" w:rsidRPr="00F3500B">
        <w:rPr>
          <w:lang w:eastAsia="ja-JP"/>
        </w:rPr>
        <w:t xml:space="preserve">take precedence over </w:t>
      </w:r>
      <w:r w:rsidR="00E36F1A" w:rsidRPr="00F3500B">
        <w:rPr>
          <w:lang w:eastAsia="ja-JP"/>
        </w:rPr>
        <w:t>all TV-Anytime</w:t>
      </w:r>
      <w:r w:rsidR="00A3385F" w:rsidRPr="00F3500B">
        <w:rPr>
          <w:lang w:eastAsia="ja-JP"/>
        </w:rPr>
        <w:t xml:space="preserve"> document</w:t>
      </w:r>
      <w:r w:rsidR="00E36F1A" w:rsidRPr="00F3500B">
        <w:rPr>
          <w:lang w:eastAsia="ja-JP"/>
        </w:rPr>
        <w:t>s and attachments</w:t>
      </w:r>
      <w:r w:rsidR="00A3385F" w:rsidRPr="00F3500B">
        <w:rPr>
          <w:lang w:eastAsia="ja-JP"/>
        </w:rPr>
        <w:t xml:space="preserve">.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namespace is defined as: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proofErr w:type="gramStart"/>
      <w:r w:rsidRPr="00F3500B">
        <w:rPr>
          <w:rFonts w:ascii="Courier New" w:eastAsia="Arial Unicode MS" w:hAnsi="Courier New"/>
          <w:sz w:val="18"/>
        </w:rPr>
        <w:t>xmlns:</w:t>
      </w:r>
      <w:proofErr w:type="gramEnd"/>
      <w:r w:rsidRPr="00F3500B">
        <w:rPr>
          <w:rFonts w:ascii="Courier New" w:eastAsia="Arial Unicode MS" w:hAnsi="Courier New"/>
          <w:sz w:val="18"/>
        </w:rPr>
        <w:t>tva=</w:t>
      </w:r>
      <w:r w:rsidR="00452C3A" w:rsidRPr="00F3500B">
        <w:rPr>
          <w:rFonts w:ascii="Courier New" w:eastAsia="Arial Unicode MS" w:hAnsi="Courier New"/>
          <w:sz w:val="18"/>
        </w:rPr>
        <w:t>"</w:t>
      </w:r>
      <w:r w:rsidRPr="00F3500B">
        <w:rPr>
          <w:rFonts w:ascii="Courier New" w:eastAsia="Arial Unicode MS" w:hAnsi="Courier New"/>
          <w:sz w:val="18"/>
        </w:rPr>
        <w:t>urn:tva:metadata:20</w:t>
      </w:r>
      <w:r w:rsidR="00A308C7" w:rsidRPr="00F3500B">
        <w:rPr>
          <w:rFonts w:ascii="Courier New" w:eastAsia="Arial Unicode MS" w:hAnsi="Courier New"/>
          <w:sz w:val="18"/>
        </w:rPr>
        <w:t>1</w:t>
      </w:r>
      <w:ins w:id="58" w:author="Evain, Jean-Pierre" w:date="2017-06-12T09:38:00Z">
        <w:r w:rsidR="00676DBE">
          <w:rPr>
            <w:rFonts w:ascii="Courier New" w:eastAsia="Arial Unicode MS" w:hAnsi="Courier New"/>
            <w:sz w:val="18"/>
          </w:rPr>
          <w:t>7</w:t>
        </w:r>
      </w:ins>
      <w:del w:id="59" w:author="Evain, Jean-Pierre" w:date="2017-06-12T09:38:00Z">
        <w:r w:rsidR="00A44B21" w:rsidRPr="00F3500B" w:rsidDel="00676DBE">
          <w:rPr>
            <w:rFonts w:ascii="Courier New" w:eastAsia="Arial Unicode MS" w:hAnsi="Courier New"/>
            <w:sz w:val="18"/>
          </w:rPr>
          <w:delText>5</w:delText>
        </w:r>
      </w:del>
      <w:r w:rsidR="00452C3A" w:rsidRPr="00F3500B">
        <w:rPr>
          <w:rFonts w:ascii="Courier New" w:eastAsia="Arial Unicode MS" w:hAnsi="Courier New"/>
          <w:sz w:val="18"/>
        </w:rPr>
        <w:t>"</w:t>
      </w:r>
    </w:p>
    <w:p w:rsidR="00A3385F" w:rsidRPr="00F3500B" w:rsidRDefault="00A3385F">
      <w:pPr>
        <w:rPr>
          <w:lang w:eastAsia="ja-JP"/>
        </w:rPr>
      </w:pPr>
      <w:r w:rsidRPr="00F3500B">
        <w:rPr>
          <w:lang w:eastAsia="ja-JP"/>
        </w:rPr>
        <w:t xml:space="preserve">The </w:t>
      </w:r>
      <w:r w:rsidR="00452C3A" w:rsidRPr="00F3500B">
        <w:rPr>
          <w:lang w:eastAsia="ja-JP"/>
        </w:rPr>
        <w:t>"</w:t>
      </w:r>
      <w:r w:rsidRPr="00F3500B">
        <w:rPr>
          <w:lang w:eastAsia="ja-JP"/>
        </w:rPr>
        <w:t>tva</w:t>
      </w:r>
      <w:r w:rsidR="00452C3A" w:rsidRPr="00F3500B">
        <w:rPr>
          <w:lang w:eastAsia="ja-JP"/>
        </w:rPr>
        <w:t>"</w:t>
      </w:r>
      <w:r w:rsidRPr="00F3500B">
        <w:rPr>
          <w:lang w:eastAsia="ja-JP"/>
        </w:rPr>
        <w:t xml:space="preserve"> namespace identifier (NID) has been </w:t>
      </w:r>
      <w:r w:rsidR="00DA4EF8" w:rsidRPr="00F3500B">
        <w:rPr>
          <w:lang w:eastAsia="ja-JP"/>
        </w:rPr>
        <w:t>registered by</w:t>
      </w:r>
      <w:r w:rsidRPr="00F3500B">
        <w:rPr>
          <w:lang w:eastAsia="ja-JP"/>
        </w:rPr>
        <w:t xml:space="preserve"> I</w:t>
      </w:r>
      <w:r w:rsidR="00DA4EF8" w:rsidRPr="00F3500B">
        <w:rPr>
          <w:lang w:eastAsia="ja-JP"/>
        </w:rPr>
        <w:t>ANA</w:t>
      </w:r>
      <w:r w:rsidRPr="00F3500B">
        <w:rPr>
          <w:lang w:eastAsia="ja-JP"/>
        </w:rPr>
        <w:t>.</w:t>
      </w:r>
    </w:p>
    <w:p w:rsidR="008532F7"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includes DSs defined by XML as included in the XML stub attached to the present document.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r w:rsidRPr="00F3500B">
        <w:rPr>
          <w:rFonts w:ascii="Courier New" w:eastAsia="Arial Unicode MS" w:hAnsi="Courier New"/>
          <w:sz w:val="18"/>
        </w:rPr>
        <w:t>xmlns=</w:t>
      </w:r>
      <w:r w:rsidR="00452C3A" w:rsidRPr="00F3500B">
        <w:rPr>
          <w:rFonts w:ascii="Courier New" w:eastAsia="Arial Unicode MS" w:hAnsi="Courier New"/>
          <w:sz w:val="18"/>
        </w:rPr>
        <w:t>"</w:t>
      </w:r>
      <w:r w:rsidRPr="00F3500B">
        <w:rPr>
          <w:rFonts w:ascii="Courier New" w:eastAsia="Arial Unicode MS" w:hAnsi="Courier New"/>
          <w:sz w:val="18"/>
        </w:rPr>
        <w:t>http://www.w3.org/2001/XMLSchema</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r w:rsidRPr="00F3500B">
        <w:rPr>
          <w:rFonts w:ascii="Courier New" w:eastAsia="Arial Unicode MS" w:hAnsi="Courier New"/>
          <w:sz w:val="18"/>
        </w:rPr>
        <w:t>&lt;import namespace=</w:t>
      </w:r>
      <w:r w:rsidR="00452C3A" w:rsidRPr="00F3500B">
        <w:rPr>
          <w:rFonts w:ascii="Courier New" w:eastAsia="Arial Unicode MS" w:hAnsi="Courier New"/>
          <w:sz w:val="18"/>
        </w:rPr>
        <w:t>"</w:t>
      </w:r>
      <w:r w:rsidRPr="00F3500B">
        <w:rPr>
          <w:rFonts w:ascii="Courier New" w:eastAsia="Arial Unicode MS" w:hAnsi="Courier New"/>
          <w:sz w:val="18"/>
        </w:rPr>
        <w:t>http://www.w3.org/XML/1998/namespace</w:t>
      </w:r>
      <w:r w:rsidR="00452C3A" w:rsidRPr="00F3500B">
        <w:rPr>
          <w:rFonts w:ascii="Courier New" w:eastAsia="Arial Unicode MS" w:hAnsi="Courier New"/>
          <w:sz w:val="18"/>
        </w:rPr>
        <w:t>"</w:t>
      </w:r>
      <w:r w:rsidRPr="00F3500B">
        <w:rPr>
          <w:rFonts w:ascii="Courier New" w:eastAsia="Arial Unicode MS" w:hAnsi="Courier New"/>
          <w:sz w:val="18"/>
        </w:rPr>
        <w:t xml:space="preserve"> schemaLocation=</w:t>
      </w:r>
      <w:r w:rsidR="00452C3A" w:rsidRPr="00F3500B">
        <w:rPr>
          <w:rFonts w:ascii="Courier New" w:eastAsia="Arial Unicode MS" w:hAnsi="Courier New"/>
          <w:sz w:val="18"/>
        </w:rPr>
        <w:t>"</w:t>
      </w:r>
      <w:r w:rsidRPr="00F3500B">
        <w:rPr>
          <w:rFonts w:ascii="Courier New" w:eastAsia="Arial Unicode MS" w:hAnsi="Courier New"/>
          <w:sz w:val="18"/>
        </w:rPr>
        <w:t>xml.xsd</w:t>
      </w:r>
      <w:r w:rsidR="00452C3A" w:rsidRPr="00F3500B">
        <w:rPr>
          <w:rFonts w:ascii="Courier New" w:eastAsia="Arial Unicode MS" w:hAnsi="Courier New"/>
          <w:sz w:val="18"/>
        </w:rPr>
        <w:t>"</w:t>
      </w:r>
      <w:r w:rsidRPr="00F3500B">
        <w:rPr>
          <w:rFonts w:ascii="Courier New" w:eastAsia="Arial Unicode MS" w:hAnsi="Courier New"/>
          <w:sz w:val="18"/>
        </w:rPr>
        <w:t>/&gt;</w:t>
      </w:r>
    </w:p>
    <w:p w:rsidR="00140446"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also includes DSs defined by MPEG-7 as included in the MPEG7 stub attached to the present document, which use the MPEG-7 namespace as described in ISO/IEC 15938-5</w:t>
      </w:r>
      <w:r w:rsidR="00E64ECF" w:rsidRPr="00F3500B">
        <w:rPr>
          <w:lang w:eastAsia="ja-JP"/>
        </w:rPr>
        <w:t> [</w:t>
      </w:r>
      <w:r w:rsidR="00A3385F" w:rsidRPr="00F3500B">
        <w:rPr>
          <w:lang w:eastAsia="ja-JP"/>
        </w:rPr>
        <w:fldChar w:fldCharType="begin"/>
      </w:r>
      <w:r w:rsidR="000D25E8" w:rsidRPr="00F3500B">
        <w:rPr>
          <w:lang w:eastAsia="ja-JP"/>
        </w:rPr>
        <w:instrText xml:space="preserve">REF REF_ISOIEC15938_5  \* MERGEFORMAT  \h </w:instrText>
      </w:r>
      <w:r w:rsidR="00A3385F" w:rsidRPr="00F3500B">
        <w:rPr>
          <w:lang w:eastAsia="ja-JP"/>
        </w:rPr>
      </w:r>
      <w:r w:rsidR="00A3385F" w:rsidRPr="00F3500B">
        <w:rPr>
          <w:lang w:eastAsia="ja-JP"/>
        </w:rPr>
        <w:fldChar w:fldCharType="separate"/>
      </w:r>
      <w:r w:rsidR="00831E19" w:rsidRPr="00F3500B">
        <w:t>2</w:t>
      </w:r>
      <w:r w:rsidR="00A3385F" w:rsidRPr="00F3500B">
        <w:rPr>
          <w:lang w:eastAsia="ja-JP"/>
        </w:rPr>
        <w:fldChar w:fldCharType="end"/>
      </w:r>
      <w:r w:rsidR="00A3385F" w:rsidRPr="00F3500B">
        <w:rPr>
          <w:lang w:eastAsia="ja-JP"/>
        </w:rPr>
        <w:t>].</w:t>
      </w:r>
      <w:r w:rsidR="00766FC0" w:rsidRPr="00F3500B">
        <w:rPr>
          <w:lang w:eastAsia="ja-JP"/>
        </w:rPr>
        <w:t xml:space="preserve"> </w:t>
      </w:r>
    </w:p>
    <w:p w:rsidR="00A3385F" w:rsidRPr="00F3500B" w:rsidRDefault="0008197A" w:rsidP="0008197A">
      <w:pPr>
        <w:pStyle w:val="NO"/>
        <w:rPr>
          <w:lang w:eastAsia="ja-JP"/>
        </w:rPr>
      </w:pPr>
      <w:r w:rsidRPr="00F3500B">
        <w:rPr>
          <w:lang w:eastAsia="ja-JP"/>
        </w:rPr>
        <w:t>NOTE:</w:t>
      </w:r>
      <w:r w:rsidR="00140446" w:rsidRPr="00F3500B">
        <w:rPr>
          <w:lang w:eastAsia="ja-JP"/>
        </w:rPr>
        <w:tab/>
      </w:r>
      <w:r w:rsidR="00766FC0" w:rsidRPr="00F3500B">
        <w:rPr>
          <w:lang w:eastAsia="ja-JP"/>
        </w:rPr>
        <w:t>The MPEG7 stub provided in the file referenced below now contains the GeographicPosition element</w:t>
      </w:r>
      <w:r w:rsidR="007C317A" w:rsidRPr="00F3500B">
        <w:rPr>
          <w:lang w:eastAsia="ja-JP"/>
        </w:rPr>
        <w:t>, originally part of the MPEG7 complexType PlaceType</w:t>
      </w:r>
      <w:r w:rsidR="00140446" w:rsidRPr="00F3500B">
        <w:rPr>
          <w:lang w:eastAsia="ja-JP"/>
        </w:rPr>
        <w:t>, which was</w:t>
      </w:r>
      <w:r w:rsidR="00766FC0" w:rsidRPr="00F3500B">
        <w:rPr>
          <w:lang w:eastAsia="ja-JP"/>
        </w:rPr>
        <w:t xml:space="preserve"> not included in the previous version</w:t>
      </w:r>
      <w:r w:rsidR="007C317A" w:rsidRPr="00F3500B">
        <w:rPr>
          <w:lang w:eastAsia="ja-JP"/>
        </w:rPr>
        <w:t xml:space="preserve"> of the TVA stub</w:t>
      </w:r>
      <w:r w:rsidR="00766FC0" w:rsidRPr="00F3500B">
        <w:rPr>
          <w:lang w:eastAsia="ja-JP"/>
        </w:rPr>
        <w:t>.</w:t>
      </w:r>
      <w:r w:rsidR="000066C7" w:rsidRPr="00F3500B">
        <w:rPr>
          <w:lang w:eastAsia="ja-JP"/>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szCs w:val="18"/>
        </w:rPr>
      </w:pPr>
      <w:proofErr w:type="gramStart"/>
      <w:r w:rsidRPr="00F3500B">
        <w:rPr>
          <w:rFonts w:ascii="Courier New" w:eastAsia="MS Mincho" w:hAnsi="Courier New"/>
          <w:sz w:val="18"/>
          <w:szCs w:val="18"/>
        </w:rPr>
        <w:t>xmlns:</w:t>
      </w:r>
      <w:proofErr w:type="gramEnd"/>
      <w:r w:rsidRPr="00F3500B">
        <w:rPr>
          <w:rFonts w:ascii="Courier New" w:eastAsia="MS Mincho" w:hAnsi="Courier New"/>
          <w:sz w:val="18"/>
          <w:szCs w:val="18"/>
        </w:rPr>
        <w:t>mpeg7=</w:t>
      </w:r>
      <w:r w:rsidR="00452C3A" w:rsidRPr="00F3500B">
        <w:rPr>
          <w:rFonts w:ascii="Courier New" w:eastAsia="MS Mincho" w:hAnsi="Courier New"/>
          <w:sz w:val="18"/>
          <w:szCs w:val="18"/>
        </w:rPr>
        <w:t>"</w:t>
      </w:r>
      <w:r w:rsidRPr="00F3500B">
        <w:rPr>
          <w:rFonts w:ascii="Courier New" w:hAnsi="Courier New" w:cs="Courier New"/>
          <w:sz w:val="18"/>
          <w:szCs w:val="18"/>
        </w:rPr>
        <w:t>urn:tva:mpeg7:20</w:t>
      </w:r>
      <w:r w:rsidR="00FA79FA" w:rsidRPr="00F3500B">
        <w:rPr>
          <w:rFonts w:ascii="Courier New" w:hAnsi="Courier New" w:cs="Courier New"/>
          <w:sz w:val="18"/>
          <w:szCs w:val="18"/>
        </w:rPr>
        <w:t>08</w:t>
      </w:r>
      <w:r w:rsidR="00452C3A" w:rsidRPr="00F3500B">
        <w:rPr>
          <w:rFonts w:ascii="Courier New" w:hAnsi="Courier New" w:cs="Courier New"/>
          <w:sz w:val="18"/>
          <w:szCs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szCs w:val="18"/>
        </w:rPr>
      </w:pPr>
      <w:r w:rsidRPr="00F3500B">
        <w:rPr>
          <w:rFonts w:ascii="Courier New" w:eastAsia="MS Mincho" w:hAnsi="Courier New"/>
          <w:sz w:val="18"/>
          <w:szCs w:val="18"/>
        </w:rPr>
        <w:t>&lt;import namespace=</w:t>
      </w:r>
      <w:r w:rsidR="00452C3A" w:rsidRPr="00F3500B">
        <w:rPr>
          <w:rFonts w:ascii="Courier New" w:eastAsia="MS Mincho" w:hAnsi="Courier New"/>
          <w:sz w:val="18"/>
          <w:szCs w:val="18"/>
        </w:rPr>
        <w:t>"</w:t>
      </w:r>
      <w:r w:rsidRPr="00F3500B">
        <w:rPr>
          <w:rFonts w:ascii="Courier New" w:hAnsi="Courier New" w:cs="Courier New"/>
          <w:sz w:val="18"/>
          <w:szCs w:val="18"/>
        </w:rPr>
        <w:t>urn</w:t>
      </w:r>
      <w:proofErr w:type="gramStart"/>
      <w:r w:rsidRPr="00F3500B">
        <w:rPr>
          <w:rFonts w:ascii="Courier New" w:hAnsi="Courier New" w:cs="Courier New"/>
          <w:sz w:val="18"/>
          <w:szCs w:val="18"/>
        </w:rPr>
        <w:t>:tva:mpeg7:20</w:t>
      </w:r>
      <w:r w:rsidR="006C414D" w:rsidRPr="00F3500B">
        <w:rPr>
          <w:rFonts w:ascii="Courier New" w:hAnsi="Courier New" w:cs="Courier New"/>
          <w:sz w:val="18"/>
          <w:szCs w:val="18"/>
        </w:rPr>
        <w:t>08</w:t>
      </w:r>
      <w:proofErr w:type="gramEnd"/>
      <w:r w:rsidR="00452C3A" w:rsidRPr="00F3500B">
        <w:rPr>
          <w:rFonts w:ascii="Courier New" w:eastAsia="MS Mincho" w:hAnsi="Courier New"/>
          <w:sz w:val="18"/>
          <w:szCs w:val="18"/>
        </w:rPr>
        <w:t>"</w:t>
      </w:r>
      <w:r w:rsidRPr="00F3500B">
        <w:rPr>
          <w:rFonts w:ascii="Courier New" w:eastAsia="MS Mincho" w:hAnsi="Courier New"/>
          <w:sz w:val="18"/>
          <w:szCs w:val="18"/>
        </w:rPr>
        <w:t xml:space="preserve"> schemaLocation=</w:t>
      </w:r>
      <w:r w:rsidR="00452C3A" w:rsidRPr="00F3500B">
        <w:rPr>
          <w:rFonts w:ascii="Courier New" w:eastAsia="MS Mincho" w:hAnsi="Courier New"/>
          <w:sz w:val="18"/>
          <w:szCs w:val="18"/>
        </w:rPr>
        <w:t>"</w:t>
      </w:r>
      <w:r w:rsidRPr="00F3500B">
        <w:rPr>
          <w:rFonts w:ascii="Courier New" w:hAnsi="Courier New" w:cs="Courier New"/>
          <w:sz w:val="18"/>
          <w:szCs w:val="18"/>
        </w:rPr>
        <w:t>tva_mpeg7</w:t>
      </w:r>
      <w:r w:rsidR="00766FC0" w:rsidRPr="00F3500B">
        <w:rPr>
          <w:rFonts w:ascii="Courier New" w:hAnsi="Courier New" w:cs="Courier New"/>
          <w:sz w:val="18"/>
          <w:szCs w:val="18"/>
        </w:rPr>
        <w:t>_20</w:t>
      </w:r>
      <w:r w:rsidR="006C414D" w:rsidRPr="00F3500B">
        <w:rPr>
          <w:rFonts w:ascii="Courier New" w:hAnsi="Courier New" w:cs="Courier New"/>
          <w:sz w:val="18"/>
          <w:szCs w:val="18"/>
        </w:rPr>
        <w:t>08</w:t>
      </w:r>
      <w:r w:rsidRPr="00F3500B">
        <w:rPr>
          <w:rFonts w:ascii="Courier New" w:hAnsi="Courier New" w:cs="Courier New"/>
          <w:sz w:val="18"/>
          <w:szCs w:val="18"/>
        </w:rPr>
        <w:t>.xsd</w:t>
      </w:r>
      <w:r w:rsidR="00452C3A" w:rsidRPr="00F3500B">
        <w:rPr>
          <w:rFonts w:ascii="Courier New" w:eastAsia="MS Mincho" w:hAnsi="Courier New"/>
          <w:sz w:val="18"/>
          <w:szCs w:val="18"/>
        </w:rPr>
        <w:t>"</w:t>
      </w:r>
      <w:r w:rsidRPr="00F3500B">
        <w:rPr>
          <w:rFonts w:ascii="Courier New" w:eastAsia="MS Mincho" w:hAnsi="Courier New"/>
          <w:sz w:val="18"/>
          <w:szCs w:val="18"/>
        </w:rPr>
        <w:t>/&gt;</w:t>
      </w:r>
    </w:p>
    <w:p w:rsidR="00A3385F" w:rsidRPr="00F3500B" w:rsidRDefault="00A3385F">
      <w:r w:rsidRPr="00F3500B">
        <w:t xml:space="preserve">All TVA metadata documents </w:t>
      </w:r>
      <w:r w:rsidR="00ED0A36" w:rsidRPr="00F3500B">
        <w:t>shall</w:t>
      </w:r>
      <w:r w:rsidRPr="00F3500B">
        <w:t xml:space="preserve"> be fully namespace qualified and </w:t>
      </w:r>
      <w:r w:rsidR="00ED0A36" w:rsidRPr="00F3500B">
        <w:t>shall</w:t>
      </w:r>
      <w:r w:rsidRPr="00F3500B">
        <w:t xml:space="preserve"> declare the TVA metadata namespace.</w:t>
      </w:r>
    </w:p>
    <w:p w:rsidR="00A3385F" w:rsidRPr="0037143C" w:rsidRDefault="00A3385F" w:rsidP="00614D0B">
      <w:pPr>
        <w:pStyle w:val="Heading2"/>
        <w:rPr>
          <w:lang w:val="fr-CH" w:eastAsia="ja-JP"/>
        </w:rPr>
      </w:pPr>
      <w:bookmarkStart w:id="60" w:name="_Toc445718952"/>
      <w:r w:rsidRPr="0037143C">
        <w:rPr>
          <w:lang w:val="fr-CH" w:eastAsia="ja-JP"/>
        </w:rPr>
        <w:t>6.3</w:t>
      </w:r>
      <w:r w:rsidRPr="0037143C">
        <w:rPr>
          <w:lang w:val="fr-CH" w:eastAsia="ja-JP"/>
        </w:rPr>
        <w:tab/>
        <w:t>Content Description Metadata</w:t>
      </w:r>
      <w:bookmarkEnd w:id="60"/>
    </w:p>
    <w:p w:rsidR="00A3385F" w:rsidRPr="0037143C" w:rsidRDefault="00A3385F" w:rsidP="00614D0B">
      <w:pPr>
        <w:pStyle w:val="Heading3"/>
        <w:rPr>
          <w:lang w:val="fr-CH"/>
        </w:rPr>
      </w:pPr>
      <w:bookmarkStart w:id="61" w:name="_Toc445718953"/>
      <w:r w:rsidRPr="0037143C">
        <w:rPr>
          <w:lang w:val="fr-CH"/>
        </w:rPr>
        <w:t>6.3.1</w:t>
      </w:r>
      <w:r w:rsidRPr="0037143C">
        <w:rPr>
          <w:lang w:val="fr-CH"/>
        </w:rPr>
        <w:tab/>
        <w:t>Content Description Requirements</w:t>
      </w:r>
      <w:bookmarkEnd w:id="61"/>
    </w:p>
    <w:p w:rsidR="00A3385F" w:rsidRPr="00F3500B" w:rsidRDefault="00A3385F" w:rsidP="001944A5">
      <w:pPr>
        <w:keepNext/>
        <w:keepLines/>
      </w:pPr>
      <w:r w:rsidRPr="00F3500B">
        <w:t xml:space="preserve">The </w:t>
      </w:r>
      <w:r w:rsidRPr="00F3500B">
        <w:rPr>
          <w:lang w:eastAsia="ja-JP"/>
        </w:rPr>
        <w:t xml:space="preserve">content description </w:t>
      </w:r>
      <w:r w:rsidRPr="00F3500B">
        <w:t xml:space="preserve">model </w:t>
      </w:r>
      <w:r w:rsidR="00ED0A36" w:rsidRPr="00F3500B">
        <w:t>shall</w:t>
      </w:r>
      <w:r w:rsidRPr="00F3500B">
        <w:t xml:space="preserve"> be able to represent the following concepts:</w:t>
      </w:r>
    </w:p>
    <w:p w:rsidR="00A3385F" w:rsidRPr="00F3500B" w:rsidRDefault="00A3385F" w:rsidP="001944A5">
      <w:pPr>
        <w:pStyle w:val="BN"/>
        <w:keepNext/>
        <w:keepLines/>
        <w:ind w:left="738" w:hanging="454"/>
      </w:pPr>
      <w:r w:rsidRPr="00F3500B">
        <w:t>A simple programme.</w:t>
      </w:r>
    </w:p>
    <w:p w:rsidR="00A3385F" w:rsidRPr="00F3500B" w:rsidRDefault="00A3385F" w:rsidP="008506C0">
      <w:pPr>
        <w:pStyle w:val="BN"/>
      </w:pPr>
      <w:r w:rsidRPr="00F3500B">
        <w:t>A programme with a number of different versions (e.g. edits for sex/violence/language, director</w:t>
      </w:r>
      <w:r w:rsidR="005B1F1E" w:rsidRPr="00F3500B">
        <w:rPr>
          <w:rFonts w:eastAsia="Arial Unicode MS"/>
          <w:lang w:eastAsia="ja-JP"/>
        </w:rPr>
        <w:t>'</w:t>
      </w:r>
      <w:r w:rsidRPr="00F3500B">
        <w:t>s cut, etc.).</w:t>
      </w:r>
    </w:p>
    <w:p w:rsidR="00A3385F" w:rsidRPr="00F3500B" w:rsidRDefault="00A3385F" w:rsidP="008506C0">
      <w:pPr>
        <w:pStyle w:val="BN"/>
      </w:pPr>
      <w:r w:rsidRPr="00F3500B">
        <w:lastRenderedPageBreak/>
        <w:t>A programme that has been divided into a number of parts for publication (e.g. a 3 h film shown in 2 parts on different days).</w:t>
      </w:r>
    </w:p>
    <w:p w:rsidR="00A3385F" w:rsidRPr="00F3500B" w:rsidRDefault="00A3385F">
      <w:pPr>
        <w:pStyle w:val="BN"/>
      </w:pPr>
      <w:r w:rsidRPr="00F3500B">
        <w:t>A programme that is a concatenation of a sequence of other programmes identified as an aggregated programme.</w:t>
      </w:r>
    </w:p>
    <w:p w:rsidR="00A3385F" w:rsidRPr="00F3500B" w:rsidRDefault="00A3385F">
      <w:pPr>
        <w:pStyle w:val="BN"/>
      </w:pPr>
      <w:r w:rsidRPr="00F3500B">
        <w:t>A series of programmes that can be ordered (e.g. episodes in a numerical order) or unordered and bounded</w:t>
      </w:r>
      <w:r w:rsidRPr="00F3500B">
        <w:rPr>
          <w:rFonts w:eastAsia="Arial Unicode MS"/>
          <w:lang w:eastAsia="ja-JP"/>
        </w:rPr>
        <w:t xml:space="preserve"> </w:t>
      </w:r>
      <w:r w:rsidRPr="00F3500B">
        <w:t>or unbounded.</w:t>
      </w:r>
    </w:p>
    <w:p w:rsidR="00A3385F" w:rsidRPr="00F3500B" w:rsidRDefault="00A3385F">
      <w:pPr>
        <w:pStyle w:val="BN"/>
      </w:pPr>
      <w:r w:rsidRPr="00F3500B">
        <w:t xml:space="preserve">A collection of series and individual programmes that have the same programme concept - i.e. a show (e.g. all series of </w:t>
      </w:r>
      <w:r w:rsidR="00452C3A" w:rsidRPr="00F3500B">
        <w:t>"</w:t>
      </w:r>
      <w:r w:rsidRPr="00F3500B">
        <w:t>Only Fools and Horses</w:t>
      </w:r>
      <w:r w:rsidR="00452C3A" w:rsidRPr="00F3500B">
        <w:t>"</w:t>
      </w:r>
      <w:r w:rsidRPr="00F3500B">
        <w:t xml:space="preserve"> together with the Christmas specials).</w:t>
      </w:r>
    </w:p>
    <w:p w:rsidR="00A3385F" w:rsidRPr="00F3500B" w:rsidRDefault="00A3385F">
      <w:pPr>
        <w:pStyle w:val="BN"/>
      </w:pPr>
      <w:r w:rsidRPr="00F3500B">
        <w:t>A publication of a programme that may have publication dependent attributes (e.g. a film showing as tribute to a recently deceased actor which would have a different description).</w:t>
      </w:r>
    </w:p>
    <w:p w:rsidR="00A3385F" w:rsidRPr="00F3500B" w:rsidRDefault="00A3385F" w:rsidP="00614D0B">
      <w:pPr>
        <w:pStyle w:val="Heading3"/>
      </w:pPr>
      <w:bookmarkStart w:id="62" w:name="_Toc445718954"/>
      <w:r w:rsidRPr="00F3500B">
        <w:t>6.3.2</w:t>
      </w:r>
      <w:r w:rsidRPr="00F3500B">
        <w:tab/>
      </w:r>
      <w:r w:rsidR="00344126" w:rsidRPr="00F3500B">
        <w:rPr>
          <w:i/>
        </w:rPr>
        <w:t>TV</w:t>
      </w:r>
      <w:r w:rsidR="001425E5" w:rsidRPr="00F3500B">
        <w:rPr>
          <w:i/>
        </w:rPr>
        <w:t>-</w:t>
      </w:r>
      <w:r w:rsidR="00344126" w:rsidRPr="00F3500B">
        <w:rPr>
          <w:i/>
        </w:rPr>
        <w:t>Anytime</w:t>
      </w:r>
      <w:r w:rsidRPr="00F3500B">
        <w:t xml:space="preserve"> Content Description model</w:t>
      </w:r>
      <w:bookmarkEnd w:id="62"/>
    </w:p>
    <w:p w:rsidR="00A3385F" w:rsidRPr="00F3500B" w:rsidRDefault="002F05F2" w:rsidP="00ED2B15">
      <w:pPr>
        <w:pStyle w:val="FL"/>
        <w:rPr>
          <w:rFonts w:eastAsia="MS Gothic"/>
        </w:rPr>
      </w:pPr>
      <w:r w:rsidRPr="00F3500B">
        <w:rPr>
          <w:noProof/>
          <w:lang w:val="fr-CH" w:eastAsia="fr-CH"/>
        </w:rPr>
        <w:drawing>
          <wp:inline distT="0" distB="0" distL="0" distR="0" wp14:anchorId="73A766A7" wp14:editId="781A1445">
            <wp:extent cx="3657600" cy="2727325"/>
            <wp:effectExtent l="0" t="0" r="0" b="0"/>
            <wp:docPr id="6" name="Picture 6" descr="Programme Dia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me Diag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727325"/>
                    </a:xfrm>
                    <a:prstGeom prst="rect">
                      <a:avLst/>
                    </a:prstGeom>
                    <a:noFill/>
                    <a:ln>
                      <a:noFill/>
                    </a:ln>
                  </pic:spPr>
                </pic:pic>
              </a:graphicData>
            </a:graphic>
          </wp:inline>
        </w:drawing>
      </w:r>
    </w:p>
    <w:p w:rsidR="00A3385F" w:rsidRPr="00F3500B" w:rsidRDefault="00A3385F">
      <w:pPr>
        <w:pStyle w:val="TF"/>
        <w:rPr>
          <w:rFonts w:eastAsia="MS Gothic"/>
        </w:rPr>
      </w:pPr>
      <w:bookmarkStart w:id="63" w:name="_Toc445718789"/>
      <w:r w:rsidRPr="00F3500B">
        <w:t xml:space="preserve">Figure </w:t>
      </w:r>
      <w:r w:rsidR="00BF1EEF">
        <w:fldChar w:fldCharType="begin"/>
      </w:r>
      <w:r w:rsidR="00BF1EEF">
        <w:instrText xml:space="preserve"> SEQ Figure \* ARABIC </w:instrText>
      </w:r>
      <w:r w:rsidR="00BF1EEF">
        <w:fldChar w:fldCharType="separate"/>
      </w:r>
      <w:r w:rsidR="00831E19" w:rsidRPr="00F3500B">
        <w:t>5</w:t>
      </w:r>
      <w:r w:rsidR="00BF1EEF">
        <w:fldChar w:fldCharType="end"/>
      </w:r>
      <w:r w:rsidRPr="00F3500B">
        <w:t xml:space="preserve">: </w:t>
      </w:r>
      <w:r w:rsidR="00344126" w:rsidRPr="00F3500B">
        <w:rPr>
          <w:i/>
        </w:rPr>
        <w:t>TV</w:t>
      </w:r>
      <w:r w:rsidR="001425E5" w:rsidRPr="00F3500B">
        <w:rPr>
          <w:i/>
        </w:rPr>
        <w:t>-</w:t>
      </w:r>
      <w:r w:rsidR="00344126" w:rsidRPr="00F3500B">
        <w:rPr>
          <w:i/>
        </w:rPr>
        <w:t>Anytime</w:t>
      </w:r>
      <w:r w:rsidRPr="00F3500B">
        <w:t xml:space="preserve"> Content Description Model</w:t>
      </w:r>
      <w:bookmarkEnd w:id="63"/>
    </w:p>
    <w:p w:rsidR="00A3385F" w:rsidRPr="00F3500B" w:rsidRDefault="00A3385F">
      <w:pPr>
        <w:pStyle w:val="H6"/>
      </w:pPr>
      <w:r w:rsidRPr="00F3500B">
        <w:t>Entity definitions</w:t>
      </w:r>
    </w:p>
    <w:p w:rsidR="00A3385F" w:rsidRPr="00F3500B" w:rsidRDefault="00452C3A">
      <w:pPr>
        <w:pStyle w:val="B1"/>
      </w:pPr>
      <w:r w:rsidRPr="00F3500B">
        <w:rPr>
          <w:b/>
        </w:rPr>
        <w:t>"</w:t>
      </w:r>
      <w:r w:rsidR="00A3385F" w:rsidRPr="00F3500B">
        <w:rPr>
          <w:b/>
        </w:rPr>
        <w:t>Programme</w:t>
      </w:r>
      <w:r w:rsidRPr="00F3500B">
        <w:rPr>
          <w:b/>
        </w:rPr>
        <w:t>"</w:t>
      </w:r>
      <w:r w:rsidR="00A3385F" w:rsidRPr="00F3500B">
        <w:t xml:space="preserve"> - the programme represents</w:t>
      </w:r>
      <w:r w:rsidR="00A3385F" w:rsidRPr="00F3500B">
        <w:rPr>
          <w:lang w:eastAsia="ja-JP"/>
        </w:rPr>
        <w:t xml:space="preserve"> an editorially coherent piece of content, which may itself aggregate other programmes.</w:t>
      </w:r>
    </w:p>
    <w:p w:rsidR="00A3385F" w:rsidRPr="00F3500B" w:rsidRDefault="00452C3A">
      <w:pPr>
        <w:pStyle w:val="B1"/>
      </w:pPr>
      <w:r w:rsidRPr="00F3500B">
        <w:rPr>
          <w:b/>
        </w:rPr>
        <w:t>"</w:t>
      </w:r>
      <w:r w:rsidR="00A3385F" w:rsidRPr="00F3500B">
        <w:rPr>
          <w:b/>
        </w:rPr>
        <w:t>Programme group</w:t>
      </w:r>
      <w:r w:rsidRPr="00F3500B">
        <w:rPr>
          <w:b/>
        </w:rPr>
        <w:t>"</w:t>
      </w:r>
      <w:r w:rsidR="00A3385F" w:rsidRPr="00F3500B">
        <w:t xml:space="preserve"> - the programme group entity simply represents a grouping of programmes. A number of different types of group have been identified, such as series, show and programme concept. </w:t>
      </w:r>
      <w:r w:rsidR="00A3385F" w:rsidRPr="00F3500B">
        <w:rPr>
          <w:lang w:eastAsia="ja-JP"/>
        </w:rPr>
        <w:t>Programme groups can also contain other programme groups.</w:t>
      </w:r>
    </w:p>
    <w:p w:rsidR="00A3385F" w:rsidRPr="00F3500B" w:rsidRDefault="00452C3A">
      <w:pPr>
        <w:pStyle w:val="B1"/>
      </w:pPr>
      <w:r w:rsidRPr="00F3500B">
        <w:rPr>
          <w:b/>
        </w:rPr>
        <w:t>"</w:t>
      </w:r>
      <w:r w:rsidR="00A3385F" w:rsidRPr="00F3500B">
        <w:rPr>
          <w:b/>
        </w:rPr>
        <w:t>Programme location</w:t>
      </w:r>
      <w:r w:rsidRPr="00F3500B">
        <w:rPr>
          <w:b/>
        </w:rPr>
        <w:t>"</w:t>
      </w:r>
      <w:r w:rsidR="00A3385F" w:rsidRPr="00F3500B">
        <w:t xml:space="preserve"> -</w:t>
      </w:r>
      <w:r w:rsidR="00A3385F" w:rsidRPr="00F3500B">
        <w:rPr>
          <w:lang w:eastAsia="ja-JP"/>
        </w:rPr>
        <w:t xml:space="preserve"> </w:t>
      </w:r>
      <w:r w:rsidR="0084729D" w:rsidRPr="00F3500B">
        <w:rPr>
          <w:lang w:eastAsia="ja-JP"/>
        </w:rPr>
        <w:t>a</w:t>
      </w:r>
      <w:r w:rsidR="00A3385F" w:rsidRPr="00F3500B">
        <w:rPr>
          <w:lang w:eastAsia="ja-JP"/>
        </w:rPr>
        <w:t xml:space="preserve"> programme location contains information about one </w:t>
      </w:r>
      <w:r w:rsidR="00A3385F" w:rsidRPr="00F3500B">
        <w:rPr>
          <w:rFonts w:eastAsia="Arial Unicode MS"/>
          <w:lang w:eastAsia="ja-JP"/>
        </w:rPr>
        <w:t>i</w:t>
      </w:r>
      <w:r w:rsidR="00A3385F" w:rsidRPr="00F3500B">
        <w:rPr>
          <w:lang w:eastAsia="ja-JP"/>
        </w:rPr>
        <w:t xml:space="preserve">nstance (or </w:t>
      </w:r>
      <w:r w:rsidRPr="00F3500B">
        <w:rPr>
          <w:lang w:eastAsia="ja-JP"/>
        </w:rPr>
        <w:t>"</w:t>
      </w:r>
      <w:r w:rsidR="00A3385F" w:rsidRPr="00F3500B">
        <w:rPr>
          <w:lang w:eastAsia="ja-JP"/>
        </w:rPr>
        <w:t>publication event</w:t>
      </w:r>
      <w:r w:rsidRPr="00F3500B">
        <w:rPr>
          <w:lang w:eastAsia="ja-JP"/>
        </w:rPr>
        <w:t>"</w:t>
      </w:r>
      <w:r w:rsidR="00A3385F" w:rsidRPr="00F3500B">
        <w:rPr>
          <w:lang w:eastAsia="ja-JP"/>
        </w:rPr>
        <w:t>) of a programme.</w:t>
      </w:r>
      <w:r w:rsidR="00A3385F" w:rsidRPr="00F3500B">
        <w:rPr>
          <w:rFonts w:eastAsia="Arial Unicode MS"/>
          <w:lang w:eastAsia="ja-JP"/>
        </w:rPr>
        <w:t xml:space="preserve"> Multiple programme locations from the same service provider can be grouped to form a schedule.</w:t>
      </w:r>
    </w:p>
    <w:p w:rsidR="00A3385F" w:rsidRPr="00F3500B" w:rsidRDefault="00A3385F">
      <w:pPr>
        <w:pStyle w:val="H6"/>
      </w:pPr>
      <w:r w:rsidRPr="00F3500B">
        <w:t>Relationship definitions</w:t>
      </w:r>
    </w:p>
    <w:p w:rsidR="00A3385F" w:rsidRPr="00F3500B" w:rsidRDefault="00452C3A">
      <w:pPr>
        <w:pStyle w:val="BN"/>
        <w:numPr>
          <w:ilvl w:val="0"/>
          <w:numId w:val="14"/>
        </w:numPr>
      </w:pPr>
      <w:r w:rsidRPr="00F3500B">
        <w:rPr>
          <w:b/>
        </w:rPr>
        <w:t>"</w:t>
      </w:r>
      <w:r w:rsidR="00A3385F" w:rsidRPr="00F3500B">
        <w:rPr>
          <w:b/>
        </w:rPr>
        <w:t>Programme to Programme</w:t>
      </w:r>
      <w:r w:rsidRPr="00F3500B">
        <w:rPr>
          <w:b/>
        </w:rPr>
        <w:t>"</w:t>
      </w:r>
      <w:r w:rsidR="00A3385F" w:rsidRPr="00F3500B">
        <w:rPr>
          <w:b/>
        </w:rPr>
        <w:t xml:space="preserve"> location</w:t>
      </w:r>
      <w:r w:rsidR="00A3385F" w:rsidRPr="00F3500B">
        <w:t xml:space="preserve"> (</w:t>
      </w:r>
      <w:r w:rsidR="00A3385F" w:rsidRPr="00F3500B">
        <w:rPr>
          <w:lang w:eastAsia="ja-JP"/>
        </w:rPr>
        <w:t>zero</w:t>
      </w:r>
      <w:r w:rsidR="00A3385F" w:rsidRPr="00F3500B">
        <w:t xml:space="preserve"> </w:t>
      </w:r>
      <w:proofErr w:type="gramStart"/>
      <w:r w:rsidR="00A3385F" w:rsidRPr="00F3500B">
        <w:t>to</w:t>
      </w:r>
      <w:proofErr w:type="gramEnd"/>
      <w:r w:rsidR="00A3385F" w:rsidRPr="00F3500B">
        <w:t xml:space="preserve"> many) - a given programme can appear at any number of programme locations (e.g. schedule events) and a given programme location instantiates one programme.</w:t>
      </w:r>
    </w:p>
    <w:p w:rsidR="00A3385F" w:rsidRPr="00F3500B" w:rsidRDefault="00452C3A">
      <w:pPr>
        <w:pStyle w:val="BN"/>
        <w:numPr>
          <w:ilvl w:val="0"/>
          <w:numId w:val="14"/>
        </w:numPr>
      </w:pPr>
      <w:r w:rsidRPr="00F3500B">
        <w:rPr>
          <w:b/>
        </w:rPr>
        <w:t>"</w:t>
      </w:r>
      <w:r w:rsidR="00A3385F" w:rsidRPr="00F3500B">
        <w:rPr>
          <w:b/>
        </w:rPr>
        <w:t>Programme to Programme Group</w:t>
      </w:r>
      <w:r w:rsidRPr="00F3500B">
        <w:rPr>
          <w:b/>
        </w:rPr>
        <w:t>"</w:t>
      </w:r>
      <w:r w:rsidR="00A3385F" w:rsidRPr="00F3500B">
        <w:t xml:space="preserve"> (many </w:t>
      </w:r>
      <w:proofErr w:type="gramStart"/>
      <w:r w:rsidR="00A3385F" w:rsidRPr="00F3500B">
        <w:t>to</w:t>
      </w:r>
      <w:proofErr w:type="gramEnd"/>
      <w:r w:rsidR="00A3385F" w:rsidRPr="00F3500B">
        <w:t xml:space="preserve"> many) - a given programme can be a member of any number of programme groups and a given programme group can contain any number of programmes.</w:t>
      </w:r>
    </w:p>
    <w:p w:rsidR="00A3385F" w:rsidRPr="00F3500B" w:rsidRDefault="00452C3A">
      <w:pPr>
        <w:pStyle w:val="BN"/>
        <w:numPr>
          <w:ilvl w:val="0"/>
          <w:numId w:val="14"/>
        </w:numPr>
      </w:pPr>
      <w:r w:rsidRPr="00F3500B">
        <w:rPr>
          <w:b/>
        </w:rPr>
        <w:t>"</w:t>
      </w:r>
      <w:r w:rsidR="00A3385F" w:rsidRPr="00F3500B">
        <w:rPr>
          <w:b/>
        </w:rPr>
        <w:t>Programme Group to Programme Group</w:t>
      </w:r>
      <w:r w:rsidRPr="00F3500B">
        <w:rPr>
          <w:b/>
        </w:rPr>
        <w:t>"</w:t>
      </w:r>
      <w:r w:rsidR="00A3385F" w:rsidRPr="00F3500B">
        <w:t xml:space="preserve"> (many </w:t>
      </w:r>
      <w:proofErr w:type="gramStart"/>
      <w:r w:rsidR="00A3385F" w:rsidRPr="00F3500B">
        <w:t>to</w:t>
      </w:r>
      <w:proofErr w:type="gramEnd"/>
      <w:r w:rsidR="00A3385F" w:rsidRPr="00F3500B">
        <w:t xml:space="preserve"> many) - a given arbitrary programme group can contain any number of programme groups and a given programme group can be a member of many programme groups.</w:t>
      </w:r>
    </w:p>
    <w:p w:rsidR="00A3385F" w:rsidRPr="00F3500B" w:rsidRDefault="00452C3A">
      <w:pPr>
        <w:pStyle w:val="BN"/>
        <w:numPr>
          <w:ilvl w:val="0"/>
          <w:numId w:val="14"/>
        </w:numPr>
        <w:rPr>
          <w:lang w:eastAsia="ja-JP"/>
        </w:rPr>
      </w:pPr>
      <w:r w:rsidRPr="00F3500B">
        <w:rPr>
          <w:b/>
        </w:rPr>
        <w:lastRenderedPageBreak/>
        <w:t>"</w:t>
      </w:r>
      <w:r w:rsidR="00A3385F" w:rsidRPr="00F3500B">
        <w:rPr>
          <w:b/>
        </w:rPr>
        <w:t>Programme to Programme</w:t>
      </w:r>
      <w:r w:rsidRPr="00F3500B">
        <w:rPr>
          <w:b/>
        </w:rPr>
        <w:t>"</w:t>
      </w:r>
      <w:r w:rsidR="00A3385F" w:rsidRPr="00F3500B">
        <w:t xml:space="preserve"> (many </w:t>
      </w:r>
      <w:proofErr w:type="gramStart"/>
      <w:r w:rsidR="00A3385F" w:rsidRPr="00F3500B">
        <w:t>to</w:t>
      </w:r>
      <w:proofErr w:type="gramEnd"/>
      <w:r w:rsidR="00A3385F" w:rsidRPr="00F3500B">
        <w:t xml:space="preserve"> many) - a programme can be part of one or more aggregated programmes and aggregated programmes contain one or more than one programme.</w:t>
      </w:r>
    </w:p>
    <w:p w:rsidR="00A3385F" w:rsidRPr="00F3500B" w:rsidRDefault="00A3385F" w:rsidP="00614D0B">
      <w:pPr>
        <w:pStyle w:val="Heading3"/>
      </w:pPr>
      <w:bookmarkStart w:id="64" w:name="_Toc445718955"/>
      <w:r w:rsidRPr="00F3500B">
        <w:t>6.3.3</w:t>
      </w:r>
      <w:r w:rsidRPr="00F3500B">
        <w:tab/>
        <w:t>Basic types</w:t>
      </w:r>
      <w:bookmarkEnd w:id="64"/>
    </w:p>
    <w:p w:rsidR="00A3385F" w:rsidRPr="00F3500B" w:rsidRDefault="00A3385F">
      <w:pPr>
        <w:keepNext/>
      </w:pPr>
      <w:r w:rsidRPr="00F3500B">
        <w:t xml:space="preserve">The simple and complex utility types defined below are used throughout the </w:t>
      </w:r>
      <w:r w:rsidR="00344126" w:rsidRPr="00F3500B">
        <w:rPr>
          <w:i/>
        </w:rPr>
        <w:t>TV</w:t>
      </w:r>
      <w:r w:rsidR="001425E5" w:rsidRPr="00F3500B">
        <w:rPr>
          <w:i/>
        </w:rPr>
        <w:t>-</w:t>
      </w:r>
      <w:r w:rsidR="00344126" w:rsidRPr="00F3500B">
        <w:rPr>
          <w:i/>
        </w:rPr>
        <w:t>Anytime</w:t>
      </w:r>
      <w:r w:rsidRPr="00F3500B">
        <w:t xml:space="preserve"> schema specification.</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TVAIDRefsType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&lt;list itemType=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CRIDType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(c|C</w:t>
      </w:r>
      <w:proofErr w:type="gramStart"/>
      <w:r w:rsidRPr="00F3500B">
        <w:rPr>
          <w:rFonts w:ascii="Courier New" w:eastAsia="Arial Unicode MS" w:hAnsi="Courier New"/>
          <w:sz w:val="18"/>
        </w:rPr>
        <w:t>)(</w:t>
      </w:r>
      <w:proofErr w:type="gramEnd"/>
      <w:r w:rsidRPr="00F3500B">
        <w:rPr>
          <w:rFonts w:ascii="Courier New" w:eastAsia="Arial Unicode MS" w:hAnsi="Courier New"/>
          <w:sz w:val="18"/>
        </w:rPr>
        <w:t>r|R)(i|I)(d|D)://.*/.*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crid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FlagType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TVATimeType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F3500B">
        <w:rPr>
          <w:rFonts w:ascii="Courier New" w:eastAsia="Arial Unicode MS" w:hAnsi="Courier New"/>
          <w:sz w:val="18"/>
        </w:rPr>
        <w:tab/>
      </w:r>
      <w:r w:rsidRPr="00F3500B">
        <w:rPr>
          <w:rFonts w:ascii="Courier New" w:eastAsia="Arial Unicode MS" w:hAnsi="Courier New"/>
          <w:sz w:val="18"/>
        </w:rPr>
        <w:tab/>
      </w:r>
      <w:r w:rsidRPr="0037143C">
        <w:rPr>
          <w:rFonts w:ascii="Courier New" w:eastAsia="Arial Unicode MS" w:hAnsi="Courier New"/>
          <w:sz w:val="18"/>
          <w:lang w:val="fr-CH"/>
        </w:rPr>
        <w:t>&lt;element name=</w:t>
      </w:r>
      <w:r w:rsidR="00452C3A" w:rsidRPr="0037143C">
        <w:rPr>
          <w:rFonts w:ascii="Courier New" w:eastAsia="Arial Unicode MS" w:hAnsi="Courier New"/>
          <w:sz w:val="18"/>
          <w:lang w:val="fr-CH"/>
        </w:rPr>
        <w:t>"</w:t>
      </w:r>
      <w:r w:rsidRPr="0037143C">
        <w:rPr>
          <w:rFonts w:ascii="Courier New" w:eastAsia="Arial Unicode MS" w:hAnsi="Courier New"/>
          <w:sz w:val="18"/>
          <w:lang w:val="fr-CH"/>
        </w:rPr>
        <w:t>Duration</w:t>
      </w:r>
      <w:r w:rsidR="00452C3A" w:rsidRPr="0037143C">
        <w:rPr>
          <w:rFonts w:ascii="Courier New" w:eastAsia="Arial Unicode MS" w:hAnsi="Courier New"/>
          <w:sz w:val="18"/>
          <w:lang w:val="fr-CH"/>
        </w:rPr>
        <w:t>"</w:t>
      </w:r>
      <w:r w:rsidRPr="0037143C">
        <w:rPr>
          <w:rFonts w:ascii="Courier New" w:eastAsia="Arial Unicode MS" w:hAnsi="Courier New"/>
          <w:sz w:val="18"/>
          <w:lang w:val="fr-CH"/>
        </w:rPr>
        <w:t xml:space="preserve"> type=</w:t>
      </w:r>
      <w:r w:rsidR="00452C3A" w:rsidRPr="0037143C">
        <w:rPr>
          <w:rFonts w:ascii="Courier New" w:eastAsia="Arial Unicode MS" w:hAnsi="Courier New"/>
          <w:sz w:val="18"/>
          <w:lang w:val="fr-CH"/>
        </w:rPr>
        <w:t>"</w:t>
      </w:r>
      <w:r w:rsidRPr="0037143C">
        <w:rPr>
          <w:rFonts w:ascii="Courier New" w:eastAsia="Arial Unicode MS" w:hAnsi="Courier New"/>
          <w:sz w:val="18"/>
          <w:lang w:val="fr-CH"/>
        </w:rPr>
        <w:t>mpeg7:durationType</w:t>
      </w:r>
      <w:r w:rsidR="00452C3A" w:rsidRPr="0037143C">
        <w:rPr>
          <w:rFonts w:ascii="Courier New" w:eastAsia="Arial Unicode MS" w:hAnsi="Courier New"/>
          <w:sz w:val="18"/>
          <w:lang w:val="fr-CH"/>
        </w:rPr>
        <w: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lang w:val="fr-CH"/>
        </w:rPr>
      </w:pPr>
      <w:proofErr w:type="gramStart"/>
      <w:r w:rsidRPr="0037143C">
        <w:rPr>
          <w:rFonts w:ascii="Courier New" w:eastAsia="Arial Unicode MS" w:hAnsi="Courier New"/>
          <w:sz w:val="18"/>
          <w:lang w:val="fr-CH"/>
        </w:rPr>
        <w:t>minOccurs</w:t>
      </w:r>
      <w:proofErr w:type="gramEnd"/>
      <w:r w:rsidRPr="0037143C">
        <w:rPr>
          <w:rFonts w:ascii="Courier New" w:eastAsia="Arial Unicode MS" w:hAnsi="Courier New"/>
          <w:sz w:val="18"/>
          <w:lang w:val="fr-CH"/>
        </w:rPr>
        <w:t>=</w:t>
      </w:r>
      <w:r w:rsidR="00452C3A" w:rsidRPr="0037143C">
        <w:rPr>
          <w:rFonts w:ascii="Courier New" w:eastAsia="Arial Unicode MS" w:hAnsi="Courier New"/>
          <w:sz w:val="18"/>
          <w:lang w:val="fr-CH"/>
        </w:rPr>
        <w:t>"</w:t>
      </w:r>
      <w:r w:rsidRPr="0037143C">
        <w:rPr>
          <w:rFonts w:ascii="Courier New" w:eastAsia="Arial Unicode MS" w:hAnsi="Courier New"/>
          <w:sz w:val="18"/>
          <w:lang w:val="fr-CH"/>
        </w:rPr>
        <w:t>0</w:t>
      </w:r>
      <w:r w:rsidR="00452C3A" w:rsidRPr="0037143C">
        <w:rPr>
          <w:rFonts w:ascii="Courier New" w:eastAsia="Arial Unicode MS" w:hAnsi="Courier New"/>
          <w:sz w:val="18"/>
          <w:lang w:val="fr-CH"/>
        </w:rPr>
        <w:t>"</w:t>
      </w:r>
      <w:r w:rsidRPr="0037143C">
        <w:rPr>
          <w:rFonts w:ascii="Courier New" w:eastAsia="Arial Unicode MS" w:hAnsi="Courier New"/>
          <w:sz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37143C">
        <w:rPr>
          <w:rFonts w:ascii="Courier New" w:eastAsia="Arial Unicode MS" w:hAnsi="Courier New"/>
          <w:sz w:val="18"/>
          <w:lang w:val="fr-CH"/>
        </w:rPr>
        <w:tab/>
        <w:t>&lt;/</w:t>
      </w:r>
      <w:proofErr w:type="gramStart"/>
      <w:r w:rsidRPr="0037143C">
        <w:rPr>
          <w:rFonts w:ascii="Courier New" w:eastAsia="Arial Unicode MS" w:hAnsi="Courier New"/>
          <w:sz w:val="18"/>
          <w:lang w:val="fr-CH"/>
        </w:rPr>
        <w:t>sequence</w:t>
      </w:r>
      <w:proofErr w:type="gramEnd"/>
      <w:r w:rsidRPr="0037143C">
        <w:rPr>
          <w:rFonts w:ascii="Courier New" w:eastAsia="Arial Unicode MS" w:hAnsi="Courier New"/>
          <w:sz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37143C">
        <w:rPr>
          <w:rFonts w:ascii="Courier New" w:eastAsia="Arial Unicode MS" w:hAnsi="Courier New"/>
          <w:sz w:val="18"/>
          <w:lang w:val="fr-CH"/>
        </w:rPr>
        <w:t>&lt;/</w:t>
      </w:r>
      <w:proofErr w:type="gramStart"/>
      <w:r w:rsidRPr="0037143C">
        <w:rPr>
          <w:rFonts w:ascii="Courier New" w:eastAsia="Arial Unicode MS" w:hAnsi="Courier New"/>
          <w:sz w:val="18"/>
          <w:lang w:val="fr-CH"/>
        </w:rPr>
        <w:t>complexType</w:t>
      </w:r>
      <w:proofErr w:type="gramEnd"/>
      <w:r w:rsidRPr="0037143C">
        <w:rPr>
          <w:rFonts w:ascii="Courier New" w:eastAsia="Arial Unicode MS" w:hAnsi="Courier New"/>
          <w:sz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p>
    <w:p w:rsidR="00A3385F" w:rsidRPr="0037143C" w:rsidRDefault="00A3385F" w:rsidP="00B03BF3">
      <w:pPr>
        <w:pStyle w:val="PlainText"/>
        <w:pBdr>
          <w:top w:val="single" w:sz="4" w:space="1" w:color="auto"/>
          <w:left w:val="single" w:sz="4" w:space="4" w:color="auto"/>
          <w:bottom w:val="single" w:sz="4" w:space="1" w:color="auto"/>
          <w:right w:val="single" w:sz="4" w:space="4" w:color="auto"/>
        </w:pBdr>
        <w:spacing w:after="0"/>
        <w:rPr>
          <w:sz w:val="18"/>
          <w:lang w:val="fr-CH"/>
        </w:rPr>
      </w:pPr>
      <w:r w:rsidRPr="0037143C">
        <w:rPr>
          <w:sz w:val="18"/>
          <w:lang w:val="fr-CH"/>
        </w:rPr>
        <w:t>&lt;simpleType name=</w:t>
      </w:r>
      <w:r w:rsidR="00452C3A" w:rsidRPr="0037143C">
        <w:rPr>
          <w:sz w:val="18"/>
          <w:lang w:val="fr-CH"/>
        </w:rPr>
        <w:t>"</w:t>
      </w:r>
      <w:r w:rsidRPr="0037143C">
        <w:rPr>
          <w:sz w:val="18"/>
          <w:lang w:val="fr-CH"/>
        </w:rPr>
        <w:t>currencyCodeType</w:t>
      </w:r>
      <w:r w:rsidR="00452C3A" w:rsidRPr="0037143C">
        <w:rPr>
          <w:sz w:val="18"/>
          <w:lang w:val="fr-CH"/>
        </w:rPr>
        <w:t>"</w:t>
      </w:r>
      <w:r w:rsidRPr="0037143C">
        <w:rPr>
          <w:sz w:val="18"/>
          <w:lang w:val="fr-CH"/>
        </w:rPr>
        <w:t>&gt;</w:t>
      </w:r>
    </w:p>
    <w:p w:rsidR="00DA54C5" w:rsidRPr="0037143C" w:rsidRDefault="00DA54C5" w:rsidP="00B03BF3">
      <w:pPr>
        <w:pStyle w:val="PlainText"/>
        <w:pBdr>
          <w:top w:val="single" w:sz="4" w:space="1" w:color="auto"/>
          <w:left w:val="single" w:sz="4" w:space="4" w:color="auto"/>
          <w:bottom w:val="single" w:sz="4" w:space="1" w:color="auto"/>
          <w:right w:val="single" w:sz="4" w:space="4" w:color="auto"/>
        </w:pBdr>
        <w:spacing w:after="0"/>
        <w:rPr>
          <w:sz w:val="18"/>
          <w:lang w:val="fr-CH"/>
        </w:rPr>
      </w:pPr>
      <w:r w:rsidRPr="0037143C">
        <w:rPr>
          <w:sz w:val="18"/>
          <w:lang w:val="fr-CH"/>
        </w:rPr>
        <w:tab/>
        <w:t>&lt;restriction base=</w:t>
      </w:r>
      <w:r w:rsidR="00452C3A" w:rsidRPr="0037143C">
        <w:rPr>
          <w:sz w:val="18"/>
          <w:lang w:val="fr-CH"/>
        </w:rPr>
        <w:t>"</w:t>
      </w:r>
      <w:r w:rsidRPr="0037143C">
        <w:rPr>
          <w:sz w:val="18"/>
          <w:lang w:val="fr-CH"/>
        </w:rPr>
        <w:t>string</w:t>
      </w:r>
      <w:r w:rsidR="00452C3A" w:rsidRPr="0037143C">
        <w:rPr>
          <w:sz w:val="18"/>
          <w:lang w:val="fr-CH"/>
        </w:rPr>
        <w:t>"</w:t>
      </w:r>
      <w:r w:rsidRPr="0037143C">
        <w:rPr>
          <w:sz w:val="18"/>
          <w:lang w:val="fr-CH"/>
        </w:rPr>
        <w:t>&gt;</w:t>
      </w:r>
    </w:p>
    <w:p w:rsidR="00A3385F" w:rsidRPr="0037143C" w:rsidRDefault="00DA54C5" w:rsidP="00B03BF3">
      <w:pPr>
        <w:pStyle w:val="PlainText"/>
        <w:pBdr>
          <w:top w:val="single" w:sz="4" w:space="1" w:color="auto"/>
          <w:left w:val="single" w:sz="4" w:space="4" w:color="auto"/>
          <w:bottom w:val="single" w:sz="4" w:space="1" w:color="auto"/>
          <w:right w:val="single" w:sz="4" w:space="4" w:color="auto"/>
        </w:pBdr>
        <w:spacing w:after="0"/>
        <w:rPr>
          <w:sz w:val="18"/>
          <w:lang w:val="fr-CH"/>
        </w:rPr>
      </w:pPr>
      <w:r w:rsidRPr="0037143C">
        <w:rPr>
          <w:sz w:val="18"/>
          <w:lang w:val="fr-CH"/>
        </w:rPr>
        <w:tab/>
      </w:r>
      <w:r w:rsidRPr="0037143C">
        <w:rPr>
          <w:sz w:val="18"/>
          <w:lang w:val="fr-CH"/>
        </w:rPr>
        <w:tab/>
      </w:r>
      <w:r w:rsidR="00A3385F" w:rsidRPr="0037143C">
        <w:rPr>
          <w:sz w:val="18"/>
          <w:lang w:val="fr-CH"/>
        </w:rPr>
        <w:t>&lt;pattern value=</w:t>
      </w:r>
      <w:r w:rsidR="00452C3A" w:rsidRPr="0037143C">
        <w:rPr>
          <w:sz w:val="18"/>
          <w:lang w:val="fr-CH"/>
        </w:rPr>
        <w:t>"</w:t>
      </w:r>
      <w:r w:rsidR="00A3385F" w:rsidRPr="0037143C">
        <w:rPr>
          <w:sz w:val="18"/>
          <w:lang w:val="fr-CH"/>
        </w:rPr>
        <w:t>[a-zA-Z</w:t>
      </w:r>
      <w:proofErr w:type="gramStart"/>
      <w:r w:rsidR="00A3385F" w:rsidRPr="0037143C">
        <w:rPr>
          <w:sz w:val="18"/>
          <w:lang w:val="fr-CH"/>
        </w:rPr>
        <w:t>]{</w:t>
      </w:r>
      <w:proofErr w:type="gramEnd"/>
      <w:r w:rsidR="00A3385F" w:rsidRPr="0037143C">
        <w:rPr>
          <w:sz w:val="18"/>
          <w:lang w:val="fr-CH"/>
        </w:rPr>
        <w:t>3}</w:t>
      </w:r>
      <w:r w:rsidR="00452C3A" w:rsidRPr="0037143C">
        <w:rPr>
          <w:sz w:val="18"/>
          <w:lang w:val="fr-CH"/>
        </w:rPr>
        <w:t>"</w:t>
      </w:r>
      <w:r w:rsidR="00A3385F" w:rsidRPr="0037143C">
        <w:rPr>
          <w:sz w:val="18"/>
          <w:lang w:val="fr-CH"/>
        </w:rPr>
        <w:t>/&gt;</w:t>
      </w:r>
    </w:p>
    <w:p w:rsidR="00A3385F" w:rsidRPr="0037143C" w:rsidRDefault="00DA54C5" w:rsidP="00B03BF3">
      <w:pPr>
        <w:pStyle w:val="PlainText"/>
        <w:pBdr>
          <w:top w:val="single" w:sz="4" w:space="1" w:color="auto"/>
          <w:left w:val="single" w:sz="4" w:space="4" w:color="auto"/>
          <w:bottom w:val="single" w:sz="4" w:space="1" w:color="auto"/>
          <w:right w:val="single" w:sz="4" w:space="4" w:color="auto"/>
        </w:pBdr>
        <w:spacing w:after="0"/>
        <w:rPr>
          <w:sz w:val="18"/>
          <w:lang w:val="fr-CH"/>
        </w:rPr>
      </w:pPr>
      <w:r w:rsidRPr="0037143C">
        <w:rPr>
          <w:sz w:val="18"/>
          <w:lang w:val="fr-CH"/>
        </w:rPr>
        <w:tab/>
      </w:r>
      <w:r w:rsidR="00A3385F" w:rsidRPr="0037143C">
        <w:rPr>
          <w:sz w:val="18"/>
          <w:lang w:val="fr-CH"/>
        </w:rPr>
        <w:t>&lt;/</w:t>
      </w:r>
      <w:proofErr w:type="gramStart"/>
      <w:r w:rsidR="00A3385F" w:rsidRPr="0037143C">
        <w:rPr>
          <w:sz w:val="18"/>
          <w:lang w:val="fr-CH"/>
        </w:rPr>
        <w:t>restriction</w:t>
      </w:r>
      <w:proofErr w:type="gramEnd"/>
      <w:r w:rsidR="00A3385F" w:rsidRPr="0037143C">
        <w:rPr>
          <w:sz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lang w:val="fr-CH"/>
        </w:rPr>
      </w:pPr>
      <w:r w:rsidRPr="0037143C">
        <w:rPr>
          <w:rFonts w:ascii="Courier New" w:hAnsi="Courier New"/>
          <w:sz w:val="18"/>
          <w:lang w:val="fr-CH"/>
        </w:rPr>
        <w:t>&lt;/</w:t>
      </w:r>
      <w:proofErr w:type="gramStart"/>
      <w:r w:rsidRPr="0037143C">
        <w:rPr>
          <w:rFonts w:ascii="Courier New" w:hAnsi="Courier New"/>
          <w:sz w:val="18"/>
          <w:lang w:val="fr-CH"/>
        </w:rPr>
        <w:t>simpleType</w:t>
      </w:r>
      <w:proofErr w:type="gramEnd"/>
      <w:r w:rsidRPr="0037143C">
        <w:rPr>
          <w:rFonts w:ascii="Courier New" w:hAnsi="Courier New"/>
          <w:sz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lang w:val="fr-CH"/>
        </w:rPr>
      </w:pPr>
    </w:p>
    <w:p w:rsidR="00A3385F" w:rsidRPr="0037143C"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lang w:val="fr-CH"/>
        </w:rPr>
      </w:pPr>
      <w:r w:rsidRPr="0037143C">
        <w:rPr>
          <w:rFonts w:ascii="Courier New" w:hAnsi="Courier New" w:cs="Courier New"/>
          <w:sz w:val="18"/>
          <w:szCs w:val="18"/>
          <w:lang w:val="fr-CH"/>
        </w:rPr>
        <w:t>&lt;complexType name=</w:t>
      </w:r>
      <w:r w:rsidR="00452C3A" w:rsidRPr="0037143C">
        <w:rPr>
          <w:rFonts w:ascii="Courier New" w:hAnsi="Courier New" w:cs="Courier New"/>
          <w:sz w:val="18"/>
          <w:szCs w:val="18"/>
          <w:lang w:val="fr-CH"/>
        </w:rPr>
        <w:t>"</w:t>
      </w:r>
      <w:r w:rsidRPr="0037143C">
        <w:rPr>
          <w:rFonts w:ascii="Courier New" w:hAnsi="Courier New" w:cs="Courier New"/>
          <w:sz w:val="18"/>
          <w:szCs w:val="18"/>
          <w:lang w:val="fr-CH"/>
        </w:rPr>
        <w:t>PriceType</w:t>
      </w:r>
      <w:r w:rsidR="00452C3A" w:rsidRPr="0037143C">
        <w:rPr>
          <w:rFonts w:ascii="Courier New" w:hAnsi="Courier New" w:cs="Courier New"/>
          <w:sz w:val="18"/>
          <w:szCs w:val="18"/>
          <w:lang w:val="fr-CH"/>
        </w:rPr>
        <w:t>"</w:t>
      </w:r>
      <w:r w:rsidRPr="0037143C">
        <w:rPr>
          <w:rFonts w:ascii="Courier New" w:hAnsi="Courier New" w:cs="Courier New"/>
          <w:sz w:val="18"/>
          <w:szCs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lang w:val="fr-CH"/>
        </w:rPr>
      </w:pPr>
      <w:r w:rsidRPr="0037143C">
        <w:rPr>
          <w:rFonts w:ascii="Courier New" w:hAnsi="Courier New" w:cs="Courier New"/>
          <w:sz w:val="18"/>
          <w:szCs w:val="18"/>
          <w:lang w:val="fr-CH"/>
        </w:rPr>
        <w:tab/>
        <w:t>&lt;</w:t>
      </w:r>
      <w:proofErr w:type="gramStart"/>
      <w:r w:rsidRPr="0037143C">
        <w:rPr>
          <w:rFonts w:ascii="Courier New" w:hAnsi="Courier New" w:cs="Courier New"/>
          <w:sz w:val="18"/>
          <w:szCs w:val="18"/>
          <w:lang w:val="fr-CH"/>
        </w:rPr>
        <w:t>simpleContent</w:t>
      </w:r>
      <w:proofErr w:type="gramEnd"/>
      <w:r w:rsidRPr="0037143C">
        <w:rPr>
          <w:rFonts w:ascii="Courier New" w:hAnsi="Courier New" w:cs="Courier New"/>
          <w:sz w:val="18"/>
          <w:szCs w:val="18"/>
          <w:lang w:val="fr-CH"/>
        </w:rPr>
        <w:t>&gt;</w:t>
      </w:r>
    </w:p>
    <w:p w:rsidR="00A3385F" w:rsidRPr="0037143C"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lang w:val="fr-CH"/>
        </w:rPr>
      </w:pPr>
      <w:r w:rsidRPr="0037143C">
        <w:rPr>
          <w:rFonts w:ascii="Courier New" w:hAnsi="Courier New" w:cs="Courier New"/>
          <w:sz w:val="18"/>
          <w:szCs w:val="18"/>
          <w:lang w:val="fr-CH"/>
        </w:rPr>
        <w:tab/>
      </w:r>
      <w:r w:rsidRPr="0037143C">
        <w:rPr>
          <w:rFonts w:ascii="Courier New" w:hAnsi="Courier New" w:cs="Courier New"/>
          <w:sz w:val="18"/>
          <w:szCs w:val="18"/>
          <w:lang w:val="fr-CH"/>
        </w:rPr>
        <w:tab/>
        <w:t>&lt;extension base=</w:t>
      </w:r>
      <w:r w:rsidR="00452C3A" w:rsidRPr="0037143C">
        <w:rPr>
          <w:rFonts w:ascii="Courier New" w:hAnsi="Courier New" w:cs="Courier New"/>
          <w:sz w:val="18"/>
          <w:szCs w:val="18"/>
          <w:lang w:val="fr-CH"/>
        </w:rPr>
        <w:t>"</w:t>
      </w:r>
      <w:r w:rsidRPr="0037143C">
        <w:rPr>
          <w:rFonts w:ascii="Courier New" w:hAnsi="Courier New" w:cs="Courier New"/>
          <w:sz w:val="18"/>
          <w:szCs w:val="18"/>
          <w:lang w:val="fr-CH"/>
        </w:rPr>
        <w:t>float</w:t>
      </w:r>
      <w:r w:rsidR="00452C3A" w:rsidRPr="0037143C">
        <w:rPr>
          <w:rFonts w:ascii="Courier New" w:hAnsi="Courier New" w:cs="Courier New"/>
          <w:sz w:val="18"/>
          <w:szCs w:val="18"/>
          <w:lang w:val="fr-CH"/>
        </w:rPr>
        <w:t>"</w:t>
      </w:r>
      <w:r w:rsidRPr="0037143C">
        <w:rPr>
          <w:rFonts w:ascii="Courier New" w:hAnsi="Courier New" w:cs="Courier New"/>
          <w:sz w:val="18"/>
          <w:szCs w:val="18"/>
          <w:lang w:val="fr-CH"/>
        </w:rPr>
        <w: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37143C">
        <w:rPr>
          <w:rFonts w:ascii="Courier New" w:hAnsi="Courier New" w:cs="Courier New"/>
          <w:sz w:val="18"/>
          <w:szCs w:val="18"/>
          <w:lang w:val="fr-CH"/>
        </w:rPr>
        <w:tab/>
      </w:r>
      <w:r w:rsidRPr="0037143C">
        <w:rPr>
          <w:rFonts w:ascii="Courier New" w:hAnsi="Courier New" w:cs="Courier New"/>
          <w:sz w:val="18"/>
          <w:szCs w:val="18"/>
          <w:lang w:val="fr-CH"/>
        </w:rPr>
        <w:tab/>
      </w:r>
      <w:r w:rsidRPr="0037143C">
        <w:rPr>
          <w:rFonts w:ascii="Courier New" w:hAnsi="Courier New" w:cs="Courier New"/>
          <w:sz w:val="18"/>
          <w:szCs w:val="18"/>
          <w:lang w:val="fr-CH"/>
        </w:rPr>
        <w:tab/>
      </w:r>
      <w:r w:rsidRPr="00F3500B">
        <w:rPr>
          <w:rFonts w:ascii="Courier New" w:hAnsi="Courier New" w:cs="Courier New"/>
          <w:sz w:val="18"/>
          <w:szCs w:val="18"/>
        </w:rPr>
        <w:t>&lt;attribute name=</w:t>
      </w:r>
      <w:r w:rsidR="00452C3A" w:rsidRPr="00F3500B">
        <w:rPr>
          <w:rFonts w:ascii="Courier New" w:hAnsi="Courier New" w:cs="Courier New"/>
          <w:sz w:val="18"/>
          <w:szCs w:val="18"/>
        </w:rPr>
        <w:t>"</w:t>
      </w:r>
      <w:r w:rsidRPr="00F3500B">
        <w:rPr>
          <w:rFonts w:ascii="Courier New" w:hAnsi="Courier New" w:cs="Courier New"/>
          <w:sz w:val="18"/>
          <w:szCs w:val="18"/>
        </w:rPr>
        <w:t>currency</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:currencyCodeType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required</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&lt;/extension&gt;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&lt;/simpleContent&gt;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&lt;complexType name=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ExtendedURIType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t>&lt;</w:t>
      </w:r>
      <w:proofErr w:type="gramStart"/>
      <w:r w:rsidRPr="00F3500B">
        <w:rPr>
          <w:rFonts w:ascii="Courier New" w:eastAsia="Arial Unicode MS" w:hAnsi="Courier New" w:cs="Courier New"/>
          <w:sz w:val="18"/>
          <w:szCs w:val="18"/>
        </w:rPr>
        <w:t>simpleContent</w:t>
      </w:r>
      <w:proofErr w:type="gramEnd"/>
      <w:r w:rsidRPr="00F3500B">
        <w:rPr>
          <w:rFonts w:ascii="Courier New" w:eastAsia="Arial Unicode MS" w:hAnsi="Courier New" w:cs="Courier New"/>
          <w:sz w:val="18"/>
          <w:szCs w:val="18"/>
        </w:rPr>
        <w:t>&gt;</w:t>
      </w:r>
    </w:p>
    <w:p w:rsidR="00F72DC1" w:rsidRPr="00676DBE"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themeColor="text1"/>
          <w:sz w:val="18"/>
          <w:szCs w:val="18"/>
        </w:rPr>
      </w:pPr>
      <w:r w:rsidRPr="00676DBE">
        <w:rPr>
          <w:rFonts w:ascii="Courier New" w:eastAsia="Arial Unicode MS" w:hAnsi="Courier New" w:cs="Courier New"/>
          <w:color w:val="000000" w:themeColor="text1"/>
          <w:sz w:val="18"/>
          <w:szCs w:val="18"/>
        </w:rPr>
        <w:tab/>
      </w:r>
      <w:r w:rsidRPr="00676DBE">
        <w:rPr>
          <w:rFonts w:ascii="Courier New" w:eastAsia="Arial Unicode MS" w:hAnsi="Courier New" w:cs="Courier New"/>
          <w:color w:val="000000" w:themeColor="text1"/>
          <w:sz w:val="18"/>
          <w:szCs w:val="18"/>
        </w:rPr>
        <w:tab/>
        <w:t>&lt;extension base=</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anyURI</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&gt;</w:t>
      </w:r>
    </w:p>
    <w:p w:rsidR="00F72DC1" w:rsidRPr="00676DBE"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themeColor="text1"/>
          <w:sz w:val="18"/>
          <w:szCs w:val="18"/>
        </w:rPr>
      </w:pPr>
      <w:r w:rsidRPr="00676DBE">
        <w:rPr>
          <w:rFonts w:ascii="Courier New" w:eastAsia="Arial Unicode MS" w:hAnsi="Courier New" w:cs="Courier New"/>
          <w:color w:val="000000" w:themeColor="text1"/>
          <w:sz w:val="18"/>
          <w:szCs w:val="18"/>
        </w:rPr>
        <w:tab/>
      </w:r>
      <w:r w:rsidRPr="00676DBE">
        <w:rPr>
          <w:rFonts w:ascii="Courier New" w:eastAsia="Arial Unicode MS" w:hAnsi="Courier New" w:cs="Courier New"/>
          <w:color w:val="000000" w:themeColor="text1"/>
          <w:sz w:val="18"/>
          <w:szCs w:val="18"/>
        </w:rPr>
        <w:tab/>
      </w:r>
      <w:r w:rsidRPr="00676DBE">
        <w:rPr>
          <w:rFonts w:ascii="Courier New" w:eastAsia="Arial Unicode MS" w:hAnsi="Courier New" w:cs="Courier New"/>
          <w:color w:val="000000" w:themeColor="text1"/>
          <w:sz w:val="18"/>
          <w:szCs w:val="18"/>
        </w:rPr>
        <w:tab/>
        <w:t>&lt;attribute name=</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contentType</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 xml:space="preserve"> type=</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mpeg7</w:t>
      </w:r>
      <w:proofErr w:type="gramStart"/>
      <w:r w:rsidRPr="00676DBE">
        <w:rPr>
          <w:rFonts w:ascii="Courier New" w:eastAsia="Arial Unicode MS" w:hAnsi="Courier New" w:cs="Courier New"/>
          <w:color w:val="000000" w:themeColor="text1"/>
          <w:sz w:val="18"/>
          <w:szCs w:val="18"/>
        </w:rPr>
        <w:t>:mimeType</w:t>
      </w:r>
      <w:proofErr w:type="gramEnd"/>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 xml:space="preserve"> use=</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optional</w:t>
      </w:r>
      <w:r w:rsidR="00452C3A" w:rsidRPr="00676DBE">
        <w:rPr>
          <w:rFonts w:ascii="Courier New" w:eastAsia="Arial Unicode MS" w:hAnsi="Courier New" w:cs="Courier New"/>
          <w:color w:val="000000" w:themeColor="text1"/>
          <w:sz w:val="18"/>
          <w:szCs w:val="18"/>
        </w:rPr>
        <w:t>"</w:t>
      </w:r>
      <w:r w:rsidRPr="00676DBE">
        <w:rPr>
          <w:rFonts w:ascii="Courier New" w:eastAsia="Arial Unicode MS" w:hAnsi="Courier New" w:cs="Courier New"/>
          <w:color w:val="000000" w:themeColor="text1"/>
          <w:sz w:val="18"/>
          <w:szCs w:val="18"/>
        </w:rPr>
        <w:t>/&gt;</w:t>
      </w:r>
    </w:p>
    <w:p w:rsidR="00E42EA4" w:rsidRPr="00676DBE" w:rsidRDefault="00E42EA4"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themeColor="text1"/>
          <w:sz w:val="18"/>
          <w:szCs w:val="18"/>
        </w:rPr>
      </w:pP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&lt;attribute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uriType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w:t>
      </w:r>
      <w:proofErr w:type="gramStart"/>
      <w:r w:rsidRPr="00676DBE">
        <w:rPr>
          <w:rFonts w:ascii="Courier New" w:hAnsi="Courier New" w:cs="Courier New"/>
          <w:color w:val="000000" w:themeColor="text1"/>
          <w:sz w:val="18"/>
          <w:szCs w:val="18"/>
          <w:lang w:eastAsia="en-GB"/>
        </w:rPr>
        <w:t>:termReferenceType</w:t>
      </w:r>
      <w:proofErr w:type="gramEnd"/>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use=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optional</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r>
      <w:r w:rsidRPr="00F3500B">
        <w:rPr>
          <w:rFonts w:ascii="Courier New" w:eastAsia="Arial Unicode MS" w:hAnsi="Courier New" w:cs="Courier New"/>
          <w:sz w:val="18"/>
          <w:szCs w:val="18"/>
        </w:rPr>
        <w:tab/>
        <w:t>&lt;/extension&gt;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t>&lt;/simpleContent&gt;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&lt;/complexType&gt;</w:t>
      </w:r>
    </w:p>
    <w:p w:rsidR="006B3F0F" w:rsidRPr="00F3500B" w:rsidRDefault="006B3F0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4810CF" w:rsidRPr="00F3500B" w:rsidRDefault="004810CF" w:rsidP="00B03BF3">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lastRenderedPageBreak/>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TVAMediaLocatorType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&lt;choice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MediaUri</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:ExtendedURIType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/&gt;</w:t>
      </w:r>
    </w:p>
    <w:p w:rsidR="00F72DC1" w:rsidRPr="00F3500B" w:rsidRDefault="004810C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AuxiliaryURI</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:ExtendedURIType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InlineMedia</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mpeg7:InlineMediaType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&lt;/choice&gt;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StreamID</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nonNegativeInteger</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t>&lt;/sequence&gt;</w:t>
      </w:r>
      <w:r w:rsidRPr="00F3500B">
        <w:rPr>
          <w:rFonts w:ascii="Courier New" w:hAnsi="Courier New" w:cs="Courier New"/>
          <w:sz w:val="18"/>
          <w:szCs w:val="18"/>
        </w:rPr>
        <w:b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single" w:sz="12" w:space="0" w:color="000000"/>
            </w:tcBorders>
          </w:tcPr>
          <w:p w:rsidR="00A3385F" w:rsidRPr="00F3500B" w:rsidRDefault="00A3385F">
            <w:pPr>
              <w:pStyle w:val="TAH"/>
            </w:pPr>
            <w:r w:rsidRPr="00F3500B">
              <w:t>Name</w:t>
            </w:r>
          </w:p>
        </w:tc>
        <w:tc>
          <w:tcPr>
            <w:tcW w:w="4770" w:type="dxa"/>
            <w:tcBorders>
              <w:bottom w:val="single" w:sz="12" w:space="0" w:color="000000"/>
            </w:tcBorders>
          </w:tcPr>
          <w:p w:rsidR="00A3385F" w:rsidRPr="00F3500B" w:rsidRDefault="00A3385F">
            <w:pPr>
              <w:pStyle w:val="TAH"/>
              <w:rPr>
                <w:color w:val="808080"/>
              </w:rPr>
            </w:pPr>
            <w:r w:rsidRPr="00F3500B">
              <w:t>Definition</w:t>
            </w:r>
          </w:p>
        </w:tc>
      </w:tr>
      <w:tr w:rsidR="00A3385F" w:rsidRPr="00F3500B">
        <w:trPr>
          <w:jc w:val="center"/>
        </w:trPr>
        <w:tc>
          <w:tcPr>
            <w:tcW w:w="3708" w:type="dxa"/>
            <w:tcBorders>
              <w:top w:val="single" w:sz="12"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TVAIDType</w:t>
            </w:r>
          </w:p>
        </w:tc>
        <w:tc>
          <w:tcPr>
            <w:tcW w:w="4770" w:type="dxa"/>
            <w:tcBorders>
              <w:top w:val="single" w:sz="12" w:space="0" w:color="000000"/>
              <w:left w:val="nil"/>
              <w:bottom w:val="single" w:sz="8" w:space="0" w:color="000000"/>
            </w:tcBorders>
          </w:tcPr>
          <w:p w:rsidR="00A3385F" w:rsidRPr="00F3500B" w:rsidRDefault="00A3385F">
            <w:pPr>
              <w:pStyle w:val="TAL"/>
            </w:pPr>
            <w:r w:rsidRPr="00F3500B">
              <w:t>A simple type used to indicate uniqueness within a metadata description.</w:t>
            </w:r>
          </w:p>
        </w:tc>
      </w:tr>
      <w:tr w:rsidR="00A3385F" w:rsidRPr="00F3500B">
        <w:trPr>
          <w:jc w:val="center"/>
        </w:trPr>
        <w:tc>
          <w:tcPr>
            <w:tcW w:w="3708" w:type="dxa"/>
            <w:tcBorders>
              <w:top w:val="single" w:sz="8"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TVAIDRefType</w:t>
            </w:r>
          </w:p>
        </w:tc>
        <w:tc>
          <w:tcPr>
            <w:tcW w:w="4770" w:type="dxa"/>
            <w:tcBorders>
              <w:top w:val="single" w:sz="8" w:space="0" w:color="000000"/>
              <w:left w:val="nil"/>
              <w:bottom w:val="single" w:sz="8" w:space="0" w:color="000000"/>
            </w:tcBorders>
          </w:tcPr>
          <w:p w:rsidR="00A3385F" w:rsidRPr="00F3500B" w:rsidRDefault="00A3385F">
            <w:pPr>
              <w:pStyle w:val="TAL"/>
            </w:pPr>
            <w:r w:rsidRPr="00F3500B">
              <w:t>A simple type used to refer to an identifier of the TVAIDType.</w:t>
            </w:r>
          </w:p>
        </w:tc>
      </w:tr>
      <w:tr w:rsidR="00A3385F" w:rsidRPr="00F3500B">
        <w:trPr>
          <w:jc w:val="center"/>
        </w:trPr>
        <w:tc>
          <w:tcPr>
            <w:tcW w:w="3708" w:type="dxa"/>
            <w:tcBorders>
              <w:top w:val="single" w:sz="8"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TVAIDRefsType</w:t>
            </w:r>
          </w:p>
        </w:tc>
        <w:tc>
          <w:tcPr>
            <w:tcW w:w="4770" w:type="dxa"/>
            <w:tcBorders>
              <w:top w:val="single" w:sz="8" w:space="0" w:color="000000"/>
              <w:left w:val="nil"/>
              <w:bottom w:val="single" w:sz="8" w:space="0" w:color="000000"/>
            </w:tcBorders>
          </w:tcPr>
          <w:p w:rsidR="00A3385F" w:rsidRPr="00F3500B" w:rsidRDefault="00A3385F">
            <w:pPr>
              <w:pStyle w:val="TAL"/>
            </w:pPr>
            <w:r w:rsidRPr="00F3500B">
              <w:t>A simple type used to refer to multiple identifiers of the TVAIDType.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CRIDType</w:t>
            </w:r>
          </w:p>
        </w:tc>
        <w:tc>
          <w:tcPr>
            <w:tcW w:w="4770" w:type="dxa"/>
            <w:tcBorders>
              <w:top w:val="single" w:sz="6" w:space="0" w:color="000000"/>
              <w:bottom w:val="single" w:sz="6" w:space="0" w:color="000000"/>
            </w:tcBorders>
          </w:tcPr>
          <w:p w:rsidR="00A3385F" w:rsidRPr="00F3500B" w:rsidRDefault="00A3385F">
            <w:pPr>
              <w:pStyle w:val="TAL"/>
              <w:rPr>
                <w:lang w:eastAsia="ja-JP"/>
              </w:rPr>
            </w:pPr>
            <w:r w:rsidRPr="00F3500B">
              <w:t>A type to represent a CRID as a URI reference.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CRIDRefType</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allows a reference to be made to a CRID.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crid</w:t>
            </w:r>
          </w:p>
        </w:tc>
        <w:tc>
          <w:tcPr>
            <w:tcW w:w="4770" w:type="dxa"/>
            <w:tcBorders>
              <w:top w:val="single" w:sz="6" w:space="0" w:color="000000"/>
              <w:bottom w:val="single" w:sz="6" w:space="0" w:color="000000"/>
            </w:tcBorders>
          </w:tcPr>
          <w:p w:rsidR="00A3385F" w:rsidRPr="00F3500B" w:rsidRDefault="00A3385F">
            <w:pPr>
              <w:pStyle w:val="TAL"/>
            </w:pPr>
            <w:r w:rsidRPr="00F3500B">
              <w:t>The value of the CRID being referenced.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FlagType</w:t>
            </w:r>
          </w:p>
        </w:tc>
        <w:tc>
          <w:tcPr>
            <w:tcW w:w="4770" w:type="dxa"/>
            <w:tcBorders>
              <w:top w:val="single" w:sz="6" w:space="0" w:color="000000"/>
              <w:bottom w:val="single" w:sz="6" w:space="0" w:color="000000"/>
            </w:tcBorders>
          </w:tcPr>
          <w:p w:rsidR="00A3385F" w:rsidRPr="00F3500B" w:rsidRDefault="00A3385F">
            <w:pPr>
              <w:pStyle w:val="TAL"/>
            </w:pPr>
            <w:r w:rsidRPr="00F3500B">
              <w:t>A type that can be used to indicate simple boolean values.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value</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Denotes the value of a boolean flag - can be </w:t>
            </w:r>
            <w:r w:rsidR="00452C3A" w:rsidRPr="00F3500B">
              <w:t>"</w:t>
            </w:r>
            <w:r w:rsidRPr="00F3500B">
              <w:t>true</w:t>
            </w:r>
            <w:r w:rsidR="00452C3A" w:rsidRPr="00F3500B">
              <w:t>"</w:t>
            </w:r>
            <w:r w:rsidRPr="00F3500B">
              <w:t xml:space="preserve"> (default) or </w:t>
            </w:r>
            <w:r w:rsidR="00452C3A" w:rsidRPr="00F3500B">
              <w:t>"</w:t>
            </w:r>
            <w:r w:rsidRPr="00F3500B">
              <w:t>false</w:t>
            </w:r>
            <w:r w:rsidR="00452C3A" w:rsidRPr="00F3500B">
              <w:t>"</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TVATimeType</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absolute time properties.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TimePoint</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 point in time.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Duration</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 period of time.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88"/>
              <w:rPr>
                <w:rFonts w:ascii="Courier New" w:hAnsi="Courier New"/>
                <w:lang w:eastAsia="ja-JP"/>
              </w:rPr>
            </w:pPr>
            <w:r w:rsidRPr="00F3500B">
              <w:rPr>
                <w:rFonts w:ascii="Courier New" w:hAnsi="Courier New"/>
                <w:lang w:eastAsia="ja-JP"/>
              </w:rPr>
              <w:t>CurrencyCodeType</w:t>
            </w:r>
          </w:p>
        </w:tc>
        <w:tc>
          <w:tcPr>
            <w:tcW w:w="4770" w:type="dxa"/>
            <w:tcBorders>
              <w:top w:val="single" w:sz="6" w:space="0" w:color="000000"/>
              <w:bottom w:val="single" w:sz="6" w:space="0" w:color="000000"/>
            </w:tcBorders>
          </w:tcPr>
          <w:p w:rsidR="00A3385F" w:rsidRPr="00F3500B" w:rsidRDefault="00A3385F">
            <w:pPr>
              <w:pStyle w:val="TAL"/>
            </w:pPr>
            <w:r w:rsidRPr="00F3500B">
              <w:t>A type defining the national currency in which a price is expressed</w:t>
            </w:r>
            <w:r w:rsidR="005468FF"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PriceType</w:t>
            </w:r>
          </w:p>
        </w:tc>
        <w:tc>
          <w:tcPr>
            <w:tcW w:w="4770" w:type="dxa"/>
            <w:tcBorders>
              <w:top w:val="single" w:sz="6" w:space="0" w:color="000000"/>
              <w:bottom w:val="single" w:sz="6" w:space="0" w:color="000000"/>
            </w:tcBorders>
          </w:tcPr>
          <w:p w:rsidR="00A3385F" w:rsidRPr="00F3500B" w:rsidRDefault="00A3385F">
            <w:pPr>
              <w:pStyle w:val="TAL"/>
            </w:pPr>
            <w:r w:rsidRPr="00F3500B">
              <w:t>A type defining the price proposed for a particular content item. The same price can be expressed e.g. several times in different currencies.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3"/>
              <w:rPr>
                <w:rFonts w:ascii="Courier New" w:hAnsi="Courier New"/>
                <w:lang w:eastAsia="ja-JP"/>
              </w:rPr>
            </w:pPr>
            <w:r w:rsidRPr="00F3500B">
              <w:rPr>
                <w:rFonts w:ascii="Courier New" w:hAnsi="Courier New"/>
                <w:lang w:eastAsia="ja-JP"/>
              </w:rPr>
              <w:t>currency</w:t>
            </w:r>
          </w:p>
        </w:tc>
        <w:tc>
          <w:tcPr>
            <w:tcW w:w="4770" w:type="dxa"/>
            <w:tcBorders>
              <w:top w:val="single" w:sz="6" w:space="0" w:color="000000"/>
              <w:bottom w:val="single" w:sz="6" w:space="0" w:color="000000"/>
            </w:tcBorders>
          </w:tcPr>
          <w:p w:rsidR="00A3385F" w:rsidRPr="00F3500B" w:rsidRDefault="00A3385F">
            <w:pPr>
              <w:pStyle w:val="TAL"/>
            </w:pPr>
            <w:r w:rsidRPr="00F3500B">
              <w:t>An attribute the currency in which the price is instantiated</w:t>
            </w:r>
            <w:r w:rsidR="005468FF" w:rsidRPr="00F3500B">
              <w:t>.</w:t>
            </w:r>
          </w:p>
        </w:tc>
      </w:tr>
      <w:tr w:rsidR="00F72DC1" w:rsidRPr="00F3500B">
        <w:trPr>
          <w:jc w:val="center"/>
        </w:trPr>
        <w:tc>
          <w:tcPr>
            <w:tcW w:w="3708" w:type="dxa"/>
            <w:tcBorders>
              <w:top w:val="single" w:sz="6" w:space="0" w:color="000000"/>
              <w:bottom w:val="single" w:sz="6" w:space="0" w:color="000000"/>
            </w:tcBorders>
          </w:tcPr>
          <w:p w:rsidR="00F72DC1" w:rsidRPr="00F3500B" w:rsidRDefault="00F72DC1" w:rsidP="00F72DC1">
            <w:pPr>
              <w:pStyle w:val="TAL"/>
              <w:rPr>
                <w:rFonts w:ascii="Courier New" w:hAnsi="Courier New"/>
                <w:lang w:eastAsia="ja-JP"/>
              </w:rPr>
            </w:pPr>
            <w:r w:rsidRPr="00F3500B">
              <w:rPr>
                <w:rFonts w:ascii="Courier New" w:hAnsi="Courier New"/>
                <w:lang w:eastAsia="ja-JP"/>
              </w:rPr>
              <w:t>ExtendedURIType</w:t>
            </w:r>
          </w:p>
        </w:tc>
        <w:tc>
          <w:tcPr>
            <w:tcW w:w="4770" w:type="dxa"/>
            <w:tcBorders>
              <w:top w:val="single" w:sz="6" w:space="0" w:color="000000"/>
              <w:bottom w:val="single" w:sz="6" w:space="0" w:color="000000"/>
            </w:tcBorders>
          </w:tcPr>
          <w:p w:rsidR="00F72DC1" w:rsidRPr="00F3500B" w:rsidRDefault="00F72DC1">
            <w:pPr>
              <w:pStyle w:val="TAL"/>
            </w:pPr>
            <w:r w:rsidRPr="00F3500B">
              <w:t>A complex type used to describe a URI which may have a MIME type specified.</w:t>
            </w:r>
          </w:p>
        </w:tc>
      </w:tr>
      <w:tr w:rsidR="00F72DC1" w:rsidRPr="00F3500B">
        <w:trPr>
          <w:jc w:val="center"/>
        </w:trPr>
        <w:tc>
          <w:tcPr>
            <w:tcW w:w="3708" w:type="dxa"/>
            <w:tcBorders>
              <w:top w:val="single" w:sz="6" w:space="0" w:color="000000"/>
              <w:bottom w:val="single" w:sz="6" w:space="0" w:color="000000"/>
            </w:tcBorders>
          </w:tcPr>
          <w:p w:rsidR="00F72DC1" w:rsidRPr="00F3500B" w:rsidRDefault="00F72DC1" w:rsidP="00F72DC1">
            <w:pPr>
              <w:pStyle w:val="TAL"/>
              <w:ind w:left="283"/>
              <w:rPr>
                <w:rFonts w:ascii="Courier New" w:hAnsi="Courier New"/>
                <w:lang w:eastAsia="ja-JP"/>
              </w:rPr>
            </w:pPr>
            <w:r w:rsidRPr="00F3500B">
              <w:rPr>
                <w:rFonts w:ascii="Courier New" w:hAnsi="Courier New"/>
                <w:lang w:eastAsia="ja-JP"/>
              </w:rPr>
              <w:t>contentType</w:t>
            </w:r>
          </w:p>
        </w:tc>
        <w:tc>
          <w:tcPr>
            <w:tcW w:w="4770" w:type="dxa"/>
            <w:tcBorders>
              <w:top w:val="single" w:sz="6" w:space="0" w:color="000000"/>
              <w:bottom w:val="single" w:sz="6" w:space="0" w:color="000000"/>
            </w:tcBorders>
          </w:tcPr>
          <w:p w:rsidR="00F72DC1" w:rsidRPr="00F3500B" w:rsidRDefault="00F72DC1" w:rsidP="00E425CE">
            <w:pPr>
              <w:pStyle w:val="TAL"/>
            </w:pPr>
            <w:r w:rsidRPr="00F3500B">
              <w:t>Specifies the MIME type of the content indicated by the URI. Defined as an MPEG7 datatype, mimeType (</w:t>
            </w:r>
            <w:r w:rsidR="00E425CE" w:rsidRPr="00F3500B">
              <w:t>s</w:t>
            </w:r>
            <w:r w:rsidRPr="00F3500B">
              <w:t>ee 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E42EA4" w:rsidRPr="00F3500B">
        <w:trPr>
          <w:jc w:val="center"/>
        </w:trPr>
        <w:tc>
          <w:tcPr>
            <w:tcW w:w="3708" w:type="dxa"/>
            <w:tcBorders>
              <w:top w:val="single" w:sz="6" w:space="0" w:color="000000"/>
              <w:bottom w:val="single" w:sz="6" w:space="0" w:color="000000"/>
            </w:tcBorders>
          </w:tcPr>
          <w:p w:rsidR="00E42EA4" w:rsidRPr="00F3500B" w:rsidRDefault="00E42EA4" w:rsidP="00F72DC1">
            <w:pPr>
              <w:pStyle w:val="TAL"/>
              <w:ind w:left="283"/>
              <w:rPr>
                <w:rFonts w:ascii="Courier New" w:hAnsi="Courier New"/>
                <w:lang w:eastAsia="ja-JP"/>
              </w:rPr>
            </w:pPr>
            <w:r w:rsidRPr="00F3500B">
              <w:rPr>
                <w:rFonts w:ascii="Courier New" w:hAnsi="Courier New"/>
                <w:lang w:eastAsia="ja-JP"/>
              </w:rPr>
              <w:t>uriType</w:t>
            </w:r>
          </w:p>
        </w:tc>
        <w:tc>
          <w:tcPr>
            <w:tcW w:w="4770" w:type="dxa"/>
            <w:tcBorders>
              <w:top w:val="single" w:sz="6" w:space="0" w:color="000000"/>
              <w:bottom w:val="single" w:sz="6" w:space="0" w:color="000000"/>
            </w:tcBorders>
          </w:tcPr>
          <w:p w:rsidR="00E42EA4" w:rsidRPr="00F3500B" w:rsidRDefault="00E42EA4" w:rsidP="00E42EA4">
            <w:pPr>
              <w:pStyle w:val="TAL"/>
            </w:pPr>
            <w:r w:rsidRPr="00F3500B">
              <w:t>A type specify the sort of URI used in the context of the implementation.</w:t>
            </w:r>
          </w:p>
        </w:tc>
      </w:tr>
      <w:tr w:rsidR="004810CF" w:rsidRPr="00F3500B">
        <w:trPr>
          <w:jc w:val="center"/>
        </w:trPr>
        <w:tc>
          <w:tcPr>
            <w:tcW w:w="3708" w:type="dxa"/>
            <w:tcBorders>
              <w:top w:val="single" w:sz="6" w:space="0" w:color="000000"/>
              <w:bottom w:val="single" w:sz="6" w:space="0" w:color="000000"/>
            </w:tcBorders>
          </w:tcPr>
          <w:p w:rsidR="004810CF" w:rsidRPr="00F3500B" w:rsidRDefault="00C14DBB" w:rsidP="004810CF">
            <w:pPr>
              <w:pStyle w:val="TAL"/>
              <w:rPr>
                <w:rFonts w:ascii="Courier New" w:hAnsi="Courier New"/>
                <w:lang w:eastAsia="ja-JP"/>
              </w:rPr>
            </w:pPr>
            <w:r w:rsidRPr="00F3500B">
              <w:rPr>
                <w:rFonts w:ascii="Courier New" w:hAnsi="Courier New"/>
                <w:lang w:eastAsia="ja-JP"/>
              </w:rPr>
              <w:t>TVAM</w:t>
            </w:r>
            <w:r w:rsidR="004810CF" w:rsidRPr="00F3500B">
              <w:rPr>
                <w:rFonts w:ascii="Courier New" w:hAnsi="Courier New"/>
                <w:lang w:eastAsia="ja-JP"/>
              </w:rPr>
              <w:t>ediaLocatorType</w:t>
            </w:r>
          </w:p>
        </w:tc>
        <w:tc>
          <w:tcPr>
            <w:tcW w:w="4770" w:type="dxa"/>
            <w:tcBorders>
              <w:top w:val="single" w:sz="6" w:space="0" w:color="000000"/>
              <w:bottom w:val="single" w:sz="6" w:space="0" w:color="000000"/>
            </w:tcBorders>
          </w:tcPr>
          <w:p w:rsidR="004810CF" w:rsidRPr="00F3500B" w:rsidRDefault="004810CF">
            <w:pPr>
              <w:pStyle w:val="TAL"/>
            </w:pPr>
            <w:r w:rsidRPr="00F3500B">
              <w:t xml:space="preserve">A complex type used to define the location of some media. If </w:t>
            </w:r>
            <w:proofErr w:type="gramStart"/>
            <w:r w:rsidRPr="00F3500B">
              <w:t>neither MediaURI or</w:t>
            </w:r>
            <w:proofErr w:type="gramEnd"/>
            <w:r w:rsidRPr="00F3500B">
              <w:t xml:space="preserve"> InlineMedia elements are present, the location of the media is assumed to be provided elsewhere.</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MediaURI</w:t>
            </w:r>
          </w:p>
        </w:tc>
        <w:tc>
          <w:tcPr>
            <w:tcW w:w="4770" w:type="dxa"/>
            <w:tcBorders>
              <w:top w:val="single" w:sz="6" w:space="0" w:color="000000"/>
              <w:bottom w:val="single" w:sz="6" w:space="0" w:color="000000"/>
            </w:tcBorders>
          </w:tcPr>
          <w:p w:rsidR="004810CF" w:rsidRPr="00F3500B" w:rsidRDefault="004810CF">
            <w:pPr>
              <w:pStyle w:val="TAL"/>
            </w:pPr>
            <w:r w:rsidRPr="00F3500B">
              <w:t>A URI which specifies the location of the media.</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AuxiliaryURI</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An element specifying the location of a resource containing auxiliary data that can be used to determine whether the content instance specified by MediaURI is compatible with a device.</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InlineMedia</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Inline media data.</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w:hAnsi="Courier"/>
                <w:lang w:eastAsia="ja-JP"/>
              </w:rPr>
            </w:pPr>
            <w:r w:rsidRPr="00F3500B">
              <w:rPr>
                <w:rFonts w:ascii="Courier" w:hAnsi="Courier"/>
                <w:lang w:eastAsia="ja-JP"/>
              </w:rPr>
              <w:t>StreamID</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Specifies the particular stream containing the required media when the referenced media contains multiple streams.</w:t>
            </w:r>
          </w:p>
        </w:tc>
      </w:tr>
    </w:tbl>
    <w:p w:rsidR="00A3385F" w:rsidRPr="00F3500B" w:rsidRDefault="00A3385F">
      <w:pPr>
        <w:rPr>
          <w:rFonts w:eastAsia="Arial Unicode MS"/>
        </w:rPr>
      </w:pP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&lt;complexType name=</w:t>
      </w:r>
      <w:r w:rsidR="00452C3A" w:rsidRPr="00F3500B">
        <w:rPr>
          <w:rFonts w:ascii="Courier New" w:eastAsia="Arial Unicode MS" w:hAnsi="Courier New"/>
          <w:sz w:val="18"/>
        </w:rPr>
        <w:t>"</w:t>
      </w:r>
      <w:r w:rsidRPr="00F3500B">
        <w:rPr>
          <w:rFonts w:ascii="Courier New" w:eastAsia="Arial Unicode MS" w:hAnsi="Courier New"/>
          <w:sz w:val="18"/>
        </w:rPr>
        <w:t>TermNameType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preferred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ControlledTermType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:TermNameType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Definition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href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:termReferenceType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r w:rsidRPr="00F3500B">
        <w:rPr>
          <w:rFonts w:ascii="Courier New" w:eastAsia="Arial Unicode MS" w:hAnsi="Courier New"/>
          <w:sz w:val="18"/>
        </w:rPr>
        <w:tab/>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single" w:sz="12" w:space="0" w:color="000000"/>
            </w:tcBorders>
          </w:tcPr>
          <w:p w:rsidR="00A3385F" w:rsidRPr="00F3500B" w:rsidRDefault="00A3385F">
            <w:pPr>
              <w:pStyle w:val="TAH"/>
            </w:pPr>
            <w:r w:rsidRPr="00F3500B">
              <w:t>Name</w:t>
            </w:r>
          </w:p>
        </w:tc>
        <w:tc>
          <w:tcPr>
            <w:tcW w:w="4770"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TermNameType</w:t>
            </w:r>
          </w:p>
        </w:tc>
        <w:tc>
          <w:tcPr>
            <w:tcW w:w="4770" w:type="dxa"/>
            <w:tcBorders>
              <w:top w:val="single" w:sz="6" w:space="0" w:color="000000"/>
              <w:bottom w:val="single" w:sz="6" w:space="0" w:color="000000"/>
            </w:tcBorders>
          </w:tcPr>
          <w:p w:rsidR="00A3385F" w:rsidRPr="00F3500B" w:rsidRDefault="00A3385F">
            <w:pPr>
              <w:pStyle w:val="TAL"/>
            </w:pPr>
            <w:r w:rsidRPr="00F3500B">
              <w:t>A complex</w:t>
            </w:r>
            <w:r w:rsidR="008532F7" w:rsidRPr="00F3500B">
              <w:t xml:space="preserve"> </w:t>
            </w:r>
            <w:r w:rsidRPr="00F3500B">
              <w:t>type used to represent 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preferred</w:t>
            </w:r>
          </w:p>
        </w:tc>
        <w:tc>
          <w:tcPr>
            <w:tcW w:w="4770" w:type="dxa"/>
            <w:tcBorders>
              <w:top w:val="single" w:sz="6" w:space="0" w:color="000000"/>
              <w:bottom w:val="single" w:sz="6" w:space="0" w:color="000000"/>
            </w:tcBorders>
          </w:tcPr>
          <w:p w:rsidR="00A3385F" w:rsidRPr="00F3500B" w:rsidRDefault="00A3385F" w:rsidP="00A616A6">
            <w:pPr>
              <w:pStyle w:val="TAL"/>
            </w:pPr>
            <w:r w:rsidRPr="00F3500B">
              <w:t>An optional attribute to indicate that the given controlled term is the preferred instance e.g. in a list.</w:t>
            </w:r>
            <w:r w:rsidR="008532F7" w:rsidRPr="00F3500B">
              <w:t xml:space="preserve"> </w:t>
            </w:r>
            <w:r w:rsidRPr="00F3500B">
              <w:t>Where multi</w:t>
            </w:r>
            <w:r w:rsidR="00A616A6" w:rsidRPr="00F3500B">
              <w:noBreakHyphen/>
            </w:r>
            <w:r w:rsidRPr="00F3500B">
              <w:t xml:space="preserve">lingual names are present, the scope of </w:t>
            </w:r>
            <w:r w:rsidR="00452C3A" w:rsidRPr="00F3500B">
              <w:t>"</w:t>
            </w:r>
            <w:r w:rsidRPr="00F3500B">
              <w:t>preferred</w:t>
            </w:r>
            <w:r w:rsidR="00452C3A" w:rsidRPr="00F3500B">
              <w:t>"</w:t>
            </w:r>
            <w:r w:rsidRPr="00F3500B">
              <w:t xml:space="preserve"> is </w:t>
            </w:r>
            <w:r w:rsidR="00960F3B" w:rsidRPr="00F3500B">
              <w:t>restricted</w:t>
            </w:r>
            <w:r w:rsidRPr="00F3500B">
              <w:t xml:space="preserve"> to names of the same language.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ControlledTermType</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A complex type used to make a reference to a Controlled Term. In addition the </w:t>
            </w:r>
            <w:r w:rsidR="00452C3A" w:rsidRPr="00F3500B">
              <w:t>"</w:t>
            </w:r>
            <w:r w:rsidRPr="00F3500B">
              <w:t>Name</w:t>
            </w:r>
            <w:r w:rsidR="00452C3A" w:rsidRPr="00F3500B">
              <w:t>"</w:t>
            </w:r>
            <w:r w:rsidRPr="00F3500B">
              <w:t xml:space="preserve"> and </w:t>
            </w:r>
            <w:r w:rsidR="00452C3A" w:rsidRPr="00F3500B">
              <w:t>"</w:t>
            </w:r>
            <w:r w:rsidRPr="00F3500B">
              <w:t>Definition</w:t>
            </w:r>
            <w:r w:rsidR="00452C3A" w:rsidRPr="00F3500B">
              <w:t>"</w:t>
            </w:r>
            <w:r w:rsidRPr="00F3500B">
              <w:t xml:space="preserve"> of the term can optionally be included. If included and the referenced list of controlled terms are not available, the inline description can be used, otherwise the appropriate controlled term list should be used to obtain the definitive </w:t>
            </w:r>
            <w:r w:rsidR="00452C3A" w:rsidRPr="00F3500B">
              <w:t>"</w:t>
            </w:r>
            <w:r w:rsidRPr="00F3500B">
              <w:t>Name</w:t>
            </w:r>
            <w:r w:rsidR="00452C3A" w:rsidRPr="00F3500B">
              <w:t>"</w:t>
            </w:r>
            <w:r w:rsidRPr="00F3500B">
              <w:t xml:space="preserve"> and </w:t>
            </w:r>
            <w:r w:rsidR="00452C3A" w:rsidRPr="00F3500B">
              <w:t>"</w:t>
            </w:r>
            <w:r w:rsidRPr="00F3500B">
              <w:t>Definition</w:t>
            </w:r>
            <w:r w:rsidR="00452C3A" w:rsidRPr="00F3500B">
              <w:t>"</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Name</w:t>
            </w:r>
          </w:p>
        </w:tc>
        <w:tc>
          <w:tcPr>
            <w:tcW w:w="4770" w:type="dxa"/>
            <w:tcBorders>
              <w:top w:val="single" w:sz="6" w:space="0" w:color="000000"/>
              <w:bottom w:val="single" w:sz="6" w:space="0" w:color="000000"/>
            </w:tcBorders>
          </w:tcPr>
          <w:p w:rsidR="00A3385F" w:rsidRPr="00F3500B" w:rsidRDefault="00A3385F">
            <w:pPr>
              <w:pStyle w:val="TAL"/>
            </w:pPr>
            <w:r w:rsidRPr="00F3500B">
              <w:t>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Definition</w:t>
            </w:r>
          </w:p>
        </w:tc>
        <w:tc>
          <w:tcPr>
            <w:tcW w:w="4770" w:type="dxa"/>
            <w:tcBorders>
              <w:top w:val="single" w:sz="6" w:space="0" w:color="000000"/>
              <w:bottom w:val="single" w:sz="6" w:space="0" w:color="000000"/>
            </w:tcBorders>
          </w:tcPr>
          <w:p w:rsidR="00A3385F" w:rsidRPr="00F3500B" w:rsidRDefault="00A3385F">
            <w:pPr>
              <w:pStyle w:val="TAL"/>
            </w:pPr>
            <w:r w:rsidRPr="00F3500B">
              <w:t>A definition of 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href</w:t>
            </w:r>
          </w:p>
        </w:tc>
        <w:tc>
          <w:tcPr>
            <w:tcW w:w="4770" w:type="dxa"/>
            <w:tcBorders>
              <w:top w:val="single" w:sz="6" w:space="0" w:color="000000"/>
              <w:bottom w:val="single" w:sz="6" w:space="0" w:color="000000"/>
            </w:tcBorders>
          </w:tcPr>
          <w:p w:rsidR="00A3385F" w:rsidRPr="00F3500B" w:rsidRDefault="00A3385F">
            <w:pPr>
              <w:pStyle w:val="TAL"/>
            </w:pPr>
            <w:r w:rsidRPr="00F3500B">
              <w:t>A URN used to point to a classification term within a classification scheme.</w:t>
            </w:r>
          </w:p>
        </w:tc>
      </w:tr>
    </w:tbl>
    <w:p w:rsidR="00A3385F" w:rsidRPr="00F3500B" w:rsidRDefault="00A3385F">
      <w:pPr>
        <w:rPr>
          <w:rFonts w:eastAsia="Arial Unicode MS"/>
        </w:rPr>
      </w:pP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&lt;complexType name=</w:t>
      </w:r>
      <w:r w:rsidR="00452C3A" w:rsidRPr="00F3500B">
        <w:rPr>
          <w:rFonts w:ascii="Courier New" w:eastAsia="Arial Unicode MS" w:hAnsi="Courier New"/>
          <w:sz w:val="18"/>
        </w:rPr>
        <w:t>"</w:t>
      </w:r>
      <w:r w:rsidRPr="00F3500B">
        <w:rPr>
          <w:rFonts w:ascii="Courier New" w:eastAsia="Arial Unicode MS" w:hAnsi="Courier New"/>
          <w:sz w:val="18"/>
        </w:rPr>
        <w:t>TVAIDRefElementType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keepNext/>
        <w:pBdr>
          <w:top w:val="single" w:sz="4" w:space="1" w:color="auto"/>
          <w:left w:val="single" w:sz="4" w:space="4" w:color="auto"/>
          <w:bottom w:val="single" w:sz="4" w:space="1" w:color="auto"/>
          <w:right w:val="single" w:sz="4" w:space="4" w:color="auto"/>
        </w:pBdr>
        <w:shd w:val="clear" w:color="auto" w:fill="FFFFFF"/>
        <w:rPr>
          <w:rFonts w:ascii="Courier New" w:hAnsi="Courier New"/>
          <w:sz w:val="18"/>
        </w:rPr>
      </w:pPr>
    </w:p>
    <w:p w:rsidR="00A3385F" w:rsidRPr="00F3500B" w:rsidRDefault="004F047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Arial" w:hAnsi="Arial"/>
          <w:noProof/>
          <w:lang w:val="fr-CH" w:eastAsia="fr-CH"/>
        </w:rPr>
        <w:drawing>
          <wp:inline distT="0" distB="0" distL="0" distR="0" wp14:anchorId="1B8881CC" wp14:editId="5EE823C8">
            <wp:extent cx="6120765" cy="36817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metadata_3-1_2015_v2_TVAAgentType.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681730"/>
                    </a:xfrm>
                    <a:prstGeom prst="rect">
                      <a:avLst/>
                    </a:prstGeom>
                  </pic:spPr>
                </pic:pic>
              </a:graphicData>
            </a:graphic>
          </wp:inline>
        </w:drawing>
      </w:r>
    </w:p>
    <w:p w:rsidR="00676DBE" w:rsidRDefault="00676DBE">
      <w:pPr>
        <w:pBdr>
          <w:top w:val="single" w:sz="4" w:space="1" w:color="auto"/>
          <w:left w:val="single" w:sz="4" w:space="4" w:color="auto"/>
          <w:bottom w:val="single" w:sz="4" w:space="1" w:color="auto"/>
          <w:right w:val="single" w:sz="4" w:space="4" w:color="auto"/>
        </w:pBdr>
        <w:shd w:val="clear" w:color="auto" w:fill="FFFFFF"/>
        <w:spacing w:after="0"/>
        <w:rPr>
          <w:ins w:id="65" w:author="Evain, Jean-Pierre" w:date="2017-06-12T09:37:00Z"/>
          <w:rFonts w:ascii="Courier New" w:hAnsi="Courier New" w:cs="Courier New"/>
          <w:color w:val="000000" w:themeColor="text1"/>
          <w:sz w:val="18"/>
          <w:szCs w:val="18"/>
          <w:lang w:eastAsia="en-GB"/>
        </w:rPr>
      </w:pPr>
    </w:p>
    <w:p w:rsidR="00877D55" w:rsidRPr="00676DBE"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ab/>
        <w:t>&lt;complexType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TVAAgentType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p>
    <w:p w:rsidR="00877D55" w:rsidRPr="00676DBE"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w:t>
      </w:r>
      <w:proofErr w:type="gramStart"/>
      <w:r w:rsidRPr="00676DBE">
        <w:rPr>
          <w:rFonts w:ascii="Courier New" w:hAnsi="Courier New" w:cs="Courier New"/>
          <w:color w:val="000000" w:themeColor="text1"/>
          <w:sz w:val="18"/>
          <w:szCs w:val="18"/>
          <w:lang w:eastAsia="en-GB"/>
        </w:rPr>
        <w:t>sequence</w:t>
      </w:r>
      <w:proofErr w:type="gramEnd"/>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PersonName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tva:TVAPersonNameType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PersonNameIDRef</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tva:TVAIDRefElementType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p>
    <w:p w:rsidR="00877D55" w:rsidRPr="00676DBE"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BiographicalInformation</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maxOccurs=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BirthDate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dateTime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DeathDate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dateTime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Nationality</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w:t>
      </w:r>
      <w:proofErr w:type="gramStart"/>
      <w:r w:rsidRPr="00676DBE">
        <w:rPr>
          <w:rFonts w:ascii="Courier New" w:hAnsi="Courier New" w:cs="Courier New"/>
          <w:color w:val="000000" w:themeColor="text1"/>
          <w:sz w:val="18"/>
          <w:szCs w:val="18"/>
          <w:lang w:eastAsia="en-GB"/>
        </w:rPr>
        <w:t>:countryCode</w:t>
      </w:r>
      <w:proofErr w:type="gramEnd"/>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 xml:space="preserve">                     </w:t>
      </w:r>
      <w:proofErr w:type="gramStart"/>
      <w:r w:rsidRPr="00676DBE">
        <w:rPr>
          <w:rFonts w:ascii="Courier New" w:hAnsi="Courier New" w:cs="Courier New"/>
          <w:color w:val="000000" w:themeColor="text1"/>
          <w:sz w:val="18"/>
          <w:szCs w:val="18"/>
          <w:lang w:eastAsia="en-GB"/>
        </w:rPr>
        <w:t>maxOccurs</w:t>
      </w:r>
      <w:proofErr w:type="gramEnd"/>
      <w:r w:rsidRPr="00676DBE">
        <w:rPr>
          <w:rFonts w:ascii="Courier New" w:hAnsi="Courier New" w:cs="Courier New"/>
          <w:color w:val="000000" w:themeColor="text1"/>
          <w:sz w:val="18"/>
          <w:szCs w:val="18"/>
          <w:lang w:eastAsia="en-GB"/>
        </w:rPr>
        <w:t>=</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Occupation</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mpeg7:termReferenceType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 xml:space="preserve">                     </w:t>
      </w:r>
      <w:proofErr w:type="gramStart"/>
      <w:r w:rsidRPr="00676DBE">
        <w:rPr>
          <w:rFonts w:ascii="Courier New" w:hAnsi="Courier New" w:cs="Courier New"/>
          <w:color w:val="000000" w:themeColor="text1"/>
          <w:sz w:val="18"/>
          <w:szCs w:val="18"/>
          <w:lang w:eastAsia="en-GB"/>
        </w:rPr>
        <w:t>minOccurs</w:t>
      </w:r>
      <w:proofErr w:type="gramEnd"/>
      <w:r w:rsidRPr="00676DBE">
        <w:rPr>
          <w:rFonts w:ascii="Courier New" w:hAnsi="Courier New" w:cs="Courier New"/>
          <w:color w:val="000000" w:themeColor="text1"/>
          <w:sz w:val="18"/>
          <w:szCs w:val="18"/>
          <w:lang w:eastAsia="en-GB"/>
        </w:rPr>
        <w:t>=</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maxOccurs=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&lt;/element&gt;</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OrganizationName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w:t>
      </w:r>
      <w:proofErr w:type="gramStart"/>
      <w:r w:rsidRPr="00676DBE">
        <w:rPr>
          <w:rFonts w:ascii="Courier New" w:hAnsi="Courier New" w:cs="Courier New"/>
          <w:color w:val="000000" w:themeColor="text1"/>
          <w:sz w:val="18"/>
          <w:szCs w:val="18"/>
          <w:lang w:eastAsia="en-GB"/>
        </w:rPr>
        <w:t>:TextualType</w:t>
      </w:r>
      <w:proofErr w:type="gramEnd"/>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OrganizationNameIDRef</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tva:TVAIDRefElementType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RelatedPerson</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maxOccurs=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PersonName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w:t>
      </w:r>
      <w:proofErr w:type="gramStart"/>
      <w:r w:rsidRPr="00676DBE">
        <w:rPr>
          <w:rFonts w:ascii="Courier New" w:hAnsi="Courier New" w:cs="Courier New"/>
          <w:color w:val="000000" w:themeColor="text1"/>
          <w:sz w:val="18"/>
          <w:szCs w:val="18"/>
          <w:lang w:eastAsia="en-GB"/>
        </w:rPr>
        <w:t>:TVAPersonNameType</w:t>
      </w:r>
      <w:proofErr w:type="gramEnd"/>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PersonNameIDRef</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tva:TVAIDRefElementType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&lt;attribute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relationship</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mpeg7:termReferenceType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lastRenderedPageBreak/>
        <w:t xml:space="preserve">             </w:t>
      </w:r>
      <w:proofErr w:type="gramStart"/>
      <w:r w:rsidRPr="00676DBE">
        <w:rPr>
          <w:rFonts w:ascii="Courier New" w:hAnsi="Courier New" w:cs="Courier New"/>
          <w:color w:val="000000" w:themeColor="text1"/>
          <w:sz w:val="18"/>
          <w:szCs w:val="18"/>
          <w:lang w:eastAsia="en-GB"/>
        </w:rPr>
        <w:t>use</w:t>
      </w:r>
      <w:proofErr w:type="gramEnd"/>
      <w:r w:rsidRPr="00676DBE">
        <w:rPr>
          <w:rFonts w:ascii="Courier New" w:hAnsi="Courier New" w:cs="Courier New"/>
          <w:color w:val="000000" w:themeColor="text1"/>
          <w:sz w:val="18"/>
          <w:szCs w:val="18"/>
          <w:lang w:eastAsia="en-GB"/>
        </w:rPr>
        <w:t>=</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required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RelatedOrganization</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maxOccurs=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OrganizationName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mpeg7:TextualType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OrganizationNameIDRef</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tva:TVAIDRefElementType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&lt;/choice&gt;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&lt;attribute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relationship</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mpeg7:termReferenceType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w:t>
      </w:r>
    </w:p>
    <w:p w:rsidR="00877D55" w:rsidRPr="00676DBE"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 xml:space="preserve">             </w:t>
      </w:r>
      <w:proofErr w:type="gramStart"/>
      <w:r w:rsidRPr="00676DBE">
        <w:rPr>
          <w:rFonts w:ascii="Courier New" w:hAnsi="Courier New" w:cs="Courier New"/>
          <w:color w:val="000000" w:themeColor="text1"/>
          <w:sz w:val="18"/>
          <w:szCs w:val="18"/>
          <w:lang w:eastAsia="en-GB"/>
        </w:rPr>
        <w:t>use</w:t>
      </w:r>
      <w:proofErr w:type="gramEnd"/>
      <w:r w:rsidRPr="00676DBE">
        <w:rPr>
          <w:rFonts w:ascii="Courier New" w:hAnsi="Courier New" w:cs="Courier New"/>
          <w:color w:val="000000" w:themeColor="text1"/>
          <w:sz w:val="18"/>
          <w:szCs w:val="18"/>
          <w:lang w:eastAsia="en-GB"/>
        </w:rPr>
        <w:t>=</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required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&lt;/element&gt;</w:t>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&lt;/sequence&gt;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t>&lt;/complexType&gt;</w:t>
      </w:r>
    </w:p>
    <w:p w:rsidR="00A3385F" w:rsidRPr="00676DBE"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olor w:val="000000" w:themeColor="text1"/>
          <w:sz w:val="18"/>
        </w:rPr>
      </w:pPr>
      <w:r w:rsidRPr="00676DBE">
        <w:rPr>
          <w:rFonts w:ascii="Courier New" w:hAnsi="Courier New" w:cs="Courier New"/>
          <w:color w:val="000000" w:themeColor="text1"/>
          <w:sz w:val="18"/>
          <w:szCs w:val="18"/>
          <w:lang w:eastAsia="en-GB"/>
        </w:rPr>
        <w:br/>
      </w:r>
      <w:r w:rsidRPr="00676DBE" w:rsidDel="00877D55">
        <w:rPr>
          <w:rFonts w:ascii="Courier New" w:eastAsia="MS Mincho" w:hAnsi="Courier New" w:cs="Courier New"/>
          <w:color w:val="000000" w:themeColor="text1"/>
          <w:sz w:val="18"/>
          <w:szCs w:val="18"/>
        </w:rPr>
        <w:t xml:space="preserve"> </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ValidPeriodType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ValidFrom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ValidTo</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1B2D0A" w:rsidRPr="00F3500B" w:rsidRDefault="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1B2D0A" w:rsidRPr="00F3500B" w:rsidRDefault="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&lt;attributeGroup name=</w:t>
      </w:r>
      <w:r w:rsidR="00452C3A" w:rsidRPr="00F3500B">
        <w:rPr>
          <w:rFonts w:ascii="Courier New" w:eastAsia="Arial Unicode MS" w:hAnsi="Courier New"/>
          <w:sz w:val="18"/>
        </w:rPr>
        <w:t>"</w:t>
      </w:r>
      <w:r w:rsidRPr="00F3500B">
        <w:rPr>
          <w:rFonts w:ascii="Courier New" w:eastAsia="Arial Unicode MS" w:hAnsi="Courier New"/>
          <w:sz w:val="18"/>
        </w:rPr>
        <w:t>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fragmentId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rPr>
      </w:pPr>
      <w:r w:rsidRPr="00F3500B">
        <w:rPr>
          <w:rFonts w:ascii="Courier New" w:eastAsia="Arial Unicode MS" w:hAnsi="Courier New" w:cs="Courier New"/>
          <w:sz w:val="18"/>
        </w:rPr>
        <w:tab/>
        <w:t>&lt;attribute name=</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fragmentVersion</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 xml:space="preserve"> type=</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unsignedLong</w:t>
      </w:r>
      <w:r w:rsidR="00452C3A" w:rsidRPr="00F3500B">
        <w:rPr>
          <w:rFonts w:ascii="Courier New" w:eastAsia="Arial Unicode MS" w:hAnsi="Courier New" w:cs="Courier New"/>
          <w:sz w:val="18"/>
        </w:rPr>
        <w:t>"</w:t>
      </w:r>
    </w:p>
    <w:p w:rsidR="006618A9" w:rsidRPr="00F3500B" w:rsidRDefault="00A3385F" w:rsidP="006618A9">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cs="Courier New"/>
          <w:sz w:val="18"/>
        </w:rPr>
      </w:pPr>
      <w:proofErr w:type="gramStart"/>
      <w:r w:rsidRPr="00F3500B">
        <w:rPr>
          <w:rFonts w:ascii="Courier New" w:eastAsia="Arial Unicode MS" w:hAnsi="Courier New" w:cs="Courier New"/>
          <w:sz w:val="18"/>
        </w:rPr>
        <w:t>use</w:t>
      </w:r>
      <w:proofErr w:type="gramEnd"/>
      <w:r w:rsidRPr="00F3500B">
        <w:rPr>
          <w:rFonts w:ascii="Courier New" w:eastAsia="Arial Unicode MS" w:hAnsi="Courier New" w:cs="Courier New"/>
          <w:sz w:val="18"/>
        </w:rPr>
        <w:t>=</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optional</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/&gt;</w:t>
      </w:r>
    </w:p>
    <w:p w:rsidR="006618A9" w:rsidRPr="00F3500B" w:rsidRDefault="006618A9" w:rsidP="006618A9">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cs="Courier New"/>
          <w:sz w:val="18"/>
          <w:szCs w:val="18"/>
        </w:rPr>
      </w:pPr>
      <w:r w:rsidRPr="00F3500B">
        <w:rPr>
          <w:rFonts w:ascii="Courier New" w:hAnsi="Courier New" w:cs="Courier New"/>
          <w:sz w:val="18"/>
          <w:szCs w:val="18"/>
        </w:rPr>
        <w:t>&lt;attribute name=</w:t>
      </w:r>
      <w:r w:rsidR="00452C3A" w:rsidRPr="00F3500B">
        <w:rPr>
          <w:rFonts w:ascii="Courier New" w:hAnsi="Courier New" w:cs="Courier New"/>
          <w:sz w:val="18"/>
          <w:szCs w:val="18"/>
        </w:rPr>
        <w:t>"</w:t>
      </w:r>
      <w:r w:rsidRPr="00F3500B">
        <w:rPr>
          <w:rFonts w:ascii="Courier New" w:hAnsi="Courier New" w:cs="Courier New"/>
          <w:sz w:val="18"/>
          <w:szCs w:val="18"/>
        </w:rPr>
        <w:t>fragmentExpirationDate</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dateTime</w:t>
      </w:r>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optional</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&lt;/attributeGroup&gt;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18"/>
        <w:gridCol w:w="4752"/>
        <w:gridCol w:w="18"/>
      </w:tblGrid>
      <w:tr w:rsidR="00A3385F" w:rsidRPr="00F3500B" w:rsidTr="000F57B6">
        <w:trPr>
          <w:tblHeader/>
          <w:jc w:val="center"/>
        </w:trPr>
        <w:tc>
          <w:tcPr>
            <w:tcW w:w="3708" w:type="dxa"/>
            <w:gridSpan w:val="2"/>
            <w:tcBorders>
              <w:bottom w:val="nil"/>
            </w:tcBorders>
          </w:tcPr>
          <w:p w:rsidR="00A3385F" w:rsidRPr="00F3500B" w:rsidRDefault="00A3385F">
            <w:pPr>
              <w:pStyle w:val="TAH"/>
            </w:pPr>
            <w:bookmarkStart w:id="66" w:name="OLE_LINK1"/>
            <w:r w:rsidRPr="00F3500B">
              <w:lastRenderedPageBreak/>
              <w:t>Name</w:t>
            </w:r>
          </w:p>
        </w:tc>
        <w:tc>
          <w:tcPr>
            <w:tcW w:w="4770" w:type="dxa"/>
            <w:gridSpan w:val="2"/>
            <w:tcBorders>
              <w:bottom w:val="nil"/>
            </w:tcBorders>
          </w:tcPr>
          <w:p w:rsidR="00A3385F" w:rsidRPr="00F3500B" w:rsidRDefault="00A3385F">
            <w:pPr>
              <w:pStyle w:val="TAH"/>
            </w:pPr>
            <w:r w:rsidRPr="00F3500B">
              <w:t>Definition</w:t>
            </w:r>
          </w:p>
        </w:tc>
      </w:tr>
      <w:tr w:rsidR="00A3385F" w:rsidRPr="00F3500B" w:rsidTr="000F57B6">
        <w:trPr>
          <w:tblHeader/>
          <w:jc w:val="center"/>
        </w:trPr>
        <w:tc>
          <w:tcPr>
            <w:tcW w:w="3708" w:type="dxa"/>
            <w:gridSpan w:val="2"/>
            <w:tcBorders>
              <w:top w:val="single" w:sz="12" w:space="0" w:color="000000"/>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TVAIDRefElementType</w:t>
            </w:r>
          </w:p>
        </w:tc>
        <w:tc>
          <w:tcPr>
            <w:tcW w:w="4770" w:type="dxa"/>
            <w:gridSpan w:val="2"/>
            <w:tcBorders>
              <w:top w:val="single" w:sz="12" w:space="0" w:color="000000"/>
              <w:bottom w:val="single" w:sz="4" w:space="0" w:color="auto"/>
            </w:tcBorders>
          </w:tcPr>
          <w:p w:rsidR="00A3385F" w:rsidRPr="00F3500B" w:rsidRDefault="00A3385F">
            <w:pPr>
              <w:pStyle w:val="TAH"/>
              <w:jc w:val="left"/>
              <w:rPr>
                <w:b w:val="0"/>
              </w:rPr>
            </w:pPr>
            <w:r w:rsidRPr="00F3500B">
              <w:rPr>
                <w:b w:val="0"/>
              </w:rPr>
              <w:t>A complex type used to encapsulate a TVAIDref attribute.</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303"/>
              <w:rPr>
                <w:rFonts w:ascii="Courier New" w:hAnsi="Courier New"/>
              </w:rPr>
            </w:pPr>
            <w:r w:rsidRPr="00F3500B">
              <w:rPr>
                <w:rFonts w:ascii="Courier New" w:hAnsi="Courier New"/>
              </w:rPr>
              <w:t>ref</w:t>
            </w:r>
          </w:p>
        </w:tc>
        <w:tc>
          <w:tcPr>
            <w:tcW w:w="4770" w:type="dxa"/>
            <w:gridSpan w:val="2"/>
            <w:tcBorders>
              <w:top w:val="nil"/>
              <w:bottom w:val="single" w:sz="6" w:space="0" w:color="000000"/>
            </w:tcBorders>
          </w:tcPr>
          <w:p w:rsidR="00A3385F" w:rsidRPr="00F3500B" w:rsidRDefault="00A3385F">
            <w:pPr>
              <w:pStyle w:val="TAL"/>
            </w:pPr>
            <w:r w:rsidRPr="00F3500B">
              <w:t>An attribute containing a TVAIDRef.</w:t>
            </w:r>
          </w:p>
        </w:tc>
      </w:tr>
      <w:tr w:rsidR="00A3385F" w:rsidRPr="00F3500B" w:rsidTr="000F57B6">
        <w:trPr>
          <w:tblHeader/>
          <w:jc w:val="center"/>
        </w:trPr>
        <w:tc>
          <w:tcPr>
            <w:tcW w:w="3708" w:type="dxa"/>
            <w:gridSpan w:val="2"/>
            <w:tcBorders>
              <w:top w:val="nil"/>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TVAAgentType</w:t>
            </w:r>
          </w:p>
        </w:tc>
        <w:tc>
          <w:tcPr>
            <w:tcW w:w="4770" w:type="dxa"/>
            <w:gridSpan w:val="2"/>
            <w:tcBorders>
              <w:top w:val="nil"/>
              <w:bottom w:val="single" w:sz="6" w:space="0" w:color="000000"/>
            </w:tcBorders>
          </w:tcPr>
          <w:p w:rsidR="00A3385F" w:rsidRPr="00F3500B" w:rsidRDefault="00A3385F">
            <w:pPr>
              <w:pStyle w:val="TAL"/>
            </w:pPr>
            <w:r w:rsidRPr="00F3500B">
              <w:t>An element used to describe a person.</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PersonName</w:t>
            </w:r>
          </w:p>
        </w:tc>
        <w:tc>
          <w:tcPr>
            <w:tcW w:w="4770" w:type="dxa"/>
            <w:gridSpan w:val="2"/>
            <w:tcBorders>
              <w:top w:val="nil"/>
              <w:bottom w:val="single" w:sz="6" w:space="0" w:color="000000"/>
            </w:tcBorders>
          </w:tcPr>
          <w:p w:rsidR="00A3385F" w:rsidRPr="00F3500B" w:rsidRDefault="00A3385F" w:rsidP="006E04F0">
            <w:pPr>
              <w:pStyle w:val="TAL"/>
            </w:pPr>
            <w:r w:rsidRPr="00F3500B">
              <w:t xml:space="preserve">Specifies the name of a person. </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PersonNameIDRef</w:t>
            </w:r>
          </w:p>
        </w:tc>
        <w:tc>
          <w:tcPr>
            <w:tcW w:w="4770" w:type="dxa"/>
            <w:gridSpan w:val="2"/>
            <w:tcBorders>
              <w:top w:val="nil"/>
              <w:bottom w:val="single" w:sz="6" w:space="0" w:color="000000"/>
            </w:tcBorders>
          </w:tcPr>
          <w:p w:rsidR="00A3385F" w:rsidRPr="00F3500B" w:rsidRDefault="00A3385F">
            <w:pPr>
              <w:pStyle w:val="TAL"/>
              <w:rPr>
                <w:rFonts w:ascii="Courier New" w:hAnsi="Courier New"/>
              </w:rPr>
            </w:pPr>
            <w:r w:rsidRPr="00F3500B">
              <w:t>An element used to point to a PersonName held in a CreditsInformationTable.</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pPr>
              <w:pStyle w:val="TAL"/>
              <w:ind w:left="284"/>
              <w:rPr>
                <w:rFonts w:ascii="Courier New" w:hAnsi="Courier New"/>
              </w:rPr>
            </w:pPr>
            <w:r w:rsidRPr="00F3500B">
              <w:rPr>
                <w:rFonts w:ascii="Courier New" w:hAnsi="Courier New"/>
              </w:rPr>
              <w:t>BibliographicalInformation</w:t>
            </w:r>
          </w:p>
        </w:tc>
        <w:tc>
          <w:tcPr>
            <w:tcW w:w="4770" w:type="dxa"/>
            <w:gridSpan w:val="2"/>
            <w:tcBorders>
              <w:top w:val="nil"/>
              <w:bottom w:val="single" w:sz="6" w:space="0" w:color="000000"/>
            </w:tcBorders>
          </w:tcPr>
          <w:p w:rsidR="004F047A" w:rsidRPr="00F3500B" w:rsidRDefault="004F047A">
            <w:pPr>
              <w:pStyle w:val="TAL"/>
            </w:pPr>
            <w:r w:rsidRPr="00F3500B">
              <w:t>An element used to provide additional key information about a person.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C321EA">
            <w:pPr>
              <w:pStyle w:val="TAL"/>
              <w:ind w:left="566"/>
              <w:rPr>
                <w:rFonts w:ascii="Courier New" w:hAnsi="Courier New"/>
              </w:rPr>
            </w:pPr>
            <w:r w:rsidRPr="00F3500B">
              <w:rPr>
                <w:rFonts w:ascii="Courier New" w:hAnsi="Courier New"/>
              </w:rPr>
              <w:t>Birthdate</w:t>
            </w:r>
          </w:p>
        </w:tc>
        <w:tc>
          <w:tcPr>
            <w:tcW w:w="4770" w:type="dxa"/>
            <w:gridSpan w:val="2"/>
            <w:tcBorders>
              <w:top w:val="nil"/>
              <w:bottom w:val="single" w:sz="6" w:space="0" w:color="000000"/>
            </w:tcBorders>
          </w:tcPr>
          <w:p w:rsidR="004F047A" w:rsidRPr="00F3500B" w:rsidRDefault="004F047A">
            <w:pPr>
              <w:pStyle w:val="TAL"/>
            </w:pPr>
            <w:r w:rsidRPr="00F3500B">
              <w:t>The date at which a person was born.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Deathdate</w:t>
            </w:r>
          </w:p>
        </w:tc>
        <w:tc>
          <w:tcPr>
            <w:tcW w:w="4770" w:type="dxa"/>
            <w:gridSpan w:val="2"/>
            <w:tcBorders>
              <w:top w:val="nil"/>
              <w:bottom w:val="single" w:sz="6" w:space="0" w:color="000000"/>
            </w:tcBorders>
          </w:tcPr>
          <w:p w:rsidR="004F047A" w:rsidRPr="00F3500B" w:rsidRDefault="004F047A">
            <w:pPr>
              <w:pStyle w:val="TAL"/>
            </w:pPr>
            <w:r w:rsidRPr="00F3500B">
              <w:t>The date at which a person passed away.</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Nationality</w:t>
            </w:r>
          </w:p>
        </w:tc>
        <w:tc>
          <w:tcPr>
            <w:tcW w:w="4770" w:type="dxa"/>
            <w:gridSpan w:val="2"/>
            <w:tcBorders>
              <w:top w:val="nil"/>
              <w:bottom w:val="single" w:sz="6" w:space="0" w:color="000000"/>
            </w:tcBorders>
          </w:tcPr>
          <w:p w:rsidR="004F047A" w:rsidRPr="00F3500B" w:rsidRDefault="004F047A">
            <w:pPr>
              <w:pStyle w:val="TAL"/>
              <w:rPr>
                <w:rFonts w:ascii="Courier New" w:hAnsi="Courier New" w:cs="Courier New"/>
              </w:rPr>
            </w:pPr>
            <w:r w:rsidRPr="00F3500B">
              <w:t xml:space="preserve">The current </w:t>
            </w:r>
            <w:r w:rsidR="00B5387D" w:rsidRPr="00F3500B">
              <w:t xml:space="preserve">(optionally multiple) </w:t>
            </w:r>
            <w:r w:rsidRPr="00F3500B">
              <w:t>nationality of a person.</w:t>
            </w:r>
            <w:r w:rsidR="00885BD1" w:rsidRPr="00F3500B">
              <w:t xml:space="preserve"> Defined as an MPEG7 datatype, </w:t>
            </w:r>
            <w:r w:rsidR="00F24832" w:rsidRPr="00F3500B">
              <w:rPr>
                <w:rFonts w:ascii="Courier New" w:hAnsi="Courier New" w:cs="Courier New"/>
              </w:rPr>
              <w:t>c</w:t>
            </w:r>
            <w:r w:rsidR="00885BD1" w:rsidRPr="00F3500B">
              <w:rPr>
                <w:rFonts w:ascii="Courier New" w:hAnsi="Courier New" w:cs="Courier New"/>
              </w:rPr>
              <w:t>ountryCode</w:t>
            </w:r>
            <w:r w:rsidR="00F24832" w:rsidRPr="00F3500B">
              <w:rPr>
                <w:rFonts w:ascii="Courier New" w:hAnsi="Courier New" w:cs="Courier New"/>
              </w:rPr>
              <w:t>.</w:t>
            </w:r>
          </w:p>
          <w:p w:rsidR="00F24832" w:rsidRPr="00F3500B" w:rsidRDefault="00F24832">
            <w:pPr>
              <w:pStyle w:val="TAL"/>
            </w:pPr>
            <w:r w:rsidRPr="00F3500B">
              <w:t>(See ISO/IEC 15938</w:t>
            </w:r>
            <w:r w:rsidRPr="00F3500B">
              <w:noBreakHyphen/>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Occupation</w:t>
            </w:r>
          </w:p>
        </w:tc>
        <w:tc>
          <w:tcPr>
            <w:tcW w:w="4770" w:type="dxa"/>
            <w:gridSpan w:val="2"/>
            <w:tcBorders>
              <w:top w:val="nil"/>
              <w:bottom w:val="single" w:sz="6" w:space="0" w:color="000000"/>
            </w:tcBorders>
          </w:tcPr>
          <w:p w:rsidR="004F047A" w:rsidRPr="00F3500B" w:rsidRDefault="00460AC5">
            <w:pPr>
              <w:pStyle w:val="TAL"/>
              <w:rPr>
                <w:rFonts w:ascii="Courier New" w:hAnsi="Courier New" w:cs="Courier New"/>
              </w:rPr>
            </w:pPr>
            <w:r w:rsidRPr="00F3500B">
              <w:t>An element used to describe the current occupation</w:t>
            </w:r>
            <w:r w:rsidR="00B5387D" w:rsidRPr="00F3500B">
              <w:t>(s)</w:t>
            </w:r>
            <w:r w:rsidRPr="00F3500B">
              <w:t xml:space="preserve"> or job</w:t>
            </w:r>
            <w:r w:rsidR="00B5387D" w:rsidRPr="00F3500B">
              <w:t>(s)</w:t>
            </w:r>
            <w:r w:rsidRPr="00F3500B">
              <w:t xml:space="preserve"> of a person.</w:t>
            </w:r>
            <w:r w:rsidR="00F24832" w:rsidRPr="00F3500B">
              <w:t xml:space="preserve"> Defined as an MPEG7 datatype, </w:t>
            </w:r>
            <w:r w:rsidR="00F24832" w:rsidRPr="00F3500B">
              <w:rPr>
                <w:rFonts w:ascii="Courier New" w:hAnsi="Courier New" w:cs="Courier New"/>
              </w:rPr>
              <w:t>termReferenceType.</w:t>
            </w:r>
          </w:p>
          <w:p w:rsidR="00F24832" w:rsidRPr="00F3500B" w:rsidRDefault="00F24832">
            <w:pPr>
              <w:pStyle w:val="TAL"/>
              <w:rPr>
                <w:rFonts w:ascii="Courier New" w:hAnsi="Courier New" w:cs="Courier New"/>
              </w:rPr>
            </w:pPr>
            <w:r w:rsidRPr="00F3500B">
              <w:t>(See ISO/IEC 15938</w:t>
            </w:r>
            <w:r w:rsidRPr="00F3500B">
              <w:noBreakHyphen/>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bookmarkEnd w:id="66"/>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OrganizationName</w:t>
            </w:r>
          </w:p>
        </w:tc>
        <w:tc>
          <w:tcPr>
            <w:tcW w:w="4770" w:type="dxa"/>
            <w:gridSpan w:val="2"/>
            <w:tcBorders>
              <w:top w:val="nil"/>
              <w:bottom w:val="single" w:sz="6" w:space="0" w:color="000000"/>
            </w:tcBorders>
          </w:tcPr>
          <w:p w:rsidR="00A3385F" w:rsidRPr="00F3500B" w:rsidRDefault="00A3385F" w:rsidP="00413308">
            <w:pPr>
              <w:pStyle w:val="TAL"/>
            </w:pPr>
            <w:r w:rsidRPr="00F3500B">
              <w:t xml:space="preserve">Specifies the name of an organization. Defined as an MPEG7 datatype, </w:t>
            </w:r>
            <w:r w:rsidRPr="00F3500B">
              <w:rPr>
                <w:rFonts w:ascii="Courier New" w:hAnsi="Courier New"/>
              </w:rPr>
              <w:t>TextualType.</w:t>
            </w:r>
            <w:r w:rsidR="00413308" w:rsidRPr="00F3500B">
              <w:rPr>
                <w:rFonts w:ascii="Courier New" w:hAnsi="Courier New"/>
              </w:rPr>
              <w:br/>
            </w:r>
            <w:r w:rsidRPr="00F3500B">
              <w:t>(See</w:t>
            </w:r>
            <w:r w:rsidR="000923EB" w:rsidRPr="00F3500B">
              <w:t> </w:t>
            </w:r>
            <w:r w:rsidRPr="00F3500B">
              <w:t>ISO/IEC 15938</w:t>
            </w:r>
            <w:r w:rsidRPr="00F3500B">
              <w:noBreakHyphen/>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OrganizationNameIDRef</w:t>
            </w:r>
          </w:p>
        </w:tc>
        <w:tc>
          <w:tcPr>
            <w:tcW w:w="4770" w:type="dxa"/>
            <w:gridSpan w:val="2"/>
            <w:tcBorders>
              <w:top w:val="nil"/>
              <w:bottom w:val="single" w:sz="6" w:space="0" w:color="000000"/>
            </w:tcBorders>
          </w:tcPr>
          <w:p w:rsidR="00A3385F" w:rsidRPr="00F3500B" w:rsidRDefault="00A3385F">
            <w:pPr>
              <w:pStyle w:val="TAL"/>
            </w:pPr>
            <w:r w:rsidRPr="00F3500B">
              <w:t>An element used to point to an OrganizationName.</w:t>
            </w:r>
          </w:p>
        </w:tc>
      </w:tr>
      <w:tr w:rsidR="00460AC5" w:rsidRPr="00F3500B" w:rsidTr="000F57B6">
        <w:trPr>
          <w:gridAfter w:val="1"/>
          <w:wAfter w:w="18" w:type="dxa"/>
          <w:tblHeader/>
          <w:jc w:val="center"/>
        </w:trPr>
        <w:tc>
          <w:tcPr>
            <w:tcW w:w="3690" w:type="dxa"/>
            <w:tcBorders>
              <w:top w:val="nil"/>
              <w:bottom w:val="single" w:sz="6" w:space="0" w:color="000000"/>
            </w:tcBorders>
          </w:tcPr>
          <w:p w:rsidR="00460AC5" w:rsidRPr="00F3500B" w:rsidRDefault="00460AC5">
            <w:pPr>
              <w:pStyle w:val="TAL"/>
              <w:ind w:left="284"/>
              <w:rPr>
                <w:rFonts w:ascii="Courier New" w:hAnsi="Courier New"/>
              </w:rPr>
            </w:pPr>
            <w:r w:rsidRPr="00F3500B">
              <w:rPr>
                <w:rFonts w:ascii="Courier New" w:hAnsi="Courier New"/>
              </w:rPr>
              <w:t>RelatedPerson</w:t>
            </w:r>
          </w:p>
        </w:tc>
        <w:tc>
          <w:tcPr>
            <w:tcW w:w="4770" w:type="dxa"/>
            <w:gridSpan w:val="2"/>
            <w:tcBorders>
              <w:top w:val="nil"/>
              <w:bottom w:val="single" w:sz="6" w:space="0" w:color="000000"/>
            </w:tcBorders>
          </w:tcPr>
          <w:p w:rsidR="00460AC5" w:rsidRPr="00F3500B" w:rsidRDefault="00A87AC3">
            <w:pPr>
              <w:pStyle w:val="TAL"/>
            </w:pPr>
            <w:r w:rsidRPr="00F3500B">
              <w:t>An eleme</w:t>
            </w:r>
            <w:r w:rsidR="00926E98" w:rsidRPr="00F3500B">
              <w:t>nt used to identify one or more</w:t>
            </w:r>
            <w:r w:rsidRPr="00F3500B">
              <w:t xml:space="preserve"> person</w:t>
            </w:r>
            <w:r w:rsidR="00926E98" w:rsidRPr="00F3500B">
              <w:t>s</w:t>
            </w:r>
            <w:r w:rsidRPr="00F3500B">
              <w:t xml:space="preserve"> in relation with the person currently described, e.g. a contact.</w:t>
            </w:r>
          </w:p>
        </w:tc>
      </w:tr>
      <w:tr w:rsidR="0075290C" w:rsidRPr="00F3500B" w:rsidTr="000F57B6">
        <w:trPr>
          <w:gridAfter w:val="1"/>
          <w:wAfter w:w="18" w:type="dxa"/>
          <w:tblHeader/>
          <w:jc w:val="center"/>
        </w:trPr>
        <w:tc>
          <w:tcPr>
            <w:tcW w:w="3690" w:type="dxa"/>
            <w:tcBorders>
              <w:top w:val="nil"/>
              <w:bottom w:val="single" w:sz="6" w:space="0" w:color="000000"/>
            </w:tcBorders>
          </w:tcPr>
          <w:p w:rsidR="0075290C" w:rsidRPr="00F3500B" w:rsidRDefault="0075290C" w:rsidP="00C321EA">
            <w:pPr>
              <w:pStyle w:val="TAL"/>
              <w:ind w:left="566"/>
              <w:rPr>
                <w:rFonts w:ascii="Courier New" w:hAnsi="Courier New"/>
              </w:rPr>
            </w:pPr>
            <w:r w:rsidRPr="00F3500B">
              <w:rPr>
                <w:rFonts w:ascii="Courier New" w:hAnsi="Courier New"/>
              </w:rPr>
              <w:t>relationship</w:t>
            </w:r>
          </w:p>
        </w:tc>
        <w:tc>
          <w:tcPr>
            <w:tcW w:w="4770" w:type="dxa"/>
            <w:gridSpan w:val="2"/>
            <w:tcBorders>
              <w:top w:val="nil"/>
              <w:bottom w:val="single" w:sz="6" w:space="0" w:color="000000"/>
            </w:tcBorders>
          </w:tcPr>
          <w:p w:rsidR="0075290C" w:rsidRPr="00F3500B" w:rsidRDefault="0075290C">
            <w:pPr>
              <w:pStyle w:val="TAL"/>
            </w:pPr>
            <w:r w:rsidRPr="00F3500B">
              <w:t xml:space="preserve">An attribute to declare the nature of the relationship between two persons. </w:t>
            </w:r>
          </w:p>
        </w:tc>
      </w:tr>
      <w:tr w:rsidR="00460AC5" w:rsidRPr="00F3500B" w:rsidTr="000F57B6">
        <w:trPr>
          <w:gridAfter w:val="1"/>
          <w:wAfter w:w="18" w:type="dxa"/>
          <w:tblHeader/>
          <w:jc w:val="center"/>
        </w:trPr>
        <w:tc>
          <w:tcPr>
            <w:tcW w:w="3690" w:type="dxa"/>
            <w:tcBorders>
              <w:top w:val="nil"/>
              <w:bottom w:val="single" w:sz="6" w:space="0" w:color="000000"/>
            </w:tcBorders>
          </w:tcPr>
          <w:p w:rsidR="00460AC5" w:rsidRPr="00F3500B" w:rsidRDefault="00460AC5">
            <w:pPr>
              <w:pStyle w:val="TAL"/>
              <w:ind w:left="284"/>
              <w:rPr>
                <w:rFonts w:ascii="Courier New" w:hAnsi="Courier New"/>
              </w:rPr>
            </w:pPr>
            <w:r w:rsidRPr="00F3500B">
              <w:rPr>
                <w:rFonts w:ascii="Courier New" w:hAnsi="Courier New"/>
              </w:rPr>
              <w:t>RelatedOrganization</w:t>
            </w:r>
          </w:p>
        </w:tc>
        <w:tc>
          <w:tcPr>
            <w:tcW w:w="4770" w:type="dxa"/>
            <w:gridSpan w:val="2"/>
            <w:tcBorders>
              <w:top w:val="nil"/>
              <w:bottom w:val="single" w:sz="6" w:space="0" w:color="000000"/>
            </w:tcBorders>
          </w:tcPr>
          <w:p w:rsidR="00460AC5" w:rsidRPr="00F3500B" w:rsidRDefault="00A87AC3">
            <w:pPr>
              <w:pStyle w:val="TAL"/>
            </w:pPr>
            <w:r w:rsidRPr="00F3500B">
              <w:t>An element used to identify the connection between a person and</w:t>
            </w:r>
            <w:r w:rsidR="00926E98" w:rsidRPr="00F3500B">
              <w:t xml:space="preserve"> one or more</w:t>
            </w:r>
            <w:r w:rsidRPr="00F3500B">
              <w:t xml:space="preserve"> organization</w:t>
            </w:r>
            <w:r w:rsidR="00926E98" w:rsidRPr="00F3500B">
              <w:t>s</w:t>
            </w:r>
            <w:r w:rsidRPr="00F3500B">
              <w:t xml:space="preserve"> e.g. a contractual relationship.</w:t>
            </w:r>
          </w:p>
        </w:tc>
      </w:tr>
      <w:tr w:rsidR="0075290C" w:rsidRPr="00F3500B" w:rsidTr="000F57B6">
        <w:trPr>
          <w:gridAfter w:val="1"/>
          <w:wAfter w:w="18" w:type="dxa"/>
          <w:tblHeader/>
          <w:jc w:val="center"/>
        </w:trPr>
        <w:tc>
          <w:tcPr>
            <w:tcW w:w="3690" w:type="dxa"/>
            <w:tcBorders>
              <w:top w:val="nil"/>
              <w:bottom w:val="single" w:sz="6" w:space="0" w:color="000000"/>
            </w:tcBorders>
          </w:tcPr>
          <w:p w:rsidR="0075290C" w:rsidRPr="00F3500B" w:rsidRDefault="0075290C" w:rsidP="00C321EA">
            <w:pPr>
              <w:pStyle w:val="TAL"/>
              <w:ind w:left="566"/>
              <w:rPr>
                <w:rFonts w:ascii="Courier New" w:hAnsi="Courier New"/>
              </w:rPr>
            </w:pPr>
            <w:r w:rsidRPr="00F3500B">
              <w:rPr>
                <w:rFonts w:ascii="Courier New" w:hAnsi="Courier New"/>
              </w:rPr>
              <w:t>relationship</w:t>
            </w:r>
          </w:p>
        </w:tc>
        <w:tc>
          <w:tcPr>
            <w:tcW w:w="4770" w:type="dxa"/>
            <w:gridSpan w:val="2"/>
            <w:tcBorders>
              <w:top w:val="nil"/>
              <w:bottom w:val="single" w:sz="6" w:space="0" w:color="000000"/>
            </w:tcBorders>
          </w:tcPr>
          <w:p w:rsidR="0075290C" w:rsidRPr="00F3500B" w:rsidRDefault="0075290C">
            <w:pPr>
              <w:pStyle w:val="TAL"/>
            </w:pPr>
            <w:r w:rsidRPr="00F3500B">
              <w:t>An attribute to declare the nature of the relationship between a person and an organization.</w:t>
            </w:r>
          </w:p>
        </w:tc>
      </w:tr>
      <w:tr w:rsidR="0024336C" w:rsidRPr="00F3500B" w:rsidTr="000F57B6">
        <w:trPr>
          <w:tblHeader/>
          <w:jc w:val="center"/>
        </w:trPr>
        <w:tc>
          <w:tcPr>
            <w:tcW w:w="3708" w:type="dxa"/>
            <w:gridSpan w:val="2"/>
            <w:tcBorders>
              <w:top w:val="single" w:sz="4" w:space="0" w:color="auto"/>
              <w:bottom w:val="single" w:sz="4" w:space="0" w:color="auto"/>
            </w:tcBorders>
          </w:tcPr>
          <w:p w:rsidR="0024336C" w:rsidRPr="00F3500B" w:rsidRDefault="0024336C" w:rsidP="001E17BE">
            <w:pPr>
              <w:pStyle w:val="TAL"/>
              <w:keepLines w:val="0"/>
              <w:rPr>
                <w:rFonts w:ascii="Courier New" w:hAnsi="Courier New"/>
              </w:rPr>
            </w:pPr>
            <w:r w:rsidRPr="00F3500B">
              <w:rPr>
                <w:rFonts w:ascii="Courier New" w:hAnsi="Courier New"/>
              </w:rPr>
              <w:t>ValidPeriodType</w:t>
            </w:r>
          </w:p>
        </w:tc>
        <w:tc>
          <w:tcPr>
            <w:tcW w:w="4770" w:type="dxa"/>
            <w:gridSpan w:val="2"/>
            <w:tcBorders>
              <w:top w:val="single" w:sz="4" w:space="0" w:color="auto"/>
              <w:bottom w:val="single" w:sz="4" w:space="0" w:color="auto"/>
            </w:tcBorders>
          </w:tcPr>
          <w:p w:rsidR="0024336C" w:rsidRPr="00F3500B" w:rsidRDefault="0024336C" w:rsidP="001E17BE">
            <w:pPr>
              <w:pStyle w:val="TAL"/>
              <w:keepLines w:val="0"/>
            </w:pPr>
            <w:r w:rsidRPr="00F3500B">
              <w:t>A complex type that defines a period for which a service is valid.</w:t>
            </w:r>
          </w:p>
        </w:tc>
      </w:tr>
      <w:tr w:rsidR="0024336C" w:rsidRPr="00F3500B" w:rsidTr="000F57B6">
        <w:trPr>
          <w:tblHeader/>
          <w:jc w:val="center"/>
        </w:trPr>
        <w:tc>
          <w:tcPr>
            <w:tcW w:w="3708" w:type="dxa"/>
            <w:gridSpan w:val="2"/>
            <w:tcBorders>
              <w:top w:val="single" w:sz="6" w:space="0" w:color="000000"/>
              <w:bottom w:val="nil"/>
            </w:tcBorders>
          </w:tcPr>
          <w:p w:rsidR="0024336C" w:rsidRPr="00F3500B" w:rsidRDefault="0024336C" w:rsidP="001E17BE">
            <w:pPr>
              <w:pStyle w:val="TAL"/>
              <w:keepNext w:val="0"/>
              <w:keepLines w:val="0"/>
              <w:ind w:left="212"/>
              <w:rPr>
                <w:rFonts w:ascii="Courier New" w:eastAsia="Arial Unicode MS" w:hAnsi="Courier New"/>
                <w:lang w:eastAsia="ja-JP"/>
              </w:rPr>
            </w:pPr>
            <w:r w:rsidRPr="00F3500B">
              <w:rPr>
                <w:rFonts w:ascii="Courier New" w:eastAsia="Arial Unicode MS" w:hAnsi="Courier New"/>
                <w:lang w:eastAsia="ja-JP"/>
              </w:rPr>
              <w:t>ValidFrom</w:t>
            </w:r>
          </w:p>
        </w:tc>
        <w:tc>
          <w:tcPr>
            <w:tcW w:w="4770" w:type="dxa"/>
            <w:gridSpan w:val="2"/>
            <w:tcBorders>
              <w:top w:val="single" w:sz="6" w:space="0" w:color="000000"/>
              <w:bottom w:val="nil"/>
            </w:tcBorders>
          </w:tcPr>
          <w:p w:rsidR="0024336C" w:rsidRPr="00F3500B" w:rsidRDefault="0024336C" w:rsidP="001E17BE">
            <w:pPr>
              <w:pStyle w:val="TAL"/>
              <w:keepNext w:val="0"/>
              <w:keepLines w:val="0"/>
              <w:rPr>
                <w:rFonts w:eastAsia="Arial Unicode MS"/>
                <w:lang w:eastAsia="ja-JP"/>
              </w:rPr>
            </w:pPr>
            <w:r w:rsidRPr="00F3500B">
              <w:rPr>
                <w:rFonts w:eastAsia="Arial Unicode MS"/>
                <w:lang w:eastAsia="ja-JP"/>
              </w:rPr>
              <w:t>Start time and date from which the reference is valid.</w:t>
            </w:r>
          </w:p>
        </w:tc>
      </w:tr>
      <w:tr w:rsidR="0024336C" w:rsidRPr="00F3500B" w:rsidTr="000F57B6">
        <w:trPr>
          <w:tblHeader/>
          <w:jc w:val="center"/>
        </w:trPr>
        <w:tc>
          <w:tcPr>
            <w:tcW w:w="3708" w:type="dxa"/>
            <w:gridSpan w:val="2"/>
            <w:tcBorders>
              <w:top w:val="single" w:sz="6" w:space="0" w:color="000000"/>
              <w:bottom w:val="single" w:sz="4" w:space="0" w:color="auto"/>
            </w:tcBorders>
          </w:tcPr>
          <w:p w:rsidR="0024336C" w:rsidRPr="00F3500B" w:rsidRDefault="0024336C" w:rsidP="001E17BE">
            <w:pPr>
              <w:pStyle w:val="TAL"/>
              <w:keepNext w:val="0"/>
              <w:keepLines w:val="0"/>
              <w:ind w:left="212"/>
              <w:rPr>
                <w:rFonts w:ascii="Courier New" w:eastAsia="Arial Unicode MS" w:hAnsi="Courier New"/>
                <w:lang w:eastAsia="ja-JP"/>
              </w:rPr>
            </w:pPr>
            <w:r w:rsidRPr="00F3500B">
              <w:rPr>
                <w:rFonts w:ascii="Courier New" w:eastAsia="Arial Unicode MS" w:hAnsi="Courier New"/>
                <w:lang w:eastAsia="ja-JP"/>
              </w:rPr>
              <w:t>ValidTo</w:t>
            </w:r>
          </w:p>
        </w:tc>
        <w:tc>
          <w:tcPr>
            <w:tcW w:w="4770" w:type="dxa"/>
            <w:gridSpan w:val="2"/>
            <w:tcBorders>
              <w:top w:val="single" w:sz="6" w:space="0" w:color="000000"/>
              <w:bottom w:val="single" w:sz="4" w:space="0" w:color="auto"/>
            </w:tcBorders>
          </w:tcPr>
          <w:p w:rsidR="0024336C" w:rsidRPr="00F3500B" w:rsidRDefault="0024336C" w:rsidP="001E17BE">
            <w:pPr>
              <w:pStyle w:val="TAL"/>
              <w:keepNext w:val="0"/>
              <w:keepLines w:val="0"/>
              <w:rPr>
                <w:rFonts w:eastAsia="Arial Unicode MS"/>
                <w:lang w:eastAsia="ja-JP"/>
              </w:rPr>
            </w:pPr>
            <w:r w:rsidRPr="00F3500B">
              <w:rPr>
                <w:rFonts w:eastAsia="Arial Unicode MS"/>
                <w:lang w:eastAsia="ja-JP"/>
              </w:rPr>
              <w:t>An inclusive end time and date up to which the reference is valid.</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fragmentIdentification</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An attribute group used to identify a (meta</w:t>
            </w:r>
            <w:proofErr w:type="gramStart"/>
            <w:r w:rsidRPr="00F3500B">
              <w:t>)data</w:t>
            </w:r>
            <w:proofErr w:type="gramEnd"/>
            <w:r w:rsidRPr="00F3500B">
              <w:t xml:space="preserve"> fragment.</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D705BF">
            <w:pPr>
              <w:pStyle w:val="TAL"/>
              <w:ind w:left="312"/>
              <w:rPr>
                <w:rFonts w:ascii="Courier New" w:hAnsi="Courier New"/>
                <w:lang w:eastAsia="ja-JP"/>
              </w:rPr>
            </w:pPr>
            <w:r w:rsidRPr="00F3500B">
              <w:rPr>
                <w:rFonts w:ascii="Courier New" w:hAnsi="Courier New"/>
                <w:lang w:eastAsia="ja-JP"/>
              </w:rPr>
              <w:t>fragmentI</w:t>
            </w:r>
            <w:r w:rsidR="00FB5DA7" w:rsidRPr="00F3500B">
              <w:rPr>
                <w:rFonts w:ascii="Courier New" w:hAnsi="Courier New"/>
                <w:lang w:eastAsia="ja-JP"/>
              </w:rPr>
              <w:t>d</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An element used to point to a particular fragment using a TVAIDRef. The fragmentID for bi-directional shall be a superset of the fragment_id defined in Part B for unidirectional.</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A3385F">
            <w:pPr>
              <w:pStyle w:val="TAL"/>
              <w:ind w:left="312"/>
              <w:rPr>
                <w:rFonts w:ascii="Courier New" w:hAnsi="Courier New"/>
                <w:lang w:eastAsia="ja-JP"/>
              </w:rPr>
            </w:pPr>
            <w:r w:rsidRPr="00F3500B">
              <w:rPr>
                <w:rFonts w:ascii="Courier New" w:hAnsi="Courier New"/>
                <w:lang w:eastAsia="ja-JP"/>
              </w:rPr>
              <w:t>fragmentVersion</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 version number associated to the identified fragment. A change to any item within the fragment shall cause the fragment version to be modified.</w:t>
            </w:r>
          </w:p>
        </w:tc>
      </w:tr>
      <w:tr w:rsidR="006618A9" w:rsidRPr="00F3500B" w:rsidTr="000F57B6">
        <w:trPr>
          <w:tblHeader/>
          <w:jc w:val="center"/>
        </w:trPr>
        <w:tc>
          <w:tcPr>
            <w:tcW w:w="3708" w:type="dxa"/>
            <w:gridSpan w:val="2"/>
            <w:tcBorders>
              <w:top w:val="single" w:sz="6" w:space="0" w:color="000000"/>
              <w:bottom w:val="single" w:sz="6" w:space="0" w:color="000000"/>
            </w:tcBorders>
          </w:tcPr>
          <w:p w:rsidR="006618A9" w:rsidRPr="00F3500B" w:rsidRDefault="006618A9">
            <w:pPr>
              <w:pStyle w:val="TAL"/>
              <w:ind w:left="312"/>
              <w:rPr>
                <w:rFonts w:ascii="Courier New" w:hAnsi="Courier New"/>
                <w:lang w:eastAsia="ja-JP"/>
              </w:rPr>
            </w:pPr>
            <w:r w:rsidRPr="00F3500B">
              <w:rPr>
                <w:rFonts w:ascii="Courier New" w:hAnsi="Courier New"/>
                <w:lang w:eastAsia="ja-JP"/>
              </w:rPr>
              <w:t>fragmentExpirationDate</w:t>
            </w:r>
          </w:p>
        </w:tc>
        <w:tc>
          <w:tcPr>
            <w:tcW w:w="4770" w:type="dxa"/>
            <w:gridSpan w:val="2"/>
            <w:tcBorders>
              <w:top w:val="single" w:sz="6" w:space="0" w:color="000000"/>
              <w:bottom w:val="single" w:sz="6" w:space="0" w:color="000000"/>
            </w:tcBorders>
          </w:tcPr>
          <w:p w:rsidR="006618A9" w:rsidRPr="00F3500B" w:rsidRDefault="006618A9">
            <w:pPr>
              <w:pStyle w:val="TAL"/>
            </w:pPr>
            <w:r w:rsidRPr="00F3500B">
              <w:t>The date at which this metadata becomes invalid and may be discarded. The date on which the client application should not use this data.</w:t>
            </w:r>
          </w:p>
        </w:tc>
      </w:tr>
    </w:tbl>
    <w:p w:rsidR="00A3385F" w:rsidRPr="00F3500B" w:rsidRDefault="00A3385F"/>
    <w:p w:rsidR="00A3385F" w:rsidRPr="00F3500B" w:rsidRDefault="00A3385F" w:rsidP="00614D0B">
      <w:pPr>
        <w:pStyle w:val="Heading3"/>
      </w:pPr>
      <w:bookmarkStart w:id="67" w:name="_Toc445718956"/>
      <w:r w:rsidRPr="00F3500B">
        <w:t>6.3.4</w:t>
      </w:r>
      <w:r w:rsidRPr="00F3500B">
        <w:tab/>
        <w:t>Description</w:t>
      </w:r>
      <w:bookmarkEnd w:id="67"/>
    </w:p>
    <w:p w:rsidR="00A3385F" w:rsidRPr="00F3500B" w:rsidRDefault="00A3385F" w:rsidP="000307CA">
      <w:pPr>
        <w:keepNext/>
      </w:pPr>
      <w:r w:rsidRPr="00F3500B">
        <w:t>The following simple and complex types define descriptive attributes of content.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KeywordType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NMTOKEN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secondary</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GenreType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secondary</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SynopsisLengthType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w:t>
      </w:r>
      <w:r w:rsidR="008A1AFA" w:rsidRPr="00F3500B">
        <w:rPr>
          <w:rFonts w:ascii="Courier New" w:eastAsia="Arial Unicode MS" w:hAnsi="Courier New"/>
          <w:sz w:val="18"/>
        </w:rPr>
        <w:t>on value=</w:t>
      </w:r>
      <w:r w:rsidR="00452C3A" w:rsidRPr="00F3500B">
        <w:rPr>
          <w:rFonts w:ascii="Courier New" w:eastAsia="Arial Unicode MS" w:hAnsi="Courier New"/>
          <w:sz w:val="18"/>
        </w:rPr>
        <w:t>"</w:t>
      </w:r>
      <w:r w:rsidR="008A1AFA" w:rsidRPr="00F3500B">
        <w:rPr>
          <w:rFonts w:ascii="Courier New" w:eastAsia="Arial Unicode MS" w:hAnsi="Courier New"/>
          <w:sz w:val="18"/>
        </w:rPr>
        <w:t>brief</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short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medium</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long</w:t>
      </w:r>
      <w:r w:rsidR="00452C3A" w:rsidRPr="00F3500B">
        <w:rPr>
          <w:rFonts w:ascii="Courier New" w:eastAsia="Arial Unicode MS" w:hAnsi="Courier New"/>
          <w:sz w:val="18"/>
        </w:rPr>
        <w:t>"</w:t>
      </w:r>
      <w:r w:rsidRPr="00F3500B">
        <w:rPr>
          <w:rFonts w:ascii="Courier New" w:eastAsia="Arial Unicode MS" w:hAnsi="Courier New"/>
          <w:sz w:val="18"/>
        </w:rPr>
        <w:t>/&gt;</w:t>
      </w:r>
    </w:p>
    <w:p w:rsidR="008A1AFA" w:rsidRPr="00F3500B" w:rsidRDefault="008A1AFA"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extended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SynopsisType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length</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:SynopsisLengthType</w:t>
      </w:r>
      <w:proofErr w:type="gramEnd"/>
      <w:r w:rsidR="00452C3A" w:rsidRPr="00F3500B">
        <w:rPr>
          <w:rFonts w:ascii="Courier New" w:eastAsia="Arial Unicode MS" w:hAnsi="Courier New"/>
          <w:sz w:val="18"/>
        </w:rPr>
        <w: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5468FF" w:rsidRPr="00F3500B" w:rsidRDefault="00FB5DA7"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5468FF" w:rsidRPr="00F3500B" w:rsidRDefault="005468FF" w:rsidP="005468F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rsidTr="00287EF4">
        <w:trPr>
          <w:tblHeader/>
          <w:jc w:val="center"/>
        </w:trPr>
        <w:tc>
          <w:tcPr>
            <w:tcW w:w="3690" w:type="dxa"/>
            <w:tcBorders>
              <w:bottom w:val="single" w:sz="12" w:space="0" w:color="000000"/>
            </w:tcBorders>
          </w:tcPr>
          <w:p w:rsidR="00A3385F" w:rsidRPr="00F3500B" w:rsidRDefault="00A3385F" w:rsidP="000E3232">
            <w:pPr>
              <w:pStyle w:val="TAH"/>
              <w:keepNext w:val="0"/>
              <w:keepLines w:val="0"/>
            </w:pPr>
            <w:r w:rsidRPr="00F3500B">
              <w:t>Name</w:t>
            </w:r>
          </w:p>
        </w:tc>
        <w:tc>
          <w:tcPr>
            <w:tcW w:w="4770" w:type="dxa"/>
            <w:tcBorders>
              <w:bottom w:val="single" w:sz="12" w:space="0" w:color="000000"/>
            </w:tcBorders>
          </w:tcPr>
          <w:p w:rsidR="00A3385F" w:rsidRPr="00F3500B" w:rsidRDefault="00A3385F" w:rsidP="000E3232">
            <w:pPr>
              <w:pStyle w:val="TAH"/>
              <w:keepNext w:val="0"/>
              <w:keepLines w:val="0"/>
            </w:pPr>
            <w:r w:rsidRPr="00F3500B">
              <w:t>Definition</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KeywordType</w:t>
            </w:r>
          </w:p>
        </w:tc>
        <w:tc>
          <w:tcPr>
            <w:tcW w:w="4770" w:type="dxa"/>
            <w:tcBorders>
              <w:top w:val="nil"/>
              <w:bottom w:val="single" w:sz="6" w:space="0" w:color="000000"/>
            </w:tcBorders>
          </w:tcPr>
          <w:p w:rsidR="00A3385F" w:rsidRPr="00F3500B" w:rsidRDefault="00A3385F" w:rsidP="000E3232">
            <w:pPr>
              <w:pStyle w:val="TAL"/>
              <w:keepNext w:val="0"/>
              <w:keepLines w:val="0"/>
            </w:pPr>
            <w:r w:rsidRPr="00F3500B">
              <w:t>A datatype for specifying a keyword associated to a programme.</w:t>
            </w:r>
          </w:p>
        </w:tc>
      </w:tr>
      <w:tr w:rsidR="00A3385F" w:rsidRPr="00F3500B" w:rsidTr="00287EF4">
        <w:trPr>
          <w:jc w:val="center"/>
        </w:trPr>
        <w:tc>
          <w:tcPr>
            <w:tcW w:w="3690" w:type="dxa"/>
            <w:tcBorders>
              <w:top w:val="nil"/>
              <w:bottom w:val="single" w:sz="6" w:space="0" w:color="000000"/>
            </w:tcBorders>
          </w:tcPr>
          <w:p w:rsidR="00A3385F" w:rsidRPr="00F3500B" w:rsidRDefault="00850B75" w:rsidP="000E3232">
            <w:pPr>
              <w:pStyle w:val="TAL"/>
              <w:keepNext w:val="0"/>
              <w:keepLines w:val="0"/>
              <w:ind w:left="284"/>
              <w:rPr>
                <w:rFonts w:ascii="Courier New" w:hAnsi="Courier New"/>
              </w:rPr>
            </w:pPr>
            <w:r w:rsidRPr="00F3500B">
              <w:rPr>
                <w:rFonts w:ascii="Courier New" w:hAnsi="Courier New"/>
              </w:rPr>
              <w:t>t</w:t>
            </w:r>
            <w:r w:rsidR="00A3385F" w:rsidRPr="00F3500B">
              <w:rPr>
                <w:rFonts w:ascii="Courier New" w:hAnsi="Courier New"/>
              </w:rPr>
              <w:t>ype</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rPr>
                <w:rFonts w:eastAsia="Arial Unicode MS"/>
              </w:rPr>
              <w:t>Indicates the type/ranking order of importance of the keyword describing the multimedia content. The types of keywords are defined as follows:</w:t>
            </w:r>
          </w:p>
          <w:p w:rsidR="00A3385F" w:rsidRPr="00F3500B" w:rsidRDefault="00A3385F" w:rsidP="000E3232">
            <w:pPr>
              <w:pStyle w:val="TAL"/>
              <w:keepNext w:val="0"/>
              <w:keepLines w:val="0"/>
              <w:rPr>
                <w:rFonts w:eastAsia="Arial Unicode MS"/>
              </w:rPr>
            </w:pPr>
            <w:proofErr w:type="gramStart"/>
            <w:r w:rsidRPr="00F3500B">
              <w:rPr>
                <w:rFonts w:eastAsia="Arial Unicode MS"/>
                <w:i/>
              </w:rPr>
              <w:t>main</w:t>
            </w:r>
            <w:proofErr w:type="gramEnd"/>
            <w:r w:rsidRPr="00F3500B">
              <w:rPr>
                <w:rFonts w:eastAsia="Arial Unicode MS"/>
              </w:rPr>
              <w:t xml:space="preserve"> - The specified keyword is the main, or primary, descriptive keyword. This is the default value.</w:t>
            </w:r>
          </w:p>
          <w:p w:rsidR="00A3385F" w:rsidRPr="00F3500B" w:rsidRDefault="00A3385F" w:rsidP="000E3232">
            <w:pPr>
              <w:pStyle w:val="TAL"/>
              <w:keepNext w:val="0"/>
              <w:keepLines w:val="0"/>
            </w:pPr>
            <w:proofErr w:type="gramStart"/>
            <w:r w:rsidRPr="00F3500B">
              <w:rPr>
                <w:rFonts w:eastAsia="Arial Unicode MS"/>
                <w:i/>
              </w:rPr>
              <w:t>secondary</w:t>
            </w:r>
            <w:proofErr w:type="gramEnd"/>
            <w:r w:rsidRPr="00F3500B">
              <w:rPr>
                <w:rFonts w:eastAsia="Arial Unicode MS"/>
              </w:rPr>
              <w:t xml:space="preserve"> - The specified keyword is a complementary descriptive keyword.</w:t>
            </w:r>
          </w:p>
          <w:p w:rsidR="00A3385F" w:rsidRPr="00F3500B" w:rsidRDefault="00A3385F" w:rsidP="000E3232">
            <w:pPr>
              <w:pStyle w:val="TAL"/>
              <w:keepNext w:val="0"/>
              <w:keepLines w:val="0"/>
            </w:pPr>
            <w:proofErr w:type="gramStart"/>
            <w:r w:rsidRPr="00F3500B">
              <w:rPr>
                <w:rFonts w:eastAsia="Arial Unicode MS"/>
                <w:i/>
              </w:rPr>
              <w:t>other</w:t>
            </w:r>
            <w:proofErr w:type="gramEnd"/>
            <w:r w:rsidRPr="00F3500B">
              <w:rPr>
                <w:rFonts w:eastAsia="Arial Unicode MS"/>
              </w:rPr>
              <w:t xml:space="preserve"> - The specified keyword is another complementary descriptive keyword.</w:t>
            </w:r>
          </w:p>
        </w:tc>
      </w:tr>
      <w:tr w:rsidR="00A3385F" w:rsidRPr="00F3500B" w:rsidTr="00287EF4">
        <w:trPr>
          <w:cantSplit/>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metadataOriginIDRef</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t>A reference to an instance of MetadataOriginationInformation containing information about the provider of metadata.</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GenreType</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t>A datatype for specifying a genre for the programme.</w:t>
            </w:r>
          </w:p>
        </w:tc>
      </w:tr>
      <w:tr w:rsidR="00A3385F" w:rsidRPr="00F3500B" w:rsidTr="00287EF4">
        <w:trPr>
          <w:jc w:val="center"/>
        </w:trPr>
        <w:tc>
          <w:tcPr>
            <w:tcW w:w="3690" w:type="dxa"/>
            <w:tcBorders>
              <w:top w:val="nil"/>
              <w:bottom w:val="single" w:sz="6" w:space="0" w:color="000000"/>
            </w:tcBorders>
          </w:tcPr>
          <w:p w:rsidR="00A3385F" w:rsidRPr="00F3500B" w:rsidRDefault="00850B75" w:rsidP="000E3232">
            <w:pPr>
              <w:pStyle w:val="TAL"/>
              <w:keepNext w:val="0"/>
              <w:keepLines w:val="0"/>
              <w:ind w:left="284"/>
              <w:rPr>
                <w:rFonts w:ascii="Courier New" w:hAnsi="Courier New"/>
              </w:rPr>
            </w:pPr>
            <w:r w:rsidRPr="00F3500B">
              <w:rPr>
                <w:rFonts w:ascii="Courier New" w:hAnsi="Courier New"/>
              </w:rPr>
              <w:t>t</w:t>
            </w:r>
            <w:r w:rsidR="00A3385F" w:rsidRPr="00F3500B">
              <w:rPr>
                <w:rFonts w:ascii="Courier New" w:hAnsi="Courier New"/>
              </w:rPr>
              <w:t>ype</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rPr>
                <w:rFonts w:eastAsia="Arial Unicode MS"/>
              </w:rPr>
              <w:t>Indicates the type of the genre of the multimedia content. The types of genres are defined as follows:</w:t>
            </w:r>
          </w:p>
          <w:p w:rsidR="00A3385F" w:rsidRPr="00F3500B" w:rsidRDefault="00A3385F" w:rsidP="000E3232">
            <w:pPr>
              <w:pStyle w:val="TAL"/>
              <w:keepNext w:val="0"/>
              <w:keepLines w:val="0"/>
              <w:rPr>
                <w:rFonts w:eastAsia="Arial Unicode MS"/>
              </w:rPr>
            </w:pPr>
            <w:proofErr w:type="gramStart"/>
            <w:r w:rsidRPr="00F3500B">
              <w:rPr>
                <w:rFonts w:eastAsia="Arial Unicode MS"/>
                <w:i/>
              </w:rPr>
              <w:t>main</w:t>
            </w:r>
            <w:proofErr w:type="gramEnd"/>
            <w:r w:rsidRPr="00F3500B">
              <w:rPr>
                <w:rFonts w:eastAsia="Arial Unicode MS"/>
              </w:rPr>
              <w:t xml:space="preserve"> - The specified genre is the main, or primary. This is the default value.</w:t>
            </w:r>
          </w:p>
          <w:p w:rsidR="00A3385F" w:rsidRPr="00F3500B" w:rsidRDefault="00A3385F" w:rsidP="000E3232">
            <w:pPr>
              <w:pStyle w:val="TAL"/>
              <w:keepNext w:val="0"/>
              <w:keepLines w:val="0"/>
              <w:rPr>
                <w:rFonts w:eastAsia="Arial Unicode MS"/>
              </w:rPr>
            </w:pPr>
            <w:proofErr w:type="gramStart"/>
            <w:r w:rsidRPr="00F3500B">
              <w:rPr>
                <w:rFonts w:eastAsia="Arial Unicode MS"/>
                <w:i/>
              </w:rPr>
              <w:t>secondary</w:t>
            </w:r>
            <w:proofErr w:type="gramEnd"/>
            <w:r w:rsidRPr="00F3500B">
              <w:rPr>
                <w:rFonts w:eastAsia="Arial Unicode MS"/>
              </w:rPr>
              <w:t xml:space="preserve"> - The specified genre is a secondary genre, such as a subgenre.</w:t>
            </w:r>
          </w:p>
          <w:p w:rsidR="00A3385F" w:rsidRPr="00F3500B" w:rsidRDefault="00A3385F" w:rsidP="000E3232">
            <w:pPr>
              <w:pStyle w:val="TAL"/>
              <w:keepNext w:val="0"/>
              <w:keepLines w:val="0"/>
            </w:pPr>
            <w:proofErr w:type="gramStart"/>
            <w:r w:rsidRPr="00F3500B">
              <w:rPr>
                <w:rFonts w:eastAsia="Arial Unicode MS"/>
                <w:i/>
              </w:rPr>
              <w:t>other</w:t>
            </w:r>
            <w:proofErr w:type="gramEnd"/>
            <w:r w:rsidRPr="00F3500B">
              <w:rPr>
                <w:rFonts w:eastAsia="Arial Unicode MS"/>
              </w:rPr>
              <w:t xml:space="preserve"> - The specified genre is an alternative genre, such as one defined or used by </w:t>
            </w:r>
            <w:r w:rsidRPr="00F3500B">
              <w:t>3</w:t>
            </w:r>
            <w:r w:rsidRPr="00F3500B">
              <w:rPr>
                <w:position w:val="6"/>
                <w:sz w:val="16"/>
              </w:rPr>
              <w:t>rd</w:t>
            </w:r>
            <w:r w:rsidRPr="00F3500B">
              <w:rPr>
                <w:rFonts w:eastAsia="Arial Unicode MS"/>
              </w:rPr>
              <w:t xml:space="preserve"> parties.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lastRenderedPageBreak/>
              <w:t>metadataOriginIDRef</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t>A reference to an instance of MetadataOriginationInformation containing information about the provider of metadata.</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lang w:eastAsia="ja-JP"/>
              </w:rPr>
            </w:pPr>
            <w:r w:rsidRPr="00F3500B">
              <w:rPr>
                <w:rFonts w:ascii="Courier New" w:hAnsi="Courier New"/>
                <w:lang w:eastAsia="ja-JP"/>
              </w:rPr>
              <w:t>SynopsisLengthType</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rPr>
                <w:lang w:eastAsia="ja-JP"/>
              </w:rPr>
              <w:t>An enumeration of the possible values of the length qualifier for a synopsis. The possible values of this enumerated type are as follows:</w:t>
            </w:r>
          </w:p>
          <w:p w:rsidR="008A1AFA" w:rsidRPr="00F3500B" w:rsidRDefault="008A1AFA" w:rsidP="000E3232">
            <w:pPr>
              <w:pStyle w:val="TAL"/>
              <w:keepNext w:val="0"/>
              <w:keepLines w:val="0"/>
              <w:rPr>
                <w:lang w:eastAsia="ja-JP"/>
              </w:rPr>
            </w:pPr>
            <w:proofErr w:type="gramStart"/>
            <w:r w:rsidRPr="00F3500B">
              <w:rPr>
                <w:i/>
                <w:lang w:eastAsia="ja-JP"/>
              </w:rPr>
              <w:t>brief</w:t>
            </w:r>
            <w:proofErr w:type="gramEnd"/>
            <w:r w:rsidR="00C7726A" w:rsidRPr="00F3500B">
              <w:rPr>
                <w:i/>
                <w:lang w:eastAsia="ja-JP"/>
              </w:rPr>
              <w:t xml:space="preserve"> </w:t>
            </w:r>
            <w:r w:rsidRPr="00F3500B">
              <w:rPr>
                <w:lang w:eastAsia="ja-JP"/>
              </w:rPr>
              <w:t>- the length of the synopsis will not exceed 30 characters.</w:t>
            </w:r>
          </w:p>
          <w:p w:rsidR="00A3385F" w:rsidRPr="00F3500B" w:rsidRDefault="00A3385F" w:rsidP="000E3232">
            <w:pPr>
              <w:pStyle w:val="TAL"/>
              <w:keepNext w:val="0"/>
              <w:keepLines w:val="0"/>
              <w:rPr>
                <w:lang w:eastAsia="ja-JP"/>
              </w:rPr>
            </w:pPr>
            <w:proofErr w:type="gramStart"/>
            <w:r w:rsidRPr="00F3500B">
              <w:rPr>
                <w:i/>
                <w:lang w:eastAsia="ja-JP"/>
              </w:rPr>
              <w:t>short</w:t>
            </w:r>
            <w:proofErr w:type="gramEnd"/>
            <w:r w:rsidRPr="00F3500B">
              <w:rPr>
                <w:lang w:eastAsia="ja-JP"/>
              </w:rPr>
              <w:t xml:space="preserve"> - the length of the synopsis will not exceed</w:t>
            </w:r>
            <w:r w:rsidR="000923EB" w:rsidRPr="00F3500B">
              <w:rPr>
                <w:lang w:eastAsia="ja-JP"/>
              </w:rPr>
              <w:t xml:space="preserve"> </w:t>
            </w:r>
            <w:r w:rsidRPr="00F3500B">
              <w:rPr>
                <w:lang w:eastAsia="ja-JP"/>
              </w:rPr>
              <w:t>90</w:t>
            </w:r>
            <w:r w:rsidR="000923EB" w:rsidRPr="00F3500B">
              <w:rPr>
                <w:lang w:eastAsia="ja-JP"/>
              </w:rPr>
              <w:t> </w:t>
            </w:r>
            <w:r w:rsidRPr="00F3500B">
              <w:rPr>
                <w:lang w:eastAsia="ja-JP"/>
              </w:rPr>
              <w:t>characters.</w:t>
            </w:r>
          </w:p>
          <w:p w:rsidR="00A3385F" w:rsidRPr="00F3500B" w:rsidRDefault="00A3385F" w:rsidP="000E3232">
            <w:pPr>
              <w:pStyle w:val="TAL"/>
              <w:keepNext w:val="0"/>
              <w:keepLines w:val="0"/>
              <w:rPr>
                <w:lang w:eastAsia="ja-JP"/>
              </w:rPr>
            </w:pPr>
            <w:proofErr w:type="gramStart"/>
            <w:r w:rsidRPr="00F3500B">
              <w:rPr>
                <w:i/>
                <w:lang w:eastAsia="ja-JP"/>
              </w:rPr>
              <w:t>medium</w:t>
            </w:r>
            <w:proofErr w:type="gramEnd"/>
            <w:r w:rsidRPr="00F3500B">
              <w:rPr>
                <w:lang w:eastAsia="ja-JP"/>
              </w:rPr>
              <w:t xml:space="preserve"> </w:t>
            </w:r>
            <w:r w:rsidR="00960EFB" w:rsidRPr="00F3500B">
              <w:rPr>
                <w:lang w:eastAsia="ja-JP"/>
              </w:rPr>
              <w:t>-</w:t>
            </w:r>
            <w:r w:rsidRPr="00F3500B">
              <w:rPr>
                <w:lang w:eastAsia="ja-JP"/>
              </w:rPr>
              <w:t xml:space="preserve"> the length </w:t>
            </w:r>
            <w:r w:rsidR="000923EB" w:rsidRPr="00F3500B">
              <w:rPr>
                <w:lang w:eastAsia="ja-JP"/>
              </w:rPr>
              <w:t xml:space="preserve">of the synopsis will not exceed </w:t>
            </w:r>
            <w:r w:rsidRPr="00F3500B">
              <w:rPr>
                <w:lang w:eastAsia="ja-JP"/>
              </w:rPr>
              <w:t>210</w:t>
            </w:r>
            <w:r w:rsidR="000923EB" w:rsidRPr="00F3500B">
              <w:rPr>
                <w:lang w:eastAsia="ja-JP"/>
              </w:rPr>
              <w:t> </w:t>
            </w:r>
            <w:r w:rsidRPr="00F3500B">
              <w:rPr>
                <w:lang w:eastAsia="ja-JP"/>
              </w:rPr>
              <w:t>characters.</w:t>
            </w:r>
          </w:p>
          <w:p w:rsidR="00A3385F" w:rsidRPr="00F3500B" w:rsidRDefault="00A3385F" w:rsidP="00853F71">
            <w:pPr>
              <w:pStyle w:val="TAL"/>
              <w:keepNext w:val="0"/>
              <w:keepLines w:val="0"/>
              <w:rPr>
                <w:lang w:eastAsia="ja-JP"/>
              </w:rPr>
            </w:pPr>
            <w:proofErr w:type="gramStart"/>
            <w:r w:rsidRPr="00F3500B">
              <w:rPr>
                <w:i/>
                <w:lang w:eastAsia="ja-JP"/>
              </w:rPr>
              <w:t>long</w:t>
            </w:r>
            <w:proofErr w:type="gramEnd"/>
            <w:r w:rsidRPr="00F3500B">
              <w:rPr>
                <w:lang w:eastAsia="ja-JP"/>
              </w:rPr>
              <w:t xml:space="preserve"> - the length </w:t>
            </w:r>
            <w:r w:rsidR="000923EB" w:rsidRPr="00F3500B">
              <w:rPr>
                <w:lang w:eastAsia="ja-JP"/>
              </w:rPr>
              <w:t xml:space="preserve">of the synopsis will not exceed </w:t>
            </w:r>
            <w:r w:rsidRPr="00F3500B">
              <w:rPr>
                <w:lang w:eastAsia="ja-JP"/>
              </w:rPr>
              <w:t>1</w:t>
            </w:r>
            <w:r w:rsidR="0084729D" w:rsidRPr="00F3500B">
              <w:rPr>
                <w:lang w:eastAsia="ja-JP"/>
              </w:rPr>
              <w:t> </w:t>
            </w:r>
            <w:r w:rsidRPr="00F3500B">
              <w:rPr>
                <w:lang w:eastAsia="ja-JP"/>
              </w:rPr>
              <w:t>200</w:t>
            </w:r>
            <w:r w:rsidR="0084729D" w:rsidRPr="00F3500B">
              <w:rPr>
                <w:lang w:eastAsia="ja-JP"/>
              </w:rPr>
              <w:t> </w:t>
            </w:r>
            <w:r w:rsidRPr="00F3500B">
              <w:rPr>
                <w:lang w:eastAsia="ja-JP"/>
              </w:rPr>
              <w:t>characters.</w:t>
            </w:r>
          </w:p>
          <w:p w:rsidR="006C6BE1" w:rsidRPr="00F3500B" w:rsidRDefault="006C6BE1" w:rsidP="00853F71">
            <w:pPr>
              <w:pStyle w:val="TAL"/>
              <w:keepNext w:val="0"/>
              <w:keepLines w:val="0"/>
              <w:rPr>
                <w:lang w:eastAsia="ja-JP"/>
              </w:rPr>
            </w:pPr>
            <w:proofErr w:type="gramStart"/>
            <w:r w:rsidRPr="00F3500B">
              <w:rPr>
                <w:i/>
                <w:lang w:eastAsia="ja-JP"/>
              </w:rPr>
              <w:t>extended</w:t>
            </w:r>
            <w:proofErr w:type="gramEnd"/>
            <w:r w:rsidRPr="00F3500B">
              <w:rPr>
                <w:lang w:eastAsia="ja-JP"/>
              </w:rPr>
              <w:t xml:space="preserve"> - the length of the synopsis in excess of 1 200 characters.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SynopsisType</w:t>
            </w:r>
          </w:p>
        </w:tc>
        <w:tc>
          <w:tcPr>
            <w:tcW w:w="4770" w:type="dxa"/>
            <w:tcBorders>
              <w:top w:val="nil"/>
              <w:bottom w:val="single" w:sz="6" w:space="0" w:color="000000"/>
            </w:tcBorders>
          </w:tcPr>
          <w:p w:rsidR="00A3385F" w:rsidRPr="00F3500B" w:rsidRDefault="00A3385F" w:rsidP="000E3232">
            <w:pPr>
              <w:pStyle w:val="TAL"/>
              <w:keepNext w:val="0"/>
              <w:keepLines w:val="0"/>
            </w:pPr>
            <w:r w:rsidRPr="00F3500B">
              <w:t>A complex type to define a synopsis.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lang w:eastAsia="ja-JP"/>
              </w:rPr>
              <w:t>l</w:t>
            </w:r>
            <w:r w:rsidRPr="00F3500B">
              <w:rPr>
                <w:rFonts w:ascii="Courier New" w:hAnsi="Courier New"/>
              </w:rPr>
              <w:t>ength</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t>The length of the synopsis</w:t>
            </w:r>
            <w:r w:rsidRPr="00F3500B">
              <w:rPr>
                <w:lang w:eastAsia="ja-JP"/>
              </w:rPr>
              <w:t>. This attribute is optional. If no length is specified, then the synopsis may be of any length.</w:t>
            </w:r>
          </w:p>
        </w:tc>
      </w:tr>
    </w:tbl>
    <w:p w:rsidR="00A3385F" w:rsidRPr="00F3500B" w:rsidRDefault="00A3385F">
      <w:pPr>
        <w:rPr>
          <w:rFonts w:eastAsia="Arial Unicode MS"/>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segmentTypeType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segment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segmentgroup</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SegmentReferenceType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segmentType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:segmentTypeType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segment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072089" w:rsidP="0007208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00A3385F" w:rsidRPr="00F3500B">
        <w:rPr>
          <w:rFonts w:ascii="Courier New" w:eastAsia="Arial Unicode MS" w:hAnsi="Courier New"/>
          <w:sz w:val="18"/>
        </w:rPr>
        <w:t>&lt;attribute name=</w:t>
      </w:r>
      <w:r w:rsidR="00452C3A" w:rsidRPr="00F3500B">
        <w:rPr>
          <w:rFonts w:ascii="Courier New" w:eastAsia="Arial Unicode MS" w:hAnsi="Courier New"/>
          <w:sz w:val="18"/>
        </w:rPr>
        <w:t>"</w:t>
      </w:r>
      <w:r w:rsidR="00A3385F" w:rsidRPr="00F3500B">
        <w:rPr>
          <w:rFonts w:ascii="Courier New" w:eastAsia="Arial Unicode MS" w:hAnsi="Courier New"/>
          <w:sz w:val="18"/>
        </w:rPr>
        <w:t>ref</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A3385F" w:rsidRPr="00F3500B">
        <w:rPr>
          <w:rFonts w:ascii="Courier New" w:eastAsia="Arial Unicode MS" w:hAnsi="Courier New"/>
          <w:sz w:val="18"/>
        </w:rPr>
        <w:t>tva</w:t>
      </w:r>
      <w:proofErr w:type="gramStart"/>
      <w:r w:rsidR="00A3385F"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00A3385F" w:rsidRPr="00F3500B">
        <w:rPr>
          <w:rFonts w:ascii="Courier New" w:eastAsia="Arial Unicode MS" w:hAnsi="Courier New"/>
          <w:sz w:val="18"/>
        </w:rPr>
        <w:t>required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5237E2" w:rsidRPr="00F3500B" w:rsidRDefault="005237E2" w:rsidP="005237E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615340" w:rsidRPr="00F3500B" w:rsidRDefault="002F05F2" w:rsidP="00AB30F6">
      <w:pPr>
        <w:pStyle w:val="FL"/>
        <w:pBdr>
          <w:top w:val="single" w:sz="4" w:space="1" w:color="auto"/>
          <w:left w:val="single" w:sz="4" w:space="4" w:color="auto"/>
          <w:bottom w:val="single" w:sz="4" w:space="1" w:color="auto"/>
          <w:right w:val="single" w:sz="4" w:space="4" w:color="auto"/>
        </w:pBdr>
        <w:shd w:val="clear" w:color="auto" w:fill="FFFFFF"/>
      </w:pPr>
      <w:r w:rsidRPr="00F3500B">
        <w:rPr>
          <w:b w:val="0"/>
          <w:noProof/>
          <w:lang w:val="fr-CH" w:eastAsia="fr-CH"/>
        </w:rPr>
        <w:drawing>
          <wp:inline distT="0" distB="0" distL="0" distR="0" wp14:anchorId="60AA3C52" wp14:editId="7DD8EE20">
            <wp:extent cx="4007485" cy="2695575"/>
            <wp:effectExtent l="0" t="0" r="0" b="0"/>
            <wp:docPr id="8" name="Picture 8" descr="relatedmaterial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material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485" cy="2695575"/>
                    </a:xfrm>
                    <a:prstGeom prst="rect">
                      <a:avLst/>
                    </a:prstGeom>
                    <a:noFill/>
                    <a:ln>
                      <a:noFill/>
                    </a:ln>
                  </pic:spPr>
                </pic:pic>
              </a:graphicData>
            </a:graphic>
          </wp:inline>
        </w:drawing>
      </w:r>
    </w:p>
    <w:p w:rsidR="00A3385F" w:rsidRPr="00F3500B" w:rsidRDefault="00A3385F" w:rsidP="00AB30F6">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AB30F6" w:rsidRPr="00F3500B" w:rsidRDefault="00AB30F6"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RelatedMaterialType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HowRelated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Format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choice</w:t>
      </w:r>
      <w:proofErr w:type="gramEnd"/>
      <w:r w:rsidRPr="00F3500B">
        <w:rPr>
          <w:rFonts w:ascii="Courier New" w:eastAsia="Arial Unicode MS" w:hAnsi="Courier New"/>
          <w:sz w:val="18"/>
        </w:rPr>
        <w:t>&gt;</w:t>
      </w:r>
    </w:p>
    <w:p w:rsidR="00CC4E1E"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4810CF" w:rsidRPr="00F3500B">
        <w:rPr>
          <w:rFonts w:ascii="Courier New" w:eastAsia="Arial Unicode MS" w:hAnsi="Courier New"/>
          <w:sz w:val="18"/>
        </w:rPr>
        <w:t>tva</w:t>
      </w:r>
      <w:proofErr w:type="gramStart"/>
      <w:r w:rsidRPr="00F3500B">
        <w:rPr>
          <w:rFonts w:ascii="Courier New" w:eastAsia="Arial Unicode MS" w:hAnsi="Courier New"/>
          <w:sz w:val="18"/>
        </w:rPr>
        <w:t>:</w:t>
      </w:r>
      <w:r w:rsidR="004810CF" w:rsidRPr="00F3500B">
        <w:rPr>
          <w:rFonts w:ascii="Courier New" w:eastAsia="Arial Unicode MS" w:hAnsi="Courier New"/>
          <w:sz w:val="18"/>
        </w:rPr>
        <w:t>TVA</w:t>
      </w:r>
      <w:r w:rsidRPr="00F3500B">
        <w:rPr>
          <w:rFonts w:ascii="Courier New" w:eastAsia="Arial Unicode MS" w:hAnsi="Courier New"/>
          <w:sz w:val="18"/>
        </w:rPr>
        <w:t>MediaLocatorType</w:t>
      </w:r>
      <w:proofErr w:type="gramEnd"/>
      <w:r w:rsidR="00452C3A" w:rsidRPr="00F3500B">
        <w:rPr>
          <w:rFonts w:ascii="Courier New" w:eastAsia="Arial Unicode MS" w:hAnsi="Courier New"/>
          <w:sz w:val="18"/>
        </w:rPr>
        <w:t>"</w:t>
      </w:r>
      <w:r w:rsidR="00CC4E1E" w:rsidRPr="00F3500B">
        <w:rPr>
          <w:rFonts w:ascii="Courier New" w:eastAsia="Arial Unicode MS" w:hAnsi="Courier New"/>
          <w:sz w:val="18"/>
        </w:rPr>
        <w:t xml:space="preserve">  </w:t>
      </w:r>
    </w:p>
    <w:p w:rsidR="00A3385F" w:rsidRPr="00F3500B" w:rsidRDefault="00CC4E1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:SegmentReferenceType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PromotionalText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8"/>
          <w:szCs w:val="18"/>
          <w:lang w:eastAsia="ja-JP"/>
        </w:rPr>
      </w:pPr>
      <w:r w:rsidRPr="00F3500B">
        <w:rPr>
          <w:rFonts w:ascii="Courier New" w:eastAsia="Arial Unicode MS" w:hAnsi="Courier New" w:cs="Courier New"/>
          <w:color w:val="000000"/>
          <w:sz w:val="18"/>
          <w:szCs w:val="18"/>
          <w:lang w:eastAsia="ja-JP"/>
        </w:rPr>
        <w:tab/>
      </w:r>
      <w:r w:rsidRPr="00F3500B">
        <w:rPr>
          <w:rFonts w:ascii="Courier New" w:eastAsia="Arial Unicode MS" w:hAnsi="Courier New" w:cs="Courier New"/>
          <w:color w:val="000000"/>
          <w:sz w:val="18"/>
          <w:szCs w:val="18"/>
          <w:lang w:eastAsia="ja-JP"/>
        </w:rPr>
        <w:tab/>
      </w:r>
      <w:r w:rsidRPr="00F3500B">
        <w:rPr>
          <w:rFonts w:ascii="Courier New" w:eastAsia="Arial Unicode MS" w:hAnsi="Courier New" w:cs="Courier New"/>
          <w:sz w:val="18"/>
          <w:szCs w:val="18"/>
          <w:lang w:eastAsia="ja-JP"/>
        </w:rPr>
        <w:t>&lt;element name=</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PromotionalMedia</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 xml:space="preserve"> type=</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mpeg7</w:t>
      </w:r>
      <w:proofErr w:type="gramStart"/>
      <w:r w:rsidRPr="00F3500B">
        <w:rPr>
          <w:rFonts w:ascii="Courier New" w:eastAsia="Arial Unicode MS" w:hAnsi="Courier New" w:cs="Courier New"/>
          <w:color w:val="000000"/>
          <w:sz w:val="18"/>
          <w:szCs w:val="18"/>
          <w:lang w:eastAsia="ja-JP"/>
        </w:rPr>
        <w:t>:TitleMediaType</w:t>
      </w:r>
      <w:proofErr w:type="gramEnd"/>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 xml:space="preserve"> minOccurs=</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0</w:t>
      </w:r>
      <w:r w:rsidR="00452C3A" w:rsidRPr="00F3500B">
        <w:rPr>
          <w:rFonts w:ascii="Courier New" w:eastAsia="Arial Unicode MS" w:hAnsi="Courier New" w:cs="Courier New"/>
          <w:sz w:val="18"/>
          <w:szCs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color w:val="000000"/>
          <w:sz w:val="18"/>
          <w:szCs w:val="18"/>
          <w:lang w:eastAsia="ja-JP"/>
        </w:rPr>
      </w:pPr>
      <w:r w:rsidRPr="00F3500B">
        <w:rPr>
          <w:rFonts w:ascii="Courier New" w:eastAsia="Arial Unicode MS" w:hAnsi="Courier New" w:cs="Courier New"/>
          <w:sz w:val="18"/>
          <w:szCs w:val="18"/>
          <w:lang w:eastAsia="ja-JP"/>
        </w:rPr>
        <w:tab/>
      </w:r>
      <w:r w:rsidRPr="00F3500B">
        <w:rPr>
          <w:rFonts w:ascii="Courier New" w:eastAsia="Arial Unicode MS" w:hAnsi="Courier New" w:cs="Courier New"/>
          <w:sz w:val="18"/>
          <w:szCs w:val="18"/>
          <w:lang w:eastAsia="ja-JP"/>
        </w:rPr>
        <w:tab/>
      </w:r>
      <w:proofErr w:type="gramStart"/>
      <w:r w:rsidRPr="00F3500B">
        <w:rPr>
          <w:rFonts w:ascii="Courier New" w:eastAsia="Arial Unicode MS" w:hAnsi="Courier New" w:cs="Courier New"/>
          <w:sz w:val="18"/>
          <w:szCs w:val="18"/>
          <w:lang w:eastAsia="ja-JP"/>
        </w:rPr>
        <w:t>maxOccurs</w:t>
      </w:r>
      <w:proofErr w:type="gramEnd"/>
      <w:r w:rsidRPr="00F3500B">
        <w:rPr>
          <w:rFonts w:ascii="Courier New" w:eastAsia="Arial Unicode MS" w:hAnsi="Courier New" w:cs="Courier New"/>
          <w:sz w:val="18"/>
          <w:szCs w:val="18"/>
          <w:lang w:eastAsia="ja-JP"/>
        </w:rPr>
        <w:t>=</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unbounded</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/&gt;</w:t>
      </w:r>
    </w:p>
    <w:p w:rsidR="00F0788B" w:rsidRPr="00676DBE" w:rsidRDefault="00F0788B" w:rsidP="00C321EA">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hAnsi="Courier New" w:cs="Courier New"/>
          <w:color w:val="000000" w:themeColor="text1"/>
          <w:sz w:val="18"/>
          <w:szCs w:val="18"/>
          <w:lang w:eastAsia="en-GB"/>
        </w:rPr>
      </w:pPr>
      <w:r w:rsidRPr="00676DBE">
        <w:rPr>
          <w:rFonts w:ascii="Courier New" w:hAnsi="Courier New" w:cs="Courier New"/>
          <w:color w:val="000000" w:themeColor="text1"/>
          <w:sz w:val="18"/>
          <w:szCs w:val="18"/>
          <w:lang w:eastAsia="en-GB"/>
        </w:rPr>
        <w:t xml:space="preserve">   &lt;element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SocialMediaReference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minOccurs=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0</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maxOccurs=</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unbounded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&lt;simpleContent&gt;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&lt;extension base=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anyURI</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&lt;attribute name=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referenceType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type=</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mpeg7</w:t>
      </w:r>
      <w:proofErr w:type="gramStart"/>
      <w:r w:rsidRPr="00676DBE">
        <w:rPr>
          <w:rFonts w:ascii="Courier New" w:hAnsi="Courier New" w:cs="Courier New"/>
          <w:color w:val="000000" w:themeColor="text1"/>
          <w:sz w:val="18"/>
          <w:szCs w:val="18"/>
          <w:lang w:eastAsia="en-GB"/>
        </w:rPr>
        <w:t>:termReferenceType</w:t>
      </w:r>
      <w:proofErr w:type="gramEnd"/>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 xml:space="preserve"> </w:t>
      </w:r>
    </w:p>
    <w:p w:rsidR="00F0788B" w:rsidRPr="00676DBE" w:rsidRDefault="00F0788B" w:rsidP="00C321EA">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cs="Courier New"/>
          <w:color w:val="000000" w:themeColor="text1"/>
          <w:sz w:val="18"/>
          <w:szCs w:val="18"/>
        </w:rPr>
      </w:pPr>
      <w:r w:rsidRPr="00676DBE">
        <w:rPr>
          <w:rFonts w:ascii="Courier New" w:hAnsi="Courier New" w:cs="Courier New"/>
          <w:color w:val="000000" w:themeColor="text1"/>
          <w:sz w:val="18"/>
          <w:szCs w:val="18"/>
          <w:lang w:eastAsia="en-GB"/>
        </w:rPr>
        <w:t xml:space="preserve">                </w:t>
      </w:r>
      <w:proofErr w:type="gramStart"/>
      <w:r w:rsidRPr="00676DBE">
        <w:rPr>
          <w:rFonts w:ascii="Courier New" w:hAnsi="Courier New" w:cs="Courier New"/>
          <w:color w:val="000000" w:themeColor="text1"/>
          <w:sz w:val="18"/>
          <w:szCs w:val="18"/>
          <w:lang w:eastAsia="en-GB"/>
        </w:rPr>
        <w:t>use</w:t>
      </w:r>
      <w:proofErr w:type="gramEnd"/>
      <w:r w:rsidRPr="00676DBE">
        <w:rPr>
          <w:rFonts w:ascii="Courier New" w:hAnsi="Courier New" w:cs="Courier New"/>
          <w:color w:val="000000" w:themeColor="text1"/>
          <w:sz w:val="18"/>
          <w:szCs w:val="18"/>
          <w:lang w:eastAsia="en-GB"/>
        </w:rPr>
        <w:t>=</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required</w:t>
      </w:r>
      <w:r w:rsidR="00452C3A" w:rsidRPr="00676DBE">
        <w:rPr>
          <w:rFonts w:ascii="Courier New" w:hAnsi="Courier New" w:cs="Courier New"/>
          <w:color w:val="000000" w:themeColor="text1"/>
          <w:sz w:val="18"/>
          <w:szCs w:val="18"/>
          <w:lang w:eastAsia="en-GB"/>
        </w:rPr>
        <w:t>"</w:t>
      </w:r>
      <w:r w:rsidRPr="00676DBE">
        <w:rPr>
          <w:rFonts w:ascii="Courier New" w:hAnsi="Courier New" w:cs="Courier New"/>
          <w:color w:val="000000" w:themeColor="text1"/>
          <w:sz w:val="18"/>
          <w:szCs w:val="18"/>
          <w:lang w:eastAsia="en-GB"/>
        </w:rPr>
        <w: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&lt;/extension&gt;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&lt;/simpleContent&gt;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&lt;/complexType&gt;</w:t>
      </w:r>
      <w:r w:rsidRPr="00676DBE">
        <w:rPr>
          <w:rFonts w:ascii="Courier New" w:hAnsi="Courier New" w:cs="Courier New"/>
          <w:color w:val="000000" w:themeColor="text1"/>
          <w:sz w:val="18"/>
          <w:szCs w:val="18"/>
          <w:lang w:eastAsia="en-GB"/>
        </w:rPr>
        <w:br/>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r>
      <w:r w:rsidRPr="00676DBE">
        <w:rPr>
          <w:rFonts w:ascii="Courier New" w:hAnsi="Courier New" w:cs="Courier New"/>
          <w:color w:val="000000" w:themeColor="text1"/>
          <w:sz w:val="18"/>
          <w:szCs w:val="18"/>
          <w:lang w:eastAsia="en-GB"/>
        </w:rPr>
        <w:tab/>
        <w:t>&lt;/element&gt;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color w:val="000000" w:themeColor="text1"/>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SourceMediaLocator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:MediaLocatorType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trPr>
          <w:jc w:val="center"/>
        </w:trPr>
        <w:tc>
          <w:tcPr>
            <w:tcW w:w="3690" w:type="dxa"/>
            <w:tcBorders>
              <w:bottom w:val="nil"/>
            </w:tcBorders>
          </w:tcPr>
          <w:p w:rsidR="00A3385F" w:rsidRPr="00F3500B" w:rsidRDefault="00A3385F">
            <w:pPr>
              <w:pStyle w:val="TAH"/>
            </w:pPr>
            <w:r w:rsidRPr="00F3500B">
              <w:t>Name</w:t>
            </w:r>
          </w:p>
        </w:tc>
        <w:tc>
          <w:tcPr>
            <w:tcW w:w="4770" w:type="dxa"/>
            <w:tcBorders>
              <w:bottom w:val="nil"/>
            </w:tcBorders>
          </w:tcPr>
          <w:p w:rsidR="00A3385F" w:rsidRPr="00F3500B" w:rsidRDefault="00A3385F">
            <w:pPr>
              <w:pStyle w:val="TAH"/>
            </w:pPr>
            <w:r w:rsidRPr="00F3500B">
              <w:t>Definition</w:t>
            </w:r>
          </w:p>
        </w:tc>
      </w:tr>
      <w:tr w:rsidR="00A3385F" w:rsidRPr="00F3500B">
        <w:trPr>
          <w:jc w:val="center"/>
        </w:trPr>
        <w:tc>
          <w:tcPr>
            <w:tcW w:w="3690" w:type="dxa"/>
            <w:tcBorders>
              <w:top w:val="single" w:sz="12" w:space="0" w:color="000000"/>
              <w:bottom w:val="nil"/>
            </w:tcBorders>
          </w:tcPr>
          <w:p w:rsidR="00A3385F" w:rsidRPr="00F3500B" w:rsidRDefault="00A3385F">
            <w:pPr>
              <w:pStyle w:val="TAH"/>
              <w:jc w:val="left"/>
              <w:rPr>
                <w:rFonts w:ascii="Courier New" w:hAnsi="Courier New"/>
                <w:b w:val="0"/>
              </w:rPr>
            </w:pPr>
            <w:r w:rsidRPr="00F3500B">
              <w:rPr>
                <w:rFonts w:ascii="Courier New" w:hAnsi="Courier New"/>
                <w:b w:val="0"/>
              </w:rPr>
              <w:t>segmentTypeType</w:t>
            </w:r>
          </w:p>
        </w:tc>
        <w:tc>
          <w:tcPr>
            <w:tcW w:w="4770" w:type="dxa"/>
            <w:tcBorders>
              <w:top w:val="single" w:sz="12" w:space="0" w:color="000000"/>
              <w:bottom w:val="nil"/>
            </w:tcBorders>
          </w:tcPr>
          <w:p w:rsidR="00A3385F" w:rsidRPr="00F3500B" w:rsidRDefault="00A3385F">
            <w:pPr>
              <w:pStyle w:val="TAH"/>
              <w:jc w:val="left"/>
              <w:rPr>
                <w:b w:val="0"/>
              </w:rPr>
            </w:pPr>
            <w:r w:rsidRPr="00F3500B">
              <w:rPr>
                <w:b w:val="0"/>
              </w:rPr>
              <w:t>A simple type which defines an enumerated list of segment reference types, with the following semantics:</w:t>
            </w:r>
            <w:r w:rsidR="000923EB" w:rsidRPr="00F3500B">
              <w:rPr>
                <w:b w:val="0"/>
              </w:rPr>
              <w:t xml:space="preserve"> </w:t>
            </w:r>
            <w:r w:rsidR="00452C3A" w:rsidRPr="00F3500B">
              <w:rPr>
                <w:b w:val="0"/>
              </w:rPr>
              <w:t>"</w:t>
            </w:r>
            <w:r w:rsidRPr="00F3500B">
              <w:rPr>
                <w:b w:val="0"/>
              </w:rPr>
              <w:t>segment</w:t>
            </w:r>
            <w:r w:rsidR="00452C3A" w:rsidRPr="00F3500B">
              <w:rPr>
                <w:b w:val="0"/>
              </w:rPr>
              <w:t>"</w:t>
            </w:r>
            <w:r w:rsidRPr="00F3500B">
              <w:rPr>
                <w:b w:val="0"/>
              </w:rPr>
              <w:t xml:space="preserve"> </w:t>
            </w:r>
            <w:r w:rsidR="00960EFB" w:rsidRPr="00F3500B">
              <w:rPr>
                <w:b w:val="0"/>
              </w:rPr>
              <w:t>-</w:t>
            </w:r>
            <w:r w:rsidRPr="00F3500B">
              <w:rPr>
                <w:b w:val="0"/>
              </w:rPr>
              <w:t xml:space="preserve"> The reference is to an element of type </w:t>
            </w:r>
            <w:r w:rsidRPr="00F3500B">
              <w:rPr>
                <w:rFonts w:ascii="Courier New" w:hAnsi="Courier New"/>
                <w:b w:val="0"/>
              </w:rPr>
              <w:t>SegmentInformationType</w:t>
            </w:r>
            <w:r w:rsidRPr="00F3500B">
              <w:rPr>
                <w:b w:val="0"/>
              </w:rPr>
              <w:t>.</w:t>
            </w:r>
          </w:p>
          <w:p w:rsidR="00A3385F" w:rsidRPr="00F3500B" w:rsidRDefault="00452C3A">
            <w:pPr>
              <w:pStyle w:val="TAH"/>
              <w:jc w:val="left"/>
              <w:rPr>
                <w:b w:val="0"/>
              </w:rPr>
            </w:pPr>
            <w:r w:rsidRPr="00F3500B">
              <w:rPr>
                <w:b w:val="0"/>
              </w:rPr>
              <w:t>"</w:t>
            </w:r>
            <w:proofErr w:type="gramStart"/>
            <w:r w:rsidR="00A3385F" w:rsidRPr="00F3500B">
              <w:rPr>
                <w:b w:val="0"/>
              </w:rPr>
              <w:t>segmentgroup</w:t>
            </w:r>
            <w:proofErr w:type="gramEnd"/>
            <w:r w:rsidRPr="00F3500B">
              <w:rPr>
                <w:b w:val="0"/>
              </w:rPr>
              <w:t>"</w:t>
            </w:r>
            <w:r w:rsidR="00A3385F" w:rsidRPr="00F3500B">
              <w:rPr>
                <w:b w:val="0"/>
              </w:rPr>
              <w:t xml:space="preserve"> - The reference is to an element of type </w:t>
            </w:r>
            <w:r w:rsidR="00A3385F" w:rsidRPr="00F3500B">
              <w:rPr>
                <w:rFonts w:ascii="Courier New" w:hAnsi="Courier New"/>
                <w:b w:val="0"/>
              </w:rPr>
              <w:t>SegmentGroupInformationType</w:t>
            </w:r>
            <w:r w:rsidR="00A3385F" w:rsidRPr="00F3500B">
              <w:rPr>
                <w:b w:val="0"/>
              </w:rPr>
              <w:t>.</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SegmentReferenceType</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A complex type which describes a reference to a segment or segment group.</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ab/>
            </w:r>
            <w:r w:rsidR="00850B75" w:rsidRPr="00F3500B">
              <w:rPr>
                <w:rFonts w:ascii="Courier New" w:hAnsi="Courier New"/>
                <w:b w:val="0"/>
              </w:rPr>
              <w:t>s</w:t>
            </w:r>
            <w:r w:rsidRPr="00F3500B">
              <w:rPr>
                <w:rFonts w:ascii="Courier New" w:hAnsi="Courier New"/>
                <w:b w:val="0"/>
              </w:rPr>
              <w:t>egmentType</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 xml:space="preserve">Defines the type of data to which this reference points to. </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ab/>
              <w:t>ref</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When segmentType is set to:</w:t>
            </w:r>
          </w:p>
          <w:p w:rsidR="00A3385F" w:rsidRPr="00F3500B" w:rsidRDefault="00452C3A">
            <w:pPr>
              <w:pStyle w:val="TAH"/>
              <w:jc w:val="left"/>
              <w:rPr>
                <w:b w:val="0"/>
              </w:rPr>
            </w:pPr>
            <w:r w:rsidRPr="00F3500B">
              <w:rPr>
                <w:b w:val="0"/>
              </w:rPr>
              <w:t>"</w:t>
            </w:r>
            <w:proofErr w:type="gramStart"/>
            <w:r w:rsidR="00A3385F" w:rsidRPr="00F3500B">
              <w:rPr>
                <w:b w:val="0"/>
              </w:rPr>
              <w:t>segment</w:t>
            </w:r>
            <w:proofErr w:type="gramEnd"/>
            <w:r w:rsidRPr="00F3500B">
              <w:rPr>
                <w:b w:val="0"/>
              </w:rPr>
              <w:t>"</w:t>
            </w:r>
            <w:r w:rsidR="00A3385F" w:rsidRPr="00F3500B">
              <w:rPr>
                <w:b w:val="0"/>
              </w:rPr>
              <w:t xml:space="preserve"> </w:t>
            </w:r>
            <w:r w:rsidR="00960EFB" w:rsidRPr="00F3500B">
              <w:rPr>
                <w:b w:val="0"/>
              </w:rPr>
              <w:t>-</w:t>
            </w:r>
            <w:r w:rsidR="00A3385F" w:rsidRPr="00F3500B">
              <w:rPr>
                <w:b w:val="0"/>
              </w:rPr>
              <w:t xml:space="preserve"> The </w:t>
            </w:r>
            <w:r w:rsidRPr="00F3500B">
              <w:rPr>
                <w:rFonts w:ascii="Courier New" w:hAnsi="Courier New"/>
                <w:b w:val="0"/>
              </w:rPr>
              <w:t>"</w:t>
            </w:r>
            <w:r w:rsidR="00A3385F" w:rsidRPr="00F3500B">
              <w:rPr>
                <w:rFonts w:ascii="Courier New" w:hAnsi="Courier New"/>
                <w:b w:val="0"/>
              </w:rPr>
              <w:t>ref</w:t>
            </w:r>
            <w:r w:rsidRPr="00F3500B">
              <w:rPr>
                <w:rFonts w:ascii="Courier New" w:hAnsi="Courier New"/>
                <w:b w:val="0"/>
              </w:rPr>
              <w:t>"</w:t>
            </w:r>
            <w:r w:rsidR="00A3385F" w:rsidRPr="00F3500B">
              <w:rPr>
                <w:rFonts w:ascii="Courier New" w:hAnsi="Courier New"/>
                <w:b w:val="0"/>
              </w:rPr>
              <w:t xml:space="preserve"> </w:t>
            </w:r>
            <w:r w:rsidR="00A3385F" w:rsidRPr="00F3500B">
              <w:rPr>
                <w:b w:val="0"/>
              </w:rPr>
              <w:t xml:space="preserve">attribute references a </w:t>
            </w:r>
            <w:r w:rsidR="00A3385F" w:rsidRPr="00F3500B">
              <w:rPr>
                <w:rFonts w:ascii="Courier New" w:hAnsi="Courier New"/>
                <w:b w:val="0"/>
              </w:rPr>
              <w:t>SegmentInformationType</w:t>
            </w:r>
            <w:r w:rsidR="00A3385F" w:rsidRPr="00F3500B">
              <w:rPr>
                <w:b w:val="0"/>
              </w:rPr>
              <w:t xml:space="preserve"> element with a </w:t>
            </w:r>
            <w:r w:rsidRPr="00F3500B">
              <w:rPr>
                <w:b w:val="0"/>
              </w:rPr>
              <w:t>"</w:t>
            </w:r>
            <w:r w:rsidR="00A3385F" w:rsidRPr="00F3500B">
              <w:rPr>
                <w:b w:val="0"/>
              </w:rPr>
              <w:t>segmentId</w:t>
            </w:r>
            <w:r w:rsidRPr="00F3500B">
              <w:rPr>
                <w:b w:val="0"/>
              </w:rPr>
              <w:t>"</w:t>
            </w:r>
            <w:r w:rsidR="00A3385F" w:rsidRPr="00F3500B">
              <w:rPr>
                <w:b w:val="0"/>
              </w:rPr>
              <w:t xml:space="preserve"> value equal to that of </w:t>
            </w:r>
            <w:r w:rsidRPr="00F3500B">
              <w:rPr>
                <w:b w:val="0"/>
              </w:rPr>
              <w:t>"</w:t>
            </w:r>
            <w:r w:rsidR="00A3385F" w:rsidRPr="00F3500B">
              <w:rPr>
                <w:rFonts w:ascii="Courier New" w:hAnsi="Courier New"/>
                <w:b w:val="0"/>
              </w:rPr>
              <w:t>ref</w:t>
            </w:r>
            <w:r w:rsidRPr="00F3500B">
              <w:rPr>
                <w:b w:val="0"/>
              </w:rPr>
              <w:t>"</w:t>
            </w:r>
            <w:r w:rsidR="00A3385F" w:rsidRPr="00F3500B">
              <w:rPr>
                <w:b w:val="0"/>
              </w:rPr>
              <w:t>.</w:t>
            </w:r>
          </w:p>
          <w:p w:rsidR="00A3385F" w:rsidRPr="00F3500B" w:rsidRDefault="00452C3A">
            <w:pPr>
              <w:pStyle w:val="TAH"/>
              <w:jc w:val="left"/>
              <w:rPr>
                <w:b w:val="0"/>
              </w:rPr>
            </w:pPr>
            <w:r w:rsidRPr="00F3500B">
              <w:rPr>
                <w:b w:val="0"/>
              </w:rPr>
              <w:t>"</w:t>
            </w:r>
            <w:proofErr w:type="gramStart"/>
            <w:r w:rsidR="00A3385F" w:rsidRPr="00F3500B">
              <w:rPr>
                <w:b w:val="0"/>
              </w:rPr>
              <w:t>segmentgroup</w:t>
            </w:r>
            <w:proofErr w:type="gramEnd"/>
            <w:r w:rsidRPr="00F3500B">
              <w:rPr>
                <w:b w:val="0"/>
              </w:rPr>
              <w:t>"</w:t>
            </w:r>
            <w:r w:rsidR="00A3385F" w:rsidRPr="00F3500B">
              <w:rPr>
                <w:b w:val="0"/>
              </w:rPr>
              <w:t xml:space="preserve"> </w:t>
            </w:r>
            <w:r w:rsidR="00573DD0" w:rsidRPr="00F3500B">
              <w:rPr>
                <w:b w:val="0"/>
              </w:rPr>
              <w:t>-</w:t>
            </w:r>
            <w:r w:rsidR="00A3385F" w:rsidRPr="00F3500B">
              <w:rPr>
                <w:b w:val="0"/>
              </w:rPr>
              <w:t xml:space="preserve"> The </w:t>
            </w:r>
            <w:r w:rsidRPr="00F3500B">
              <w:rPr>
                <w:b w:val="0"/>
              </w:rPr>
              <w:t>"</w:t>
            </w:r>
            <w:r w:rsidR="00A3385F" w:rsidRPr="00F3500B">
              <w:rPr>
                <w:rFonts w:ascii="Courier New" w:hAnsi="Courier New"/>
                <w:b w:val="0"/>
              </w:rPr>
              <w:t>ref</w:t>
            </w:r>
            <w:r w:rsidRPr="00F3500B">
              <w:rPr>
                <w:b w:val="0"/>
              </w:rPr>
              <w:t>"</w:t>
            </w:r>
            <w:r w:rsidR="00A3385F" w:rsidRPr="00F3500B">
              <w:rPr>
                <w:b w:val="0"/>
              </w:rPr>
              <w:t xml:space="preserve"> attribute references a </w:t>
            </w:r>
            <w:r w:rsidR="00A3385F" w:rsidRPr="00F3500B">
              <w:rPr>
                <w:rFonts w:ascii="Courier New" w:hAnsi="Courier New"/>
                <w:b w:val="0"/>
              </w:rPr>
              <w:t>SegmentGroupInformationType</w:t>
            </w:r>
            <w:r w:rsidR="00A3385F" w:rsidRPr="00F3500B">
              <w:rPr>
                <w:b w:val="0"/>
              </w:rPr>
              <w:t xml:space="preserve"> element with a </w:t>
            </w:r>
            <w:r w:rsidRPr="00F3500B">
              <w:rPr>
                <w:b w:val="0"/>
              </w:rPr>
              <w:t>"</w:t>
            </w:r>
            <w:r w:rsidR="00A3385F" w:rsidRPr="00F3500B">
              <w:rPr>
                <w:b w:val="0"/>
              </w:rPr>
              <w:t>groupId</w:t>
            </w:r>
            <w:r w:rsidRPr="00F3500B">
              <w:rPr>
                <w:b w:val="0"/>
              </w:rPr>
              <w:t>"</w:t>
            </w:r>
            <w:r w:rsidR="00A3385F" w:rsidRPr="00F3500B">
              <w:rPr>
                <w:b w:val="0"/>
              </w:rPr>
              <w:t xml:space="preserve"> value equal to that of </w:t>
            </w:r>
            <w:r w:rsidRPr="00F3500B">
              <w:rPr>
                <w:b w:val="0"/>
              </w:rPr>
              <w:t>"</w:t>
            </w:r>
            <w:r w:rsidR="00A3385F" w:rsidRPr="00F3500B">
              <w:rPr>
                <w:rFonts w:ascii="Courier New" w:hAnsi="Courier New"/>
                <w:b w:val="0"/>
              </w:rPr>
              <w:t>ref</w:t>
            </w:r>
            <w:r w:rsidRPr="00F3500B">
              <w:rPr>
                <w:b w:val="0"/>
              </w:rPr>
              <w:t>"</w:t>
            </w:r>
            <w:r w:rsidR="00AE4643" w:rsidRPr="00F3500B">
              <w:rPr>
                <w:b w:val="0"/>
              </w:rPr>
              <w:t>.</w:t>
            </w:r>
          </w:p>
        </w:tc>
      </w:tr>
      <w:tr w:rsidR="00A3385F" w:rsidRPr="00F3500B">
        <w:trPr>
          <w:jc w:val="center"/>
        </w:trPr>
        <w:tc>
          <w:tcPr>
            <w:tcW w:w="3690"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RelatedMaterialType</w:t>
            </w:r>
          </w:p>
        </w:tc>
        <w:tc>
          <w:tcPr>
            <w:tcW w:w="4770" w:type="dxa"/>
            <w:tcBorders>
              <w:top w:val="nil"/>
              <w:bottom w:val="single" w:sz="6" w:space="0" w:color="000000"/>
            </w:tcBorders>
          </w:tcPr>
          <w:p w:rsidR="00A3385F" w:rsidRPr="00F3500B" w:rsidRDefault="00A3385F">
            <w:pPr>
              <w:pStyle w:val="TAL"/>
            </w:pPr>
            <w:r w:rsidRPr="00F3500B">
              <w:t>A complex type that refers to other media assets or segments tha</w:t>
            </w:r>
            <w:r w:rsidR="000923EB" w:rsidRPr="00F3500B">
              <w:t>t are related to the AV content (e.g. </w:t>
            </w:r>
            <w:r w:rsidRPr="00F3500B">
              <w:t>programme) that is described.</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HowRelated</w:t>
            </w:r>
          </w:p>
        </w:tc>
        <w:tc>
          <w:tcPr>
            <w:tcW w:w="4770" w:type="dxa"/>
            <w:tcBorders>
              <w:top w:val="nil"/>
              <w:bottom w:val="single" w:sz="6" w:space="0" w:color="000000"/>
            </w:tcBorders>
          </w:tcPr>
          <w:p w:rsidR="00A3385F" w:rsidRPr="00F3500B" w:rsidRDefault="00A3385F">
            <w:pPr>
              <w:pStyle w:val="TAL"/>
            </w:pPr>
            <w:r w:rsidRPr="00F3500B">
              <w:t>Specifies the nature of the relationship between the described AV content and the related media assets.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Format</w:t>
            </w:r>
          </w:p>
        </w:tc>
        <w:tc>
          <w:tcPr>
            <w:tcW w:w="4770" w:type="dxa"/>
            <w:tcBorders>
              <w:top w:val="nil"/>
              <w:bottom w:val="single" w:sz="6" w:space="0" w:color="000000"/>
            </w:tcBorders>
          </w:tcPr>
          <w:p w:rsidR="00A3385F" w:rsidRPr="00F3500B" w:rsidRDefault="00A3385F">
            <w:pPr>
              <w:pStyle w:val="TAL"/>
              <w:rPr>
                <w:lang w:eastAsia="ja-JP"/>
              </w:rPr>
            </w:pPr>
            <w:r w:rsidRPr="00F3500B">
              <w:t xml:space="preserve">Specifies the type (e.g. file format) of the media asset (optional). </w:t>
            </w:r>
            <w:r w:rsidRPr="00F3500B">
              <w:rPr>
                <w:lang w:eastAsia="ja-JP"/>
              </w:rPr>
              <w:t xml:space="preserve">The format can either be specified as a free term, or chosen from the MPEG-7 </w:t>
            </w:r>
            <w:r w:rsidR="00452C3A" w:rsidRPr="00F3500B">
              <w:rPr>
                <w:lang w:eastAsia="ja-JP"/>
              </w:rPr>
              <w:t>"</w:t>
            </w:r>
            <w:r w:rsidRPr="00F3500B">
              <w:rPr>
                <w:rFonts w:ascii="Courier New" w:hAnsi="Courier New"/>
                <w:lang w:eastAsia="ja-JP"/>
              </w:rPr>
              <w:t>FileFormatCS</w:t>
            </w:r>
            <w:r w:rsidR="00452C3A" w:rsidRPr="00F3500B">
              <w:rPr>
                <w:lang w:eastAsia="ja-JP"/>
              </w:rPr>
              <w:t>"</w:t>
            </w:r>
            <w:r w:rsidRPr="00F3500B">
              <w:rPr>
                <w:lang w:eastAsia="ja-JP"/>
              </w:rPr>
              <w:t xml:space="preserve"> classification scheme listed in </w:t>
            </w:r>
            <w:r w:rsidR="00C16A9B" w:rsidRPr="00F3500B">
              <w:rPr>
                <w:lang w:eastAsia="ja-JP"/>
              </w:rPr>
              <w:t>clause B</w:t>
            </w:r>
            <w:r w:rsidRPr="00F3500B">
              <w:rPr>
                <w:lang w:eastAsia="ja-JP"/>
              </w:rPr>
              <w:t xml:space="preserve">.2.11 of </w:t>
            </w:r>
            <w:r w:rsidRPr="00F3500B">
              <w:t>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or the MPEG-7 IPTCMimeTypeCS.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MediaLocator</w:t>
            </w:r>
          </w:p>
        </w:tc>
        <w:tc>
          <w:tcPr>
            <w:tcW w:w="4770" w:type="dxa"/>
            <w:tcBorders>
              <w:top w:val="nil"/>
              <w:bottom w:val="single" w:sz="6" w:space="0" w:color="000000"/>
            </w:tcBorders>
          </w:tcPr>
          <w:p w:rsidR="00A3385F" w:rsidRPr="00F3500B" w:rsidRDefault="00A3385F" w:rsidP="00891CD8">
            <w:pPr>
              <w:pStyle w:val="TAL"/>
            </w:pPr>
            <w:r w:rsidRPr="00F3500B">
              <w:t xml:space="preserve">Specifies </w:t>
            </w:r>
            <w:r w:rsidR="00CC4E1E" w:rsidRPr="00F3500B">
              <w:t xml:space="preserve">one or more </w:t>
            </w:r>
            <w:r w:rsidRPr="00F3500B">
              <w:t>location</w:t>
            </w:r>
            <w:r w:rsidR="00CC4E1E" w:rsidRPr="00F3500B">
              <w:t>s</w:t>
            </w:r>
            <w:r w:rsidRPr="00F3500B">
              <w:t xml:space="preserve"> of the media asset. </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SegmentReference</w:t>
            </w:r>
          </w:p>
        </w:tc>
        <w:tc>
          <w:tcPr>
            <w:tcW w:w="4770" w:type="dxa"/>
            <w:tcBorders>
              <w:top w:val="nil"/>
              <w:bottom w:val="single" w:sz="6" w:space="0" w:color="000000"/>
            </w:tcBorders>
          </w:tcPr>
          <w:p w:rsidR="00A3385F" w:rsidRPr="00F3500B" w:rsidRDefault="00A3385F">
            <w:pPr>
              <w:pStyle w:val="TAL"/>
            </w:pPr>
            <w:r w:rsidRPr="00F3500B">
              <w:t>Specifies a segment or segment group.</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PromotionalText</w:t>
            </w:r>
          </w:p>
        </w:tc>
        <w:tc>
          <w:tcPr>
            <w:tcW w:w="4770" w:type="dxa"/>
            <w:tcBorders>
              <w:top w:val="nil"/>
              <w:bottom w:val="single" w:sz="6" w:space="0" w:color="000000"/>
            </w:tcBorders>
          </w:tcPr>
          <w:p w:rsidR="00A3385F" w:rsidRPr="00F3500B" w:rsidRDefault="00A3385F">
            <w:pPr>
              <w:pStyle w:val="TAL"/>
            </w:pPr>
            <w:r w:rsidRPr="00F3500B">
              <w:t xml:space="preserve">Provides promotional information about the link, which can be used as an additional attractor (e.g. record </w:t>
            </w:r>
            <w:r w:rsidR="00452C3A" w:rsidRPr="00F3500B">
              <w:t>"</w:t>
            </w:r>
            <w:r w:rsidRPr="00F3500B">
              <w:t>Pride and Prejudice</w:t>
            </w:r>
            <w:r w:rsidR="00452C3A" w:rsidRPr="00F3500B">
              <w:t>"</w:t>
            </w:r>
            <w:r w:rsidRPr="00F3500B">
              <w:t xml:space="preserve"> series).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PromotionalMedia</w:t>
            </w:r>
          </w:p>
        </w:tc>
        <w:tc>
          <w:tcPr>
            <w:tcW w:w="4770" w:type="dxa"/>
            <w:tcBorders>
              <w:top w:val="nil"/>
              <w:bottom w:val="single" w:sz="6" w:space="0" w:color="000000"/>
            </w:tcBorders>
          </w:tcPr>
          <w:p w:rsidR="00A3385F" w:rsidRPr="00F3500B" w:rsidRDefault="00A3385F">
            <w:pPr>
              <w:pStyle w:val="TAL"/>
            </w:pPr>
            <w:r w:rsidRPr="00F3500B">
              <w:t>Provide the possibility for non-text promotional information such as a logo.</w:t>
            </w:r>
          </w:p>
        </w:tc>
      </w:tr>
      <w:tr w:rsidR="00F0788B" w:rsidRPr="00F3500B">
        <w:trPr>
          <w:jc w:val="center"/>
        </w:trPr>
        <w:tc>
          <w:tcPr>
            <w:tcW w:w="3690" w:type="dxa"/>
            <w:tcBorders>
              <w:top w:val="nil"/>
              <w:bottom w:val="single" w:sz="6" w:space="0" w:color="000000"/>
            </w:tcBorders>
          </w:tcPr>
          <w:p w:rsidR="00F0788B" w:rsidRPr="00F3500B" w:rsidRDefault="00F0788B">
            <w:pPr>
              <w:pStyle w:val="TAL"/>
              <w:ind w:left="284"/>
              <w:rPr>
                <w:rFonts w:ascii="Courier New" w:hAnsi="Courier New"/>
              </w:rPr>
            </w:pPr>
            <w:r w:rsidRPr="00F3500B">
              <w:rPr>
                <w:rFonts w:ascii="Courier New" w:hAnsi="Courier New"/>
              </w:rPr>
              <w:t>SocialMediaReference</w:t>
            </w:r>
          </w:p>
        </w:tc>
        <w:tc>
          <w:tcPr>
            <w:tcW w:w="4770" w:type="dxa"/>
            <w:tcBorders>
              <w:top w:val="nil"/>
              <w:bottom w:val="single" w:sz="6" w:space="0" w:color="000000"/>
            </w:tcBorders>
          </w:tcPr>
          <w:p w:rsidR="00F0788B" w:rsidRPr="00F3500B" w:rsidRDefault="00F0788B">
            <w:pPr>
              <w:pStyle w:val="TAL"/>
            </w:pPr>
            <w:r w:rsidRPr="00F3500B">
              <w:t>An element to describe social media networks as material related to a resource.</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SourceMediaLocator</w:t>
            </w:r>
          </w:p>
        </w:tc>
        <w:tc>
          <w:tcPr>
            <w:tcW w:w="4770" w:type="dxa"/>
            <w:tcBorders>
              <w:top w:val="nil"/>
              <w:bottom w:val="single" w:sz="6" w:space="0" w:color="000000"/>
            </w:tcBorders>
          </w:tcPr>
          <w:p w:rsidR="00A3385F" w:rsidRPr="00F3500B" w:rsidRDefault="00A3385F" w:rsidP="00891CD8">
            <w:pPr>
              <w:pStyle w:val="TAL"/>
            </w:pPr>
            <w:r w:rsidRPr="00F3500B">
              <w:t xml:space="preserve">Optionally specifies the location of the current content, to which this description is associated e.g. The trailer. Defined as an MPEG-7 datatype, </w:t>
            </w:r>
            <w:r w:rsidRPr="00F3500B">
              <w:rPr>
                <w:rFonts w:ascii="Courier New" w:hAnsi="Courier New"/>
              </w:rPr>
              <w:t>MediaLocatorType</w:t>
            </w:r>
            <w:r w:rsidRPr="00F3500B">
              <w:t xml:space="preserve"> (see </w:t>
            </w:r>
            <w:r w:rsidR="00C16A9B" w:rsidRPr="00F3500B">
              <w:t>clause 6</w:t>
            </w:r>
            <w:r w:rsidRPr="00F3500B">
              <w:t>.5.2 of ISO/IEC 15938-5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bl>
    <w:p w:rsidR="00A3385F" w:rsidRPr="00F3500B" w:rsidRDefault="00A3385F">
      <w:pPr>
        <w:rPr>
          <w:rFonts w:eastAsia="Arial Unicode MS"/>
        </w:rPr>
      </w:pPr>
    </w:p>
    <w:p w:rsidR="00B95C05" w:rsidRPr="00F3500B" w:rsidRDefault="00B95C05" w:rsidP="000F57B6">
      <w:pPr>
        <w:keepNext/>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b/>
          <w:i/>
          <w:sz w:val="16"/>
          <w:lang w:eastAsia="en-GB"/>
        </w:rPr>
      </w:pPr>
    </w:p>
    <w:p w:rsidR="00B95C05" w:rsidRPr="00F3500B" w:rsidRDefault="002F05F2" w:rsidP="000F57B6">
      <w:pPr>
        <w:keepNext/>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b/>
          <w:i/>
          <w:sz w:val="16"/>
          <w:lang w:eastAsia="en-GB"/>
        </w:rPr>
      </w:pPr>
      <w:r w:rsidRPr="00F3500B">
        <w:rPr>
          <w:rFonts w:ascii="Arial" w:hAnsi="Arial"/>
          <w:b/>
          <w:noProof/>
          <w:lang w:val="fr-CH" w:eastAsia="fr-CH"/>
        </w:rPr>
        <w:drawing>
          <wp:inline distT="0" distB="0" distL="0" distR="0" wp14:anchorId="063447C0" wp14:editId="1EB1499F">
            <wp:extent cx="4373245" cy="3029585"/>
            <wp:effectExtent l="0" t="0" r="0" b="0"/>
            <wp:docPr id="9" name="Picture 9" descr="CreditsIte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ditsItem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245" cy="3029585"/>
                    </a:xfrm>
                    <a:prstGeom prst="rect">
                      <a:avLst/>
                    </a:prstGeom>
                    <a:noFill/>
                    <a:ln>
                      <a:noFill/>
                    </a:ln>
                  </pic:spPr>
                </pic:pic>
              </a:graphicData>
            </a:graphic>
          </wp:inline>
        </w:drawing>
      </w:r>
    </w:p>
    <w:p w:rsidR="008B13A9" w:rsidRPr="00F3500B" w:rsidRDefault="008B13A9" w:rsidP="008B13A9">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b/>
          <w:i/>
          <w:sz w:val="16"/>
          <w:lang w:eastAsia="en-GB"/>
        </w:rPr>
      </w:pPr>
    </w:p>
    <w:p w:rsidR="00A3385F" w:rsidRPr="00F3500B" w:rsidRDefault="00A3385F" w:rsidP="008B13A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bookmarkStart w:id="68" w:name="OLE_LINK5"/>
      <w:bookmarkStart w:id="69" w:name="OLE_LINK6"/>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CreditsIte</w:t>
      </w:r>
      <w:r w:rsidRPr="00F3500B">
        <w:rPr>
          <w:rFonts w:ascii="Courier New" w:eastAsia="Arial Unicode MS" w:hAnsi="Courier New"/>
          <w:sz w:val="18"/>
        </w:rPr>
        <w:t>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:TVAAgentType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0F0558" w:rsidRPr="00F3500B" w:rsidRDefault="000F055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r w:rsidRPr="00F3500B">
        <w:rPr>
          <w:rFonts w:ascii="Courier New" w:eastAsia="Arial Unicode MS" w:hAnsi="Courier New"/>
          <w:sz w:val="18"/>
        </w:rPr>
        <w:t>&lt;</w:t>
      </w:r>
      <w:proofErr w:type="gramStart"/>
      <w:r w:rsidR="00E812D6" w:rsidRPr="00F3500B">
        <w:rPr>
          <w:rFonts w:ascii="Courier New" w:eastAsia="Arial Unicode MS" w:hAnsi="Courier New"/>
          <w:sz w:val="18"/>
        </w:rPr>
        <w:t>choice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Character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:PersonNameType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E812D6" w:rsidRPr="00F3500B" w:rsidRDefault="00E812D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00F37C06" w:rsidRPr="00F3500B">
        <w:rPr>
          <w:rFonts w:ascii="Courier New" w:hAnsi="Courier New" w:cs="Courier New"/>
          <w:sz w:val="18"/>
          <w:szCs w:val="18"/>
          <w:lang w:eastAsia="ja-JP"/>
        </w:rPr>
        <w:tab/>
      </w:r>
      <w:r w:rsidRPr="00F3500B">
        <w:rPr>
          <w:rFonts w:ascii="Courier New" w:hAnsi="Courier New" w:cs="Courier New"/>
          <w:sz w:val="18"/>
          <w:szCs w:val="18"/>
          <w:lang w:eastAsia="ja-JP"/>
        </w:rPr>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PresentationRole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mpeg7</w:t>
      </w:r>
      <w:proofErr w:type="gramStart"/>
      <w:r w:rsidRPr="00F3500B">
        <w:rPr>
          <w:rFonts w:ascii="Courier New" w:hAnsi="Courier New" w:cs="Courier New"/>
          <w:sz w:val="18"/>
          <w:szCs w:val="18"/>
          <w:lang w:eastAsia="ja-JP"/>
        </w:rPr>
        <w:t>:TextualType</w:t>
      </w:r>
      <w:proofErr w:type="gramEnd"/>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w:t>
      </w:r>
    </w:p>
    <w:p w:rsidR="00A3385F" w:rsidRPr="00F3500B" w:rsidRDefault="00E812D6" w:rsidP="000F055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lang w:eastAsia="ja-JP"/>
        </w:rPr>
        <w:t xml:space="preserve"> </w:t>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00F37C06" w:rsidRPr="00F3500B">
        <w:rPr>
          <w:rFonts w:ascii="Courier New" w:hAnsi="Courier New" w:cs="Courier New"/>
          <w:sz w:val="18"/>
          <w:szCs w:val="18"/>
          <w:lang w:eastAsia="ja-JP"/>
        </w:rPr>
        <w:tab/>
      </w:r>
      <w:proofErr w:type="gramStart"/>
      <w:r w:rsidRPr="00F3500B">
        <w:rPr>
          <w:rFonts w:ascii="Courier New" w:hAnsi="Courier New" w:cs="Courier New"/>
          <w:sz w:val="18"/>
          <w:szCs w:val="18"/>
          <w:lang w:eastAsia="ja-JP"/>
        </w:rPr>
        <w:t>maxOccurs</w:t>
      </w:r>
      <w:proofErr w:type="gramEnd"/>
      <w:r w:rsidRPr="00F3500B">
        <w:rPr>
          <w:rFonts w:ascii="Courier New" w:hAnsi="Courier New" w:cs="Courier New"/>
          <w:sz w:val="18"/>
          <w:szCs w:val="18"/>
          <w:lang w:eastAsia="ja-JP"/>
        </w:rPr>
        <w:t>=</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unbounded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F37C06" w:rsidRPr="00F3500B">
        <w:rPr>
          <w:rFonts w:ascii="Courier New" w:eastAsia="Arial Unicode MS" w:hAnsi="Courier New"/>
          <w:sz w:val="18"/>
        </w:rPr>
        <w:tab/>
      </w:r>
      <w:r w:rsidR="00F37C06" w:rsidRPr="00F3500B">
        <w:rPr>
          <w:rFonts w:ascii="Courier New" w:eastAsia="Arial Unicode MS" w:hAnsi="Courier New"/>
          <w:sz w:val="18"/>
        </w:rPr>
        <w:tab/>
      </w:r>
      <w:r w:rsidR="00A3385F" w:rsidRPr="00F3500B">
        <w:rPr>
          <w:rFonts w:ascii="Courier New" w:eastAsia="Arial Unicode MS" w:hAnsi="Courier New"/>
          <w:sz w:val="18"/>
        </w:rPr>
        <w:t>&lt;/</w:t>
      </w:r>
      <w:r w:rsidRPr="00F3500B">
        <w:rPr>
          <w:rFonts w:ascii="Courier New" w:eastAsia="Arial Unicode MS" w:hAnsi="Courier New"/>
          <w:sz w:val="18"/>
        </w:rPr>
        <w:t>choice</w:t>
      </w:r>
      <w:r w:rsidR="00A3385F" w:rsidRPr="00F3500B">
        <w:rPr>
          <w:rFonts w:ascii="Courier New" w:eastAsia="Arial Unicode MS" w:hAnsi="Courier New"/>
          <w:sz w:val="18"/>
        </w:rPr>
        <w:t>&gt;</w:t>
      </w:r>
    </w:p>
    <w:p w:rsidR="00F43926" w:rsidRPr="00F3500B" w:rsidRDefault="000F0558" w:rsidP="000F0558">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r>
      <w:r w:rsidRPr="00F3500B">
        <w:rPr>
          <w:rFonts w:ascii="Courier New" w:hAnsi="Courier New"/>
          <w:sz w:val="18"/>
          <w:szCs w:val="18"/>
          <w:lang w:eastAsia="en-GB"/>
        </w:rPr>
        <w:tab/>
      </w:r>
      <w:r w:rsidR="00F37C06" w:rsidRPr="00F3500B">
        <w:rPr>
          <w:rFonts w:ascii="Courier New" w:hAnsi="Courier New"/>
          <w:sz w:val="18"/>
          <w:szCs w:val="18"/>
          <w:lang w:eastAsia="en-GB"/>
        </w:rPr>
        <w:tab/>
      </w:r>
      <w:r w:rsidR="00F43926" w:rsidRPr="00F3500B">
        <w:rPr>
          <w:rFonts w:ascii="Courier New" w:hAnsi="Courier New"/>
          <w:sz w:val="18"/>
          <w:szCs w:val="18"/>
          <w:lang w:eastAsia="en-GB"/>
        </w:rPr>
        <w:t>&lt;element name=</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RelatedMaterial</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tva</w:t>
      </w:r>
      <w:proofErr w:type="gramStart"/>
      <w:r w:rsidR="00F43926" w:rsidRPr="00F3500B">
        <w:rPr>
          <w:rFonts w:ascii="Courier New" w:hAnsi="Courier New"/>
          <w:sz w:val="18"/>
          <w:szCs w:val="18"/>
          <w:lang w:eastAsia="en-GB"/>
        </w:rPr>
        <w:t>:RelatedMaterialType</w:t>
      </w:r>
      <w:proofErr w:type="gramEnd"/>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w:t>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t>minOccurs=</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0</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maxOccurs=</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unbounded</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/&gt;</w:t>
      </w:r>
    </w:p>
    <w:p w:rsidR="000F0558" w:rsidRPr="00F3500B" w:rsidRDefault="000F0558" w:rsidP="000F0558">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 xml:space="preserve">        &lt;/sequence&gt;</w:t>
      </w:r>
    </w:p>
    <w:p w:rsidR="00A3385F" w:rsidRPr="00F3500B" w:rsidRDefault="00A3385F" w:rsidP="00E812D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role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:termReferenceType</w:t>
      </w:r>
      <w:proofErr w:type="gramEnd"/>
      <w:r w:rsidR="00452C3A" w:rsidRPr="00F3500B">
        <w:rPr>
          <w:rFonts w:ascii="Courier New" w:eastAsia="Arial Unicode MS" w:hAnsi="Courier New"/>
          <w:sz w:val="18"/>
        </w:rPr>
        <w:t>"</w:t>
      </w:r>
      <w:r w:rsidR="00E812D6"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E812D6" w:rsidRPr="00F3500B" w:rsidRDefault="00E812D6" w:rsidP="00E812D6">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ab/>
      </w:r>
      <w:r w:rsidRPr="00F3500B">
        <w:rPr>
          <w:rFonts w:ascii="Courier New" w:hAnsi="Courier New"/>
          <w:sz w:val="18"/>
          <w:szCs w:val="18"/>
          <w:lang w:eastAsia="en-GB"/>
        </w:rPr>
        <w:tab/>
      </w:r>
      <w:r w:rsidRPr="00F3500B">
        <w:rPr>
          <w:rFonts w:ascii="Courier New" w:hAnsi="Courier New"/>
          <w:sz w:val="18"/>
          <w:szCs w:val="18"/>
          <w:lang w:eastAsia="en-GB"/>
        </w:rPr>
        <w:tab/>
        <w:t>&lt;attribute name=</w:t>
      </w:r>
      <w:r w:rsidR="00452C3A" w:rsidRPr="00F3500B">
        <w:rPr>
          <w:rFonts w:ascii="Courier New" w:hAnsi="Courier New"/>
          <w:sz w:val="18"/>
          <w:szCs w:val="18"/>
          <w:lang w:eastAsia="en-GB"/>
        </w:rPr>
        <w:t>"</w:t>
      </w:r>
      <w:r w:rsidRPr="00F3500B">
        <w:rPr>
          <w:rFonts w:ascii="Courier New" w:hAnsi="Courier New"/>
          <w:sz w:val="18"/>
          <w:szCs w:val="18"/>
          <w:lang w:eastAsia="en-GB"/>
        </w:rPr>
        <w:t>index</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nonNegativeInteger</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use=</w:t>
      </w:r>
      <w:r w:rsidR="00452C3A" w:rsidRPr="00F3500B">
        <w:rPr>
          <w:rFonts w:ascii="Courier New" w:hAnsi="Courier New"/>
          <w:sz w:val="18"/>
          <w:szCs w:val="18"/>
          <w:lang w:eastAsia="en-GB"/>
        </w:rPr>
        <w:t>"</w:t>
      </w:r>
      <w:r w:rsidRPr="00F3500B">
        <w:rPr>
          <w:rFonts w:ascii="Courier New" w:hAnsi="Courier New"/>
          <w:sz w:val="18"/>
          <w:szCs w:val="18"/>
          <w:lang w:eastAsia="en-GB"/>
        </w:rPr>
        <w:t>optional</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bookmarkEnd w:id="68"/>
    <w:bookmarkEnd w:id="69"/>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CreditsListType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CreditsItem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:CreditsItemType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trPr>
          <w:jc w:val="center"/>
        </w:trPr>
        <w:tc>
          <w:tcPr>
            <w:tcW w:w="3690" w:type="dxa"/>
            <w:tcBorders>
              <w:bottom w:val="single" w:sz="12" w:space="0" w:color="000000"/>
            </w:tcBorders>
          </w:tcPr>
          <w:p w:rsidR="00A3385F" w:rsidRPr="00F3500B" w:rsidRDefault="00A3385F">
            <w:pPr>
              <w:pStyle w:val="TAH"/>
            </w:pPr>
            <w:r w:rsidRPr="00F3500B">
              <w:lastRenderedPageBreak/>
              <w:t>Name</w:t>
            </w:r>
          </w:p>
        </w:tc>
        <w:tc>
          <w:tcPr>
            <w:tcW w:w="4770"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690"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CreditsItemType</w:t>
            </w:r>
          </w:p>
        </w:tc>
        <w:tc>
          <w:tcPr>
            <w:tcW w:w="4770" w:type="dxa"/>
            <w:tcBorders>
              <w:top w:val="nil"/>
              <w:bottom w:val="single" w:sz="6" w:space="0" w:color="000000"/>
            </w:tcBorders>
          </w:tcPr>
          <w:p w:rsidR="00A3385F" w:rsidRPr="00F3500B" w:rsidRDefault="00A3385F">
            <w:pPr>
              <w:pStyle w:val="TAL"/>
            </w:pPr>
            <w:r w:rsidRPr="00F3500B">
              <w:t>A tva complex type that defines one item for inclusion in a credits list for the specified programme based on an extension of the TVAAgentType.</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Character</w:t>
            </w:r>
          </w:p>
        </w:tc>
        <w:tc>
          <w:tcPr>
            <w:tcW w:w="4770" w:type="dxa"/>
            <w:tcBorders>
              <w:top w:val="nil"/>
              <w:bottom w:val="single" w:sz="6" w:space="0" w:color="000000"/>
            </w:tcBorders>
          </w:tcPr>
          <w:p w:rsidR="00A3385F" w:rsidRPr="00F3500B" w:rsidRDefault="00A3385F" w:rsidP="00F515B6">
            <w:pPr>
              <w:pStyle w:val="TAL"/>
              <w:rPr>
                <w:rFonts w:ascii="Courier New" w:hAnsi="Courier New"/>
              </w:rPr>
            </w:pPr>
            <w:r w:rsidRPr="00F3500B">
              <w:t xml:space="preserve">Specifies the name of a character played by an actor. Defined as an MPEG7 datatype, </w:t>
            </w:r>
            <w:r w:rsidRPr="00F3500B">
              <w:rPr>
                <w:rFonts w:ascii="Courier New" w:hAnsi="Courier New"/>
              </w:rPr>
              <w:t xml:space="preserve">PersonNameType. </w:t>
            </w:r>
            <w:r w:rsidRPr="00F3500B">
              <w:t>(</w:t>
            </w:r>
            <w:proofErr w:type="gramStart"/>
            <w:r w:rsidRPr="00F3500B">
              <w:t>see</w:t>
            </w:r>
            <w:proofErr w:type="gramEnd"/>
            <w:r w:rsidRPr="00F3500B">
              <w:t xml:space="preserv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for </w:t>
            </w:r>
            <w:r w:rsidR="00F515B6" w:rsidRPr="00F3500B">
              <w:t>a</w:t>
            </w:r>
            <w:r w:rsidRPr="00F3500B">
              <w:t xml:space="preserve"> detailed description).</w:t>
            </w:r>
          </w:p>
        </w:tc>
      </w:tr>
      <w:tr w:rsidR="00E812D6" w:rsidRPr="00F3500B">
        <w:trPr>
          <w:jc w:val="center"/>
        </w:trPr>
        <w:tc>
          <w:tcPr>
            <w:tcW w:w="3690" w:type="dxa"/>
            <w:tcBorders>
              <w:top w:val="nil"/>
              <w:bottom w:val="single" w:sz="6" w:space="0" w:color="000000"/>
            </w:tcBorders>
          </w:tcPr>
          <w:p w:rsidR="00E812D6" w:rsidRPr="00F3500B" w:rsidRDefault="00E812D6">
            <w:pPr>
              <w:pStyle w:val="TAL"/>
              <w:ind w:left="284"/>
              <w:rPr>
                <w:rFonts w:ascii="Courier New" w:hAnsi="Courier New"/>
              </w:rPr>
            </w:pPr>
            <w:r w:rsidRPr="00F3500B">
              <w:rPr>
                <w:rFonts w:ascii="Courier New" w:hAnsi="Courier New"/>
              </w:rPr>
              <w:t>PresentationRole</w:t>
            </w:r>
          </w:p>
        </w:tc>
        <w:tc>
          <w:tcPr>
            <w:tcW w:w="4770" w:type="dxa"/>
            <w:tcBorders>
              <w:top w:val="nil"/>
              <w:bottom w:val="single" w:sz="6" w:space="0" w:color="000000"/>
            </w:tcBorders>
          </w:tcPr>
          <w:p w:rsidR="00E812D6" w:rsidRPr="00F3500B" w:rsidRDefault="008B13A9">
            <w:pPr>
              <w:pStyle w:val="TAL"/>
              <w:rPr>
                <w:szCs w:val="18"/>
              </w:rPr>
            </w:pPr>
            <w:r w:rsidRPr="00F3500B">
              <w:t xml:space="preserve">Allows the role played to be signalled explicitly as text (in addition to the controlled term signalled in the </w:t>
            </w:r>
            <w:r w:rsidRPr="00F3500B">
              <w:rPr>
                <w:rStyle w:val="HTMLTypewriter"/>
              </w:rPr>
              <w:t>role</w:t>
            </w:r>
            <w:r w:rsidRPr="00F3500B">
              <w:t xml:space="preserve"> attribute). The text indicates a preferred display label for the role</w:t>
            </w:r>
            <w:r w:rsidR="0099212F" w:rsidRPr="00F3500B">
              <w:t>.</w:t>
            </w:r>
          </w:p>
        </w:tc>
      </w:tr>
      <w:tr w:rsidR="00E04B52" w:rsidRPr="00F3500B">
        <w:trPr>
          <w:jc w:val="center"/>
        </w:trPr>
        <w:tc>
          <w:tcPr>
            <w:tcW w:w="3690" w:type="dxa"/>
            <w:tcBorders>
              <w:top w:val="nil"/>
              <w:bottom w:val="single" w:sz="6" w:space="0" w:color="000000"/>
            </w:tcBorders>
          </w:tcPr>
          <w:p w:rsidR="00E04B52" w:rsidRPr="00F3500B" w:rsidRDefault="00E04B52">
            <w:pPr>
              <w:pStyle w:val="TAL"/>
              <w:ind w:left="284"/>
              <w:rPr>
                <w:rFonts w:ascii="Courier New" w:hAnsi="Courier New"/>
              </w:rPr>
            </w:pPr>
            <w:r w:rsidRPr="00F3500B">
              <w:rPr>
                <w:rFonts w:ascii="Courier New" w:hAnsi="Courier New"/>
              </w:rPr>
              <w:t>RelatedMaterial</w:t>
            </w:r>
          </w:p>
        </w:tc>
        <w:tc>
          <w:tcPr>
            <w:tcW w:w="4770" w:type="dxa"/>
            <w:tcBorders>
              <w:top w:val="nil"/>
              <w:bottom w:val="single" w:sz="6" w:space="0" w:color="000000"/>
            </w:tcBorders>
          </w:tcPr>
          <w:p w:rsidR="00E04B52" w:rsidRPr="00F3500B" w:rsidRDefault="00E04B52">
            <w:pPr>
              <w:pStyle w:val="TAL"/>
            </w:pPr>
            <w:r w:rsidRPr="00F3500B">
              <w:t>An element to provide additional related descriptive information about the credit item.</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role</w:t>
            </w:r>
          </w:p>
        </w:tc>
        <w:tc>
          <w:tcPr>
            <w:tcW w:w="4770" w:type="dxa"/>
            <w:tcBorders>
              <w:top w:val="nil"/>
              <w:bottom w:val="single" w:sz="6" w:space="0" w:color="000000"/>
            </w:tcBorders>
          </w:tcPr>
          <w:p w:rsidR="00A3385F" w:rsidRPr="00F3500B" w:rsidRDefault="00A3385F">
            <w:pPr>
              <w:pStyle w:val="TAL"/>
            </w:pPr>
            <w:r w:rsidRPr="00F3500B">
              <w:t xml:space="preserve">An attribute of a CreditsItem used to refer to a role classification term (e.g. actor, producer, director) using the MPEG7 termReferenceType. </w:t>
            </w:r>
          </w:p>
        </w:tc>
      </w:tr>
      <w:tr w:rsidR="00E812D6" w:rsidRPr="00F3500B">
        <w:trPr>
          <w:jc w:val="center"/>
        </w:trPr>
        <w:tc>
          <w:tcPr>
            <w:tcW w:w="3690" w:type="dxa"/>
            <w:tcBorders>
              <w:top w:val="nil"/>
              <w:bottom w:val="single" w:sz="6" w:space="0" w:color="000000"/>
            </w:tcBorders>
          </w:tcPr>
          <w:p w:rsidR="00E812D6" w:rsidRPr="00F3500B" w:rsidRDefault="00E812D6">
            <w:pPr>
              <w:pStyle w:val="TAL"/>
              <w:ind w:left="284"/>
              <w:rPr>
                <w:rFonts w:ascii="Courier New" w:hAnsi="Courier New"/>
              </w:rPr>
            </w:pPr>
            <w:r w:rsidRPr="00F3500B">
              <w:rPr>
                <w:rFonts w:ascii="Courier New" w:hAnsi="Courier New"/>
              </w:rPr>
              <w:t>index</w:t>
            </w:r>
          </w:p>
        </w:tc>
        <w:tc>
          <w:tcPr>
            <w:tcW w:w="4770" w:type="dxa"/>
            <w:tcBorders>
              <w:top w:val="nil"/>
              <w:bottom w:val="single" w:sz="6" w:space="0" w:color="000000"/>
            </w:tcBorders>
          </w:tcPr>
          <w:p w:rsidR="00E812D6" w:rsidRPr="00F3500B" w:rsidRDefault="008B13A9">
            <w:pPr>
              <w:pStyle w:val="TAL"/>
            </w:pPr>
            <w:r w:rsidRPr="00F3500B">
              <w:t xml:space="preserve">Allows the order of the </w:t>
            </w:r>
            <w:r w:rsidRPr="00F3500B">
              <w:rPr>
                <w:rStyle w:val="HTMLTypewriter"/>
              </w:rPr>
              <w:t>CreditsItem</w:t>
            </w:r>
            <w:r w:rsidRPr="00F3500B">
              <w:t xml:space="preserve"> in a </w:t>
            </w:r>
            <w:r w:rsidRPr="00F3500B">
              <w:rPr>
                <w:rStyle w:val="HTMLTypewriter"/>
              </w:rPr>
              <w:t>CreditsList</w:t>
            </w:r>
            <w:r w:rsidRPr="00F3500B">
              <w:t xml:space="preserve"> to be specified explicitly. This enables </w:t>
            </w:r>
            <w:r w:rsidRPr="00F3500B">
              <w:rPr>
                <w:rStyle w:val="HTMLTypewriter"/>
              </w:rPr>
              <w:t>CreditsItems</w:t>
            </w:r>
            <w:r w:rsidRPr="00F3500B">
              <w:t xml:space="preserve"> from multiple different levels in the metadata hierarchy to be interleaved in a specific order</w:t>
            </w:r>
            <w:r w:rsidR="00AE4643" w:rsidRPr="00F3500B">
              <w:t>.</w:t>
            </w:r>
          </w:p>
        </w:tc>
      </w:tr>
      <w:tr w:rsidR="00A3385F" w:rsidRPr="00F3500B">
        <w:trPr>
          <w:jc w:val="center"/>
        </w:trPr>
        <w:tc>
          <w:tcPr>
            <w:tcW w:w="3690"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rPr>
              <w:t>CreditsListType</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defines a list of credits for the specified programme.</w:t>
            </w:r>
          </w:p>
        </w:tc>
      </w:tr>
      <w:tr w:rsidR="00A3385F" w:rsidRPr="00F3500B">
        <w:trPr>
          <w:jc w:val="center"/>
        </w:trPr>
        <w:tc>
          <w:tcPr>
            <w:tcW w:w="369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CreditsItem</w:t>
            </w:r>
          </w:p>
        </w:tc>
        <w:tc>
          <w:tcPr>
            <w:tcW w:w="4770" w:type="dxa"/>
            <w:tcBorders>
              <w:top w:val="single" w:sz="6" w:space="0" w:color="000000"/>
              <w:bottom w:val="single" w:sz="6" w:space="0" w:color="000000"/>
            </w:tcBorders>
          </w:tcPr>
          <w:p w:rsidR="00A3385F" w:rsidRPr="00F3500B" w:rsidRDefault="00A3385F">
            <w:pPr>
              <w:pStyle w:val="TAL"/>
            </w:pPr>
            <w:r w:rsidRPr="00F3500B">
              <w:t>An element of tva</w:t>
            </w:r>
            <w:proofErr w:type="gramStart"/>
            <w:r w:rsidRPr="00F3500B">
              <w:t>:CreditsItemType</w:t>
            </w:r>
            <w:proofErr w:type="gramEnd"/>
            <w:r w:rsidRPr="00F3500B">
              <w:t xml:space="preserve"> used to constitute a list of credits.</w:t>
            </w:r>
          </w:p>
        </w:tc>
      </w:tr>
    </w:tbl>
    <w:p w:rsidR="00A3385F" w:rsidRPr="00F3500B" w:rsidRDefault="00A3385F">
      <w:pPr>
        <w:rPr>
          <w:rFonts w:eastAsia="Arial Unicode MS"/>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AwardType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Category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B5741B" w:rsidRPr="00F3500B" w:rsidRDefault="00F93339"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00B5741B" w:rsidRPr="00F3500B">
        <w:rPr>
          <w:rFonts w:ascii="Courier New" w:hAnsi="Courier New" w:cs="Courier New"/>
          <w:sz w:val="18"/>
          <w:szCs w:val="18"/>
          <w:lang w:eastAsia="zh-CN"/>
        </w:rPr>
        <w:t>&lt;choice minOccurs=</w:t>
      </w:r>
      <w:r w:rsidR="00452C3A" w:rsidRPr="00F3500B">
        <w:rPr>
          <w:rFonts w:ascii="Courier New" w:hAnsi="Courier New" w:cs="Courier New"/>
          <w:sz w:val="18"/>
          <w:szCs w:val="18"/>
          <w:lang w:eastAsia="zh-CN"/>
        </w:rPr>
        <w:t>"</w:t>
      </w:r>
      <w:r w:rsidR="00B5741B"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00B5741B" w:rsidRPr="00F3500B">
        <w:rPr>
          <w:rFonts w:ascii="Courier New" w:hAnsi="Courier New" w:cs="Courier New"/>
          <w:sz w:val="18"/>
          <w:szCs w:val="18"/>
          <w:lang w:eastAsia="zh-CN"/>
        </w:rPr>
        <w:t>&gt;</w:t>
      </w:r>
    </w:p>
    <w:p w:rsidR="00B5741B" w:rsidRPr="00F3500B" w:rsidRDefault="00F93339"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00B5741B" w:rsidRPr="00F3500B">
        <w:rPr>
          <w:rFonts w:ascii="Courier New" w:hAnsi="Courier New" w:cs="Courier New"/>
          <w:sz w:val="18"/>
          <w:szCs w:val="18"/>
          <w:lang w:eastAsia="zh-CN"/>
        </w:rPr>
        <w:tab/>
        <w:t>&lt;</w:t>
      </w:r>
      <w:proofErr w:type="gramStart"/>
      <w:r w:rsidR="00B27F98" w:rsidRPr="00F3500B">
        <w:rPr>
          <w:rFonts w:ascii="Courier New" w:hAnsi="Courier New" w:cs="Courier New"/>
          <w:sz w:val="18"/>
          <w:szCs w:val="18"/>
          <w:lang w:eastAsia="zh-CN"/>
        </w:rPr>
        <w:t>choice</w:t>
      </w:r>
      <w:proofErr w:type="gramEnd"/>
      <w:r w:rsidR="00B5741B"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Nominee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tva</w:t>
      </w:r>
      <w:proofErr w:type="gramStart"/>
      <w:r w:rsidRPr="00F3500B">
        <w:rPr>
          <w:rFonts w:ascii="Courier New" w:hAnsi="Courier New" w:cs="Courier New"/>
          <w:sz w:val="18"/>
          <w:szCs w:val="18"/>
          <w:lang w:eastAsia="zh-CN"/>
        </w:rPr>
        <w:t>:CreditsItemType</w:t>
      </w:r>
      <w:proofErr w:type="gramEnd"/>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Recipient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tva</w:t>
      </w:r>
      <w:proofErr w:type="gramStart"/>
      <w:r w:rsidRPr="00F3500B">
        <w:rPr>
          <w:rFonts w:ascii="Courier New" w:hAnsi="Courier New" w:cs="Courier New"/>
          <w:sz w:val="18"/>
          <w:szCs w:val="18"/>
          <w:lang w:eastAsia="zh-CN"/>
        </w:rPr>
        <w:t>:CreditsItemType</w:t>
      </w:r>
      <w:proofErr w:type="gramEnd"/>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proofErr w:type="gramStart"/>
      <w:r w:rsidR="00B27F98" w:rsidRPr="00F3500B">
        <w:rPr>
          <w:rFonts w:ascii="Courier New" w:hAnsi="Courier New" w:cs="Courier New"/>
          <w:sz w:val="18"/>
          <w:szCs w:val="18"/>
          <w:lang w:eastAsia="zh-CN"/>
        </w:rPr>
        <w:t>choice</w:t>
      </w:r>
      <w:proofErr w:type="gramEnd"/>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Nominated</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boolean</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default=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true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Awarded</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boolean</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default=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true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0519D9" w:rsidRPr="00F3500B" w:rsidRDefault="000519D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519D9" w:rsidRPr="00F3500B" w:rsidRDefault="002F05F2" w:rsidP="006B3F0F">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Arial" w:hAnsi="Arial"/>
          <w:b/>
          <w:noProof/>
          <w:lang w:val="fr-CH" w:eastAsia="fr-CH"/>
        </w:rPr>
        <w:drawing>
          <wp:inline distT="0" distB="0" distL="0" distR="0" wp14:anchorId="12622D6F" wp14:editId="5B75B88A">
            <wp:extent cx="3792855" cy="1574165"/>
            <wp:effectExtent l="0" t="0" r="0" b="0"/>
            <wp:docPr id="10" name="Picture 10" descr="award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d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2855" cy="1574165"/>
                    </a:xfrm>
                    <a:prstGeom prst="rect">
                      <a:avLst/>
                    </a:prstGeom>
                    <a:noFill/>
                    <a:ln>
                      <a:noFill/>
                    </a:ln>
                  </pic:spPr>
                </pic:pic>
              </a:graphicData>
            </a:graphic>
          </wp:inline>
        </w:drawing>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rsidP="006B3F0F">
      <w:pPr>
        <w:pStyle w:val="FL"/>
        <w:keepNext w:val="0"/>
        <w:keepLines w:val="0"/>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drawing>
          <wp:inline distT="0" distB="0" distL="0" distR="0" wp14:anchorId="4E356F55" wp14:editId="72FCEA9D">
            <wp:extent cx="2838450" cy="1089025"/>
            <wp:effectExtent l="0" t="0" r="0" b="0"/>
            <wp:docPr id="11" name="Picture 11" descr="SP003V13_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003V13_p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1089025"/>
                    </a:xfrm>
                    <a:prstGeom prst="rect">
                      <a:avLst/>
                    </a:prstGeom>
                    <a:noFill/>
                    <a:ln>
                      <a:noFill/>
                    </a:ln>
                  </pic:spPr>
                </pic:pic>
              </a:graphicData>
            </a:graphic>
          </wp:inline>
        </w:drawing>
      </w:r>
    </w:p>
    <w:p w:rsidR="00615340" w:rsidRPr="00F3500B" w:rsidRDefault="00615340" w:rsidP="006B3F0F">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AwardsListItemType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lastRenderedPageBreak/>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Title</w:t>
      </w:r>
      <w:r w:rsidR="00452C3A" w:rsidRPr="00F3500B">
        <w:rPr>
          <w:rFonts w:ascii="Courier New" w:eastAsia="MS Mincho" w:hAnsi="Courier New"/>
          <w:sz w:val="18"/>
        </w:rPr>
        <w:t>"</w:t>
      </w:r>
      <w:r w:rsidRPr="00F3500B">
        <w:rPr>
          <w:rFonts w:ascii="Courier New" w:eastAsia="MS Mincho" w:hAnsi="Courier New"/>
          <w:sz w:val="18"/>
        </w:rPr>
        <w:t xml:space="preserve"> ty</w:t>
      </w:r>
      <w:r w:rsidRPr="00F3500B">
        <w:rPr>
          <w:rFonts w:ascii="Courier New" w:eastAsia="Arial Unicode MS" w:hAnsi="Courier New"/>
          <w:sz w:val="18"/>
        </w:rPr>
        <w:t>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gYear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:AwardType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AwardsListType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AwardsListItem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:AwardsListItemType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A3385F" w:rsidRPr="00F3500B">
        <w:trPr>
          <w:jc w:val="center"/>
        </w:trPr>
        <w:tc>
          <w:tcPr>
            <w:tcW w:w="4641" w:type="dxa"/>
            <w:tcBorders>
              <w:bottom w:val="nil"/>
            </w:tcBorders>
          </w:tcPr>
          <w:p w:rsidR="00A3385F" w:rsidRPr="00F3500B" w:rsidRDefault="00A3385F" w:rsidP="0099212F">
            <w:pPr>
              <w:pStyle w:val="TAH"/>
              <w:keepLines w:val="0"/>
            </w:pPr>
            <w:r w:rsidRPr="00F3500B">
              <w:t>Name</w:t>
            </w:r>
          </w:p>
        </w:tc>
        <w:tc>
          <w:tcPr>
            <w:tcW w:w="4770" w:type="dxa"/>
            <w:tcBorders>
              <w:bottom w:val="nil"/>
            </w:tcBorders>
          </w:tcPr>
          <w:p w:rsidR="00A3385F" w:rsidRPr="00F3500B" w:rsidRDefault="00A3385F" w:rsidP="0099212F">
            <w:pPr>
              <w:pStyle w:val="TAH"/>
              <w:keepLines w:val="0"/>
            </w:pPr>
            <w:r w:rsidRPr="00F3500B">
              <w:t>Definition</w:t>
            </w:r>
          </w:p>
        </w:tc>
      </w:tr>
      <w:tr w:rsidR="00A3385F" w:rsidRPr="00F3500B">
        <w:trPr>
          <w:jc w:val="center"/>
        </w:trPr>
        <w:tc>
          <w:tcPr>
            <w:tcW w:w="4641" w:type="dxa"/>
            <w:tcBorders>
              <w:top w:val="single" w:sz="12" w:space="0" w:color="000000"/>
              <w:bottom w:val="nil"/>
            </w:tcBorders>
          </w:tcPr>
          <w:p w:rsidR="00A3385F" w:rsidRPr="00F3500B" w:rsidRDefault="00A3385F" w:rsidP="0099212F">
            <w:pPr>
              <w:pStyle w:val="TAH"/>
              <w:keepLines w:val="0"/>
              <w:jc w:val="left"/>
              <w:rPr>
                <w:rFonts w:ascii="Courier New" w:hAnsi="Courier New"/>
                <w:b w:val="0"/>
              </w:rPr>
            </w:pPr>
            <w:r w:rsidRPr="00F3500B">
              <w:rPr>
                <w:rFonts w:ascii="Courier New" w:hAnsi="Courier New"/>
                <w:b w:val="0"/>
              </w:rPr>
              <w:t>AwardType</w:t>
            </w:r>
          </w:p>
        </w:tc>
        <w:tc>
          <w:tcPr>
            <w:tcW w:w="4770" w:type="dxa"/>
            <w:tcBorders>
              <w:top w:val="single" w:sz="12" w:space="0" w:color="000000"/>
              <w:bottom w:val="single" w:sz="4" w:space="0" w:color="auto"/>
            </w:tcBorders>
          </w:tcPr>
          <w:p w:rsidR="00A3385F" w:rsidRPr="00F3500B" w:rsidRDefault="00570CB0" w:rsidP="0099212F">
            <w:pPr>
              <w:pStyle w:val="TAH"/>
              <w:keepLines w:val="0"/>
              <w:jc w:val="left"/>
              <w:rPr>
                <w:rFonts w:cs="Arial"/>
                <w:b w:val="0"/>
                <w:szCs w:val="18"/>
              </w:rPr>
            </w:pPr>
            <w:r w:rsidRPr="00F3500B">
              <w:rPr>
                <w:rFonts w:cs="Arial"/>
                <w:b w:val="0"/>
                <w:szCs w:val="18"/>
              </w:rPr>
              <w:t>A complex type that defines an award that a programme or film, or a credited person or organization involved in its production, has won or been nominated for.</w:t>
            </w:r>
          </w:p>
        </w:tc>
      </w:tr>
      <w:tr w:rsidR="00A3385F" w:rsidRPr="00F3500B">
        <w:trPr>
          <w:jc w:val="center"/>
        </w:trPr>
        <w:tc>
          <w:tcPr>
            <w:tcW w:w="4641" w:type="dxa"/>
            <w:tcBorders>
              <w:top w:val="single" w:sz="4" w:space="0" w:color="auto"/>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Category</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Specifies the category in which the programme won the award or the nomination.</w:t>
            </w:r>
          </w:p>
        </w:tc>
      </w:tr>
      <w:tr w:rsidR="00A3385F" w:rsidRPr="00F3500B">
        <w:trPr>
          <w:jc w:val="center"/>
        </w:trPr>
        <w:tc>
          <w:tcPr>
            <w:tcW w:w="4641" w:type="dxa"/>
            <w:tcBorders>
              <w:top w:val="nil"/>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Nominee</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 xml:space="preserve">Specifies </w:t>
            </w:r>
            <w:r w:rsidR="005A3A1D" w:rsidRPr="00F3500B">
              <w:rPr>
                <w:rFonts w:cs="Arial"/>
                <w:szCs w:val="18"/>
              </w:rPr>
              <w:t xml:space="preserve">the </w:t>
            </w:r>
            <w:r w:rsidR="00570CB0" w:rsidRPr="00F3500B">
              <w:rPr>
                <w:rFonts w:cs="Arial"/>
                <w:szCs w:val="18"/>
              </w:rPr>
              <w:t>person (s) or organization (s) that was nominated</w:t>
            </w:r>
            <w:r w:rsidR="00C7726A" w:rsidRPr="00F3500B">
              <w:rPr>
                <w:rFonts w:cs="Arial"/>
                <w:szCs w:val="18"/>
              </w:rPr>
              <w:t xml:space="preserve"> </w:t>
            </w:r>
            <w:r w:rsidRPr="00F3500B">
              <w:rPr>
                <w:rFonts w:cs="Arial"/>
                <w:szCs w:val="18"/>
              </w:rPr>
              <w:t xml:space="preserve">in the given category. Defined as a </w:t>
            </w:r>
            <w:r w:rsidR="00344126" w:rsidRPr="00F3500B">
              <w:rPr>
                <w:rFonts w:cs="Arial"/>
                <w:i/>
                <w:szCs w:val="18"/>
              </w:rPr>
              <w:t>TV</w:t>
            </w:r>
            <w:r w:rsidR="00F515B6" w:rsidRPr="00F3500B">
              <w:rPr>
                <w:rFonts w:cs="Arial"/>
                <w:i/>
                <w:szCs w:val="18"/>
              </w:rPr>
              <w:noBreakHyphen/>
            </w:r>
            <w:r w:rsidR="00344126" w:rsidRPr="00F3500B">
              <w:rPr>
                <w:rFonts w:cs="Arial"/>
                <w:i/>
                <w:szCs w:val="18"/>
              </w:rPr>
              <w:t>Anytime</w:t>
            </w:r>
            <w:r w:rsidRPr="00F3500B">
              <w:rPr>
                <w:rFonts w:cs="Arial"/>
                <w:szCs w:val="18"/>
              </w:rPr>
              <w:t xml:space="preserve"> datatype, CreditsItemType.</w:t>
            </w:r>
          </w:p>
        </w:tc>
      </w:tr>
      <w:tr w:rsidR="00A3385F" w:rsidRPr="00F3500B">
        <w:trPr>
          <w:jc w:val="center"/>
        </w:trPr>
        <w:tc>
          <w:tcPr>
            <w:tcW w:w="4641" w:type="dxa"/>
            <w:tcBorders>
              <w:top w:val="nil"/>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Recipient</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 xml:space="preserve">Specifies </w:t>
            </w:r>
            <w:r w:rsidR="00570CB0" w:rsidRPr="00F3500B">
              <w:rPr>
                <w:rFonts w:cs="Arial"/>
                <w:szCs w:val="18"/>
              </w:rPr>
              <w:t xml:space="preserve">a </w:t>
            </w:r>
            <w:r w:rsidRPr="00F3500B">
              <w:rPr>
                <w:rFonts w:cs="Arial"/>
                <w:szCs w:val="18"/>
              </w:rPr>
              <w:t>person(s) or organization</w:t>
            </w:r>
            <w:r w:rsidR="00570CB0" w:rsidRPr="00F3500B">
              <w:rPr>
                <w:rFonts w:cs="Arial"/>
                <w:szCs w:val="18"/>
              </w:rPr>
              <w:t xml:space="preserve"> (s)</w:t>
            </w:r>
            <w:r w:rsidRPr="00F3500B">
              <w:rPr>
                <w:rFonts w:cs="Arial"/>
                <w:szCs w:val="18"/>
              </w:rPr>
              <w:t xml:space="preserve"> who won the award in the given category. Defined as a </w:t>
            </w:r>
            <w:r w:rsidR="00344126" w:rsidRPr="00F3500B">
              <w:rPr>
                <w:rFonts w:cs="Arial"/>
                <w:i/>
                <w:szCs w:val="18"/>
              </w:rPr>
              <w:t>TV</w:t>
            </w:r>
            <w:r w:rsidR="001425E5" w:rsidRPr="00F3500B">
              <w:rPr>
                <w:rFonts w:cs="Arial"/>
                <w:i/>
                <w:szCs w:val="18"/>
              </w:rPr>
              <w:t>-</w:t>
            </w:r>
            <w:r w:rsidR="00344126" w:rsidRPr="00F3500B">
              <w:rPr>
                <w:rFonts w:cs="Arial"/>
                <w:i/>
                <w:szCs w:val="18"/>
              </w:rPr>
              <w:t>Anytime</w:t>
            </w:r>
            <w:r w:rsidRPr="00F3500B">
              <w:rPr>
                <w:rFonts w:cs="Arial"/>
                <w:szCs w:val="18"/>
              </w:rPr>
              <w:t xml:space="preserve"> datatype, CreditsItemType. </w:t>
            </w:r>
          </w:p>
        </w:tc>
      </w:tr>
      <w:tr w:rsidR="00116A22" w:rsidRPr="00F3500B">
        <w:trPr>
          <w:jc w:val="center"/>
        </w:trPr>
        <w:tc>
          <w:tcPr>
            <w:tcW w:w="4641" w:type="dxa"/>
            <w:tcBorders>
              <w:top w:val="nil"/>
              <w:bottom w:val="single" w:sz="6" w:space="0" w:color="000000"/>
            </w:tcBorders>
          </w:tcPr>
          <w:p w:rsidR="00116A22" w:rsidRPr="00F3500B" w:rsidRDefault="00116A22">
            <w:pPr>
              <w:pStyle w:val="TAL"/>
              <w:keepNext w:val="0"/>
              <w:keepLines w:val="0"/>
              <w:ind w:left="303"/>
              <w:rPr>
                <w:rFonts w:ascii="Courier New" w:hAnsi="Courier New"/>
                <w:lang w:eastAsia="ja-JP"/>
              </w:rPr>
            </w:pPr>
            <w:r w:rsidRPr="00F3500B">
              <w:rPr>
                <w:rFonts w:ascii="Courier New" w:hAnsi="Courier New"/>
                <w:lang w:eastAsia="ja-JP"/>
              </w:rPr>
              <w:t>Nominated</w:t>
            </w:r>
          </w:p>
        </w:tc>
        <w:tc>
          <w:tcPr>
            <w:tcW w:w="4770" w:type="dxa"/>
            <w:tcBorders>
              <w:top w:val="nil"/>
              <w:bottom w:val="single" w:sz="6" w:space="0" w:color="000000"/>
            </w:tcBorders>
          </w:tcPr>
          <w:p w:rsidR="00116A22" w:rsidRPr="00F3500B" w:rsidRDefault="00570CB0" w:rsidP="005A3A1D">
            <w:pPr>
              <w:pStyle w:val="TAL"/>
              <w:keepNext w:val="0"/>
              <w:keepLines w:val="0"/>
              <w:rPr>
                <w:rFonts w:cs="Arial"/>
                <w:szCs w:val="18"/>
              </w:rPr>
            </w:pPr>
            <w:r w:rsidRPr="00F3500B">
              <w:rPr>
                <w:rFonts w:cs="Arial"/>
                <w:szCs w:val="18"/>
              </w:rPr>
              <w:t xml:space="preserve">Specifies whether or not a programme or film, </w:t>
            </w:r>
            <w:r w:rsidR="005A3A1D" w:rsidRPr="00F3500B">
              <w:rPr>
                <w:rFonts w:cs="Arial"/>
                <w:szCs w:val="18"/>
              </w:rPr>
              <w:t xml:space="preserve">(as opposed to </w:t>
            </w:r>
            <w:r w:rsidRPr="00F3500B">
              <w:rPr>
                <w:rFonts w:cs="Arial"/>
                <w:szCs w:val="18"/>
              </w:rPr>
              <w:t xml:space="preserve">a credited person or </w:t>
            </w:r>
            <w:r w:rsidR="00067847" w:rsidRPr="00F3500B">
              <w:rPr>
                <w:rFonts w:cs="Arial"/>
                <w:szCs w:val="18"/>
              </w:rPr>
              <w:t>organization</w:t>
            </w:r>
            <w:r w:rsidR="005A3A1D" w:rsidRPr="00F3500B">
              <w:rPr>
                <w:rFonts w:cs="Arial"/>
                <w:szCs w:val="18"/>
              </w:rPr>
              <w:t>)</w:t>
            </w:r>
            <w:r w:rsidRPr="00F3500B">
              <w:rPr>
                <w:rFonts w:cs="Arial"/>
                <w:szCs w:val="18"/>
              </w:rPr>
              <w:t>, was nominated in the given category.</w:t>
            </w:r>
          </w:p>
        </w:tc>
      </w:tr>
      <w:tr w:rsidR="00A44B21" w:rsidRPr="00F3500B">
        <w:trPr>
          <w:jc w:val="center"/>
        </w:trPr>
        <w:tc>
          <w:tcPr>
            <w:tcW w:w="4641" w:type="dxa"/>
            <w:tcBorders>
              <w:top w:val="nil"/>
              <w:bottom w:val="single" w:sz="6" w:space="0" w:color="000000"/>
            </w:tcBorders>
          </w:tcPr>
          <w:p w:rsidR="00116A22" w:rsidRPr="00F3500B" w:rsidRDefault="00116A22">
            <w:pPr>
              <w:pStyle w:val="TAL"/>
              <w:keepNext w:val="0"/>
              <w:keepLines w:val="0"/>
              <w:ind w:left="303"/>
              <w:rPr>
                <w:rFonts w:ascii="Courier New" w:hAnsi="Courier New"/>
                <w:lang w:eastAsia="ja-JP"/>
              </w:rPr>
            </w:pPr>
            <w:r w:rsidRPr="00F3500B">
              <w:rPr>
                <w:rFonts w:ascii="Courier New" w:hAnsi="Courier New"/>
                <w:lang w:eastAsia="ja-JP"/>
              </w:rPr>
              <w:t>Awarded</w:t>
            </w:r>
          </w:p>
        </w:tc>
        <w:tc>
          <w:tcPr>
            <w:tcW w:w="4770" w:type="dxa"/>
            <w:tcBorders>
              <w:top w:val="nil"/>
              <w:bottom w:val="single" w:sz="6" w:space="0" w:color="000000"/>
            </w:tcBorders>
          </w:tcPr>
          <w:p w:rsidR="00116A22" w:rsidRPr="00F3500B" w:rsidRDefault="00570CB0" w:rsidP="005A3A1D">
            <w:pPr>
              <w:pStyle w:val="TAL"/>
              <w:keepNext w:val="0"/>
              <w:keepLines w:val="0"/>
              <w:rPr>
                <w:rFonts w:cs="Arial"/>
                <w:szCs w:val="18"/>
              </w:rPr>
            </w:pPr>
            <w:r w:rsidRPr="00F3500B">
              <w:rPr>
                <w:rFonts w:cs="Arial"/>
                <w:szCs w:val="18"/>
              </w:rPr>
              <w:t xml:space="preserve">Specifies whether or not a programme or film, </w:t>
            </w:r>
            <w:r w:rsidR="005A3A1D" w:rsidRPr="00F3500B">
              <w:rPr>
                <w:rFonts w:cs="Arial"/>
                <w:szCs w:val="18"/>
              </w:rPr>
              <w:t>(as opposed to</w:t>
            </w:r>
            <w:r w:rsidRPr="00F3500B">
              <w:rPr>
                <w:rFonts w:cs="Arial"/>
                <w:szCs w:val="18"/>
              </w:rPr>
              <w:t xml:space="preserve"> a credited person or </w:t>
            </w:r>
            <w:r w:rsidR="00067847" w:rsidRPr="00F3500B">
              <w:rPr>
                <w:rFonts w:cs="Arial"/>
                <w:szCs w:val="18"/>
              </w:rPr>
              <w:t>organization</w:t>
            </w:r>
            <w:r w:rsidR="005A3A1D" w:rsidRPr="00F3500B">
              <w:rPr>
                <w:rFonts w:cs="Arial"/>
                <w:szCs w:val="18"/>
              </w:rPr>
              <w:t>)</w:t>
            </w:r>
            <w:r w:rsidRPr="00F3500B">
              <w:rPr>
                <w:rFonts w:cs="Arial"/>
                <w:szCs w:val="18"/>
              </w:rPr>
              <w:t>, won the award specified in category.</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lang w:eastAsia="ja-JP"/>
              </w:rPr>
              <w:t>AwardsListItemType</w:t>
            </w:r>
          </w:p>
        </w:tc>
        <w:tc>
          <w:tcPr>
            <w:tcW w:w="4770" w:type="dxa"/>
            <w:tcBorders>
              <w:top w:val="nil"/>
              <w:bottom w:val="single" w:sz="6" w:space="0" w:color="000000"/>
            </w:tcBorders>
          </w:tcPr>
          <w:p w:rsidR="00A3385F" w:rsidRPr="00F3500B" w:rsidRDefault="00A3385F">
            <w:pPr>
              <w:pStyle w:val="TAL"/>
              <w:keepNext w:val="0"/>
              <w:keepLines w:val="0"/>
            </w:pPr>
            <w:r w:rsidRPr="00F3500B">
              <w:t>A complex type that defines a list of the awards that the specified programme has won or been nominated for.</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Title</w:t>
            </w:r>
          </w:p>
        </w:tc>
        <w:tc>
          <w:tcPr>
            <w:tcW w:w="4770" w:type="dxa"/>
            <w:tcBorders>
              <w:top w:val="nil"/>
              <w:bottom w:val="single" w:sz="6" w:space="0" w:color="000000"/>
            </w:tcBorders>
          </w:tcPr>
          <w:p w:rsidR="00A3385F" w:rsidRPr="00F3500B" w:rsidRDefault="00A3385F">
            <w:pPr>
              <w:pStyle w:val="TAL"/>
              <w:keepNext w:val="0"/>
              <w:keepLines w:val="0"/>
            </w:pPr>
            <w:r w:rsidRPr="00F3500B">
              <w:t>Specifies the name or title of the award or the award organization (e.g. BAFTA, Oscar, etc.).</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Year</w:t>
            </w:r>
          </w:p>
        </w:tc>
        <w:tc>
          <w:tcPr>
            <w:tcW w:w="4770" w:type="dxa"/>
            <w:tcBorders>
              <w:top w:val="nil"/>
              <w:bottom w:val="single" w:sz="6" w:space="0" w:color="000000"/>
            </w:tcBorders>
          </w:tcPr>
          <w:p w:rsidR="00A3385F" w:rsidRPr="00F3500B" w:rsidRDefault="00A3385F">
            <w:pPr>
              <w:pStyle w:val="TAL"/>
              <w:keepNext w:val="0"/>
              <w:keepLines w:val="0"/>
            </w:pPr>
            <w:r w:rsidRPr="00F3500B">
              <w:t>Specifies the year when the programme won, or was nominated for, the award.</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Award</w:t>
            </w:r>
          </w:p>
        </w:tc>
        <w:tc>
          <w:tcPr>
            <w:tcW w:w="4770" w:type="dxa"/>
            <w:tcBorders>
              <w:top w:val="nil"/>
              <w:bottom w:val="single" w:sz="6" w:space="0" w:color="000000"/>
            </w:tcBorders>
          </w:tcPr>
          <w:p w:rsidR="00A3385F" w:rsidRPr="00F3500B" w:rsidRDefault="00A3385F">
            <w:pPr>
              <w:pStyle w:val="TAL"/>
              <w:keepNext w:val="0"/>
              <w:keepLines w:val="0"/>
            </w:pPr>
            <w:r w:rsidRPr="00F3500B">
              <w:t>Specifies detailed information about the particular award(s) of nomination(s) for the programme.</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AwardsListType</w:t>
            </w:r>
          </w:p>
        </w:tc>
        <w:tc>
          <w:tcPr>
            <w:tcW w:w="4770" w:type="dxa"/>
            <w:tcBorders>
              <w:top w:val="nil"/>
              <w:bottom w:val="single" w:sz="6" w:space="0" w:color="000000"/>
            </w:tcBorders>
          </w:tcPr>
          <w:p w:rsidR="00A3385F" w:rsidRPr="00F3500B" w:rsidRDefault="00A3385F">
            <w:pPr>
              <w:pStyle w:val="TAL"/>
              <w:keepNext w:val="0"/>
              <w:keepLines w:val="0"/>
            </w:pPr>
            <w:r w:rsidRPr="00F3500B">
              <w:t>A complex type that defines a list of awards and/or award nominations for the specified programme.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AwardsListItem</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Describes the award(s) or nomination(s) from a single award organization.</w:t>
            </w:r>
          </w:p>
        </w:tc>
      </w:tr>
    </w:tbl>
    <w:p w:rsidR="00A3385F" w:rsidRPr="00F3500B" w:rsidRDefault="00A3385F">
      <w:pPr>
        <w:rPr>
          <w:rFonts w:eastAsia="Arial Unicode MS"/>
        </w:rPr>
      </w:pP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ShortTitleType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:TitleType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length</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CaptionLanguageType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7E2C41" w:rsidRPr="00F3500B" w:rsidRDefault="007E2C41"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primary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7E2C41" w:rsidRPr="00F3500B" w:rsidRDefault="007E2C41"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translation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closed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default</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supplemental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SignLanguageType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primary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00F44319"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translation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00F44319"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F44319" w:rsidRPr="00F3500B" w:rsidRDefault="00F44319" w:rsidP="00F4431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closed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99212F">
      <w:pPr>
        <w:shd w:val="clear" w:color="auto" w:fill="FFFFFF"/>
        <w:spacing w:after="0"/>
        <w:rPr>
          <w:rFonts w:ascii="Courier New" w:eastAsia="Arial Unicode MS" w:hAnsi="Courier New"/>
          <w:sz w:val="18"/>
        </w:rPr>
      </w:pP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CreationCoordinatesType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:TVATimeType</w:t>
      </w:r>
      <w:proofErr w:type="gramEnd"/>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:regionCode</w:t>
      </w:r>
      <w:proofErr w:type="gramEnd"/>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164B69" w:rsidRPr="00F3500B" w:rsidRDefault="00164B69"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TVAPlaceType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 base=</w:t>
      </w:r>
      <w:r w:rsidR="00452C3A" w:rsidRPr="00F3500B">
        <w:rPr>
          <w:rFonts w:ascii="Courier New" w:hAnsi="Courier New" w:cs="Courier New"/>
          <w:sz w:val="18"/>
          <w:szCs w:val="18"/>
        </w:rPr>
        <w:t>"</w:t>
      </w:r>
      <w:r w:rsidRPr="00F3500B">
        <w:rPr>
          <w:rFonts w:ascii="Courier New" w:hAnsi="Courier New" w:cs="Courier New"/>
          <w:sz w:val="18"/>
          <w:szCs w:val="18"/>
        </w:rPr>
        <w:t>mpeg7</w:t>
      </w:r>
      <w:proofErr w:type="gramStart"/>
      <w:r w:rsidRPr="00F3500B">
        <w:rPr>
          <w:rFonts w:ascii="Courier New" w:hAnsi="Courier New" w:cs="Courier New"/>
          <w:sz w:val="18"/>
          <w:szCs w:val="18"/>
        </w:rPr>
        <w:t>:PlaceType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&lt;attribute name=</w:t>
      </w:r>
      <w:r w:rsidR="00452C3A" w:rsidRPr="00F3500B">
        <w:rPr>
          <w:rFonts w:ascii="Courier New" w:hAnsi="Courier New" w:cs="Courier New"/>
          <w:sz w:val="18"/>
          <w:szCs w:val="18"/>
        </w:rPr>
        <w:t>"</w:t>
      </w:r>
      <w:r w:rsidRPr="00F3500B">
        <w:rPr>
          <w:rFonts w:ascii="Courier New" w:hAnsi="Courier New" w:cs="Courier New"/>
          <w:sz w:val="18"/>
          <w:szCs w:val="18"/>
        </w:rPr>
        <w:t>fictional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boolean</w:t>
      </w:r>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optional</w:t>
      </w:r>
      <w:r w:rsidR="00452C3A" w:rsidRPr="00F3500B">
        <w:rPr>
          <w:rFonts w:ascii="Courier New" w:hAnsi="Courier New" w:cs="Courier New"/>
          <w:sz w:val="18"/>
          <w:szCs w:val="18"/>
        </w:rPr>
        <w:t>"</w:t>
      </w:r>
      <w:r w:rsidRPr="00F3500B">
        <w:rPr>
          <w:rFonts w:ascii="Courier New" w:hAnsi="Courier New" w:cs="Courier New"/>
          <w:sz w:val="18"/>
          <w:szCs w:val="18"/>
        </w:rPr>
        <w:t xml:space="preserve"> default=</w:t>
      </w:r>
      <w:r w:rsidR="00452C3A" w:rsidRPr="00F3500B">
        <w:rPr>
          <w:rFonts w:ascii="Courier New" w:hAnsi="Courier New" w:cs="Courier New"/>
          <w:sz w:val="18"/>
          <w:szCs w:val="18"/>
        </w:rPr>
        <w:t>"</w:t>
      </w:r>
      <w:r w:rsidRPr="00F3500B">
        <w:rPr>
          <w:rFonts w:ascii="Courier New" w:hAnsi="Courier New" w:cs="Courier New"/>
          <w:sz w:val="18"/>
          <w:szCs w:val="18"/>
        </w:rPr>
        <w:t>false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&lt;/complexType&gt;</w:t>
      </w:r>
      <w:r w:rsidRPr="00F3500B">
        <w:rPr>
          <w:rFonts w:ascii="Courier New" w:hAnsi="Courier New" w:cs="Courier New"/>
          <w:sz w:val="18"/>
          <w:szCs w:val="18"/>
        </w:rPr>
        <w:br/>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DepictedCoordinatesType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:TVATimeType</w:t>
      </w:r>
      <w:proofErr w:type="gramEnd"/>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BC5E87" w:rsidRPr="00F3500B">
        <w:rPr>
          <w:rFonts w:ascii="Courier New" w:eastAsia="Arial Unicode MS" w:hAnsi="Courier New"/>
          <w:sz w:val="18"/>
        </w:rPr>
        <w:t>tva</w:t>
      </w:r>
      <w:proofErr w:type="gramStart"/>
      <w:r w:rsidRPr="00F3500B">
        <w:rPr>
          <w:rFonts w:ascii="Courier New" w:eastAsia="Arial Unicode MS" w:hAnsi="Courier New"/>
          <w:sz w:val="18"/>
        </w:rPr>
        <w:t>:</w:t>
      </w:r>
      <w:r w:rsidR="00BC5E87" w:rsidRPr="00F3500B">
        <w:rPr>
          <w:rFonts w:ascii="Courier New" w:eastAsia="Arial Unicode MS" w:hAnsi="Courier New"/>
          <w:sz w:val="18"/>
        </w:rPr>
        <w:t>TVA</w:t>
      </w:r>
      <w:r w:rsidRPr="00F3500B">
        <w:rPr>
          <w:rFonts w:ascii="Courier New" w:eastAsia="Arial Unicode MS" w:hAnsi="Courier New"/>
          <w:sz w:val="18"/>
        </w:rPr>
        <w:t>PlaceType</w:t>
      </w:r>
      <w:proofErr w:type="gramEnd"/>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ReleaseDateType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choice</w:t>
      </w:r>
      <w:proofErr w:type="gramEnd"/>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DayAndYear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gYear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&lt;/choice&gt;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ReleaseInformationType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:ReleaseDateType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:regionCode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717"/>
        <w:gridCol w:w="46"/>
        <w:gridCol w:w="4748"/>
        <w:gridCol w:w="53"/>
      </w:tblGrid>
      <w:tr w:rsidR="00A3385F" w:rsidRPr="00F3500B">
        <w:trPr>
          <w:gridAfter w:val="1"/>
          <w:wAfter w:w="53" w:type="dxa"/>
          <w:tblHeader/>
          <w:jc w:val="center"/>
        </w:trPr>
        <w:tc>
          <w:tcPr>
            <w:tcW w:w="3755" w:type="dxa"/>
            <w:gridSpan w:val="2"/>
            <w:tcBorders>
              <w:bottom w:val="nil"/>
            </w:tcBorders>
          </w:tcPr>
          <w:p w:rsidR="00A3385F" w:rsidRPr="00F3500B" w:rsidRDefault="00A3385F" w:rsidP="000E3232">
            <w:pPr>
              <w:pStyle w:val="TAH"/>
              <w:keepLines w:val="0"/>
            </w:pPr>
            <w:r w:rsidRPr="00F3500B">
              <w:t>Name</w:t>
            </w:r>
          </w:p>
        </w:tc>
        <w:tc>
          <w:tcPr>
            <w:tcW w:w="4794" w:type="dxa"/>
            <w:gridSpan w:val="2"/>
            <w:tcBorders>
              <w:bottom w:val="nil"/>
            </w:tcBorders>
          </w:tcPr>
          <w:p w:rsidR="00A3385F" w:rsidRPr="00F3500B" w:rsidRDefault="00A3385F" w:rsidP="000E3232">
            <w:pPr>
              <w:pStyle w:val="TAH"/>
              <w:keepLines w:val="0"/>
            </w:pPr>
            <w:r w:rsidRPr="00F3500B">
              <w:t>Definition</w:t>
            </w:r>
          </w:p>
        </w:tc>
      </w:tr>
      <w:tr w:rsidR="00A3385F" w:rsidRPr="00F3500B">
        <w:trPr>
          <w:gridAfter w:val="1"/>
          <w:wAfter w:w="53" w:type="dxa"/>
          <w:jc w:val="center"/>
        </w:trPr>
        <w:tc>
          <w:tcPr>
            <w:tcW w:w="3755" w:type="dxa"/>
            <w:gridSpan w:val="2"/>
            <w:tcBorders>
              <w:top w:val="single" w:sz="12" w:space="0" w:color="000000"/>
              <w:bottom w:val="nil"/>
            </w:tcBorders>
          </w:tcPr>
          <w:p w:rsidR="00A3385F" w:rsidRPr="00F3500B" w:rsidRDefault="00A3385F" w:rsidP="000E3232">
            <w:pPr>
              <w:pStyle w:val="TAH"/>
              <w:keepLines w:val="0"/>
              <w:jc w:val="left"/>
              <w:rPr>
                <w:rFonts w:ascii="Courier New" w:hAnsi="Courier New"/>
                <w:b w:val="0"/>
              </w:rPr>
            </w:pPr>
            <w:r w:rsidRPr="00F3500B">
              <w:rPr>
                <w:rFonts w:ascii="Courier New" w:hAnsi="Courier New"/>
                <w:b w:val="0"/>
              </w:rPr>
              <w:t>ShortTitleType</w:t>
            </w:r>
          </w:p>
        </w:tc>
        <w:tc>
          <w:tcPr>
            <w:tcW w:w="4794" w:type="dxa"/>
            <w:gridSpan w:val="2"/>
            <w:tcBorders>
              <w:top w:val="single" w:sz="12" w:space="0" w:color="000000"/>
              <w:bottom w:val="nil"/>
            </w:tcBorders>
          </w:tcPr>
          <w:p w:rsidR="00A3385F" w:rsidRPr="00F3500B" w:rsidRDefault="00A3385F" w:rsidP="000E3232">
            <w:pPr>
              <w:pStyle w:val="TAH"/>
              <w:keepLines w:val="0"/>
              <w:jc w:val="left"/>
              <w:rPr>
                <w:b w:val="0"/>
              </w:rPr>
            </w:pPr>
            <w:r w:rsidRPr="00F3500B">
              <w:rPr>
                <w:b w:val="0"/>
              </w:rPr>
              <w:t>A complex type that defines a title with an associated length field.</w:t>
            </w:r>
          </w:p>
        </w:tc>
      </w:tr>
      <w:tr w:rsidR="00A3385F" w:rsidRPr="00F3500B">
        <w:trPr>
          <w:gridAfter w:val="1"/>
          <w:wAfter w:w="53" w:type="dxa"/>
          <w:jc w:val="center"/>
        </w:trPr>
        <w:tc>
          <w:tcPr>
            <w:tcW w:w="3755" w:type="dxa"/>
            <w:gridSpan w:val="2"/>
            <w:tcBorders>
              <w:top w:val="single" w:sz="4" w:space="0" w:color="auto"/>
              <w:bottom w:val="single" w:sz="6" w:space="0" w:color="000000"/>
            </w:tcBorders>
          </w:tcPr>
          <w:p w:rsidR="00A3385F" w:rsidRPr="00F3500B" w:rsidRDefault="00A3385F" w:rsidP="000E3232">
            <w:pPr>
              <w:pStyle w:val="TAL"/>
              <w:keepLines w:val="0"/>
              <w:ind w:left="303"/>
              <w:rPr>
                <w:rFonts w:ascii="Courier New" w:hAnsi="Courier New"/>
              </w:rPr>
            </w:pPr>
            <w:r w:rsidRPr="00F3500B">
              <w:rPr>
                <w:rFonts w:ascii="Courier New" w:hAnsi="Courier New"/>
              </w:rPr>
              <w:t>length</w:t>
            </w:r>
          </w:p>
        </w:tc>
        <w:tc>
          <w:tcPr>
            <w:tcW w:w="4794" w:type="dxa"/>
            <w:gridSpan w:val="2"/>
            <w:tcBorders>
              <w:top w:val="single" w:sz="4" w:space="0" w:color="auto"/>
              <w:bottom w:val="single" w:sz="6" w:space="0" w:color="000000"/>
            </w:tcBorders>
          </w:tcPr>
          <w:p w:rsidR="00A3385F" w:rsidRPr="00F3500B" w:rsidRDefault="00A3385F" w:rsidP="00574F2F">
            <w:pPr>
              <w:pStyle w:val="TAL"/>
              <w:keepLines w:val="0"/>
            </w:pPr>
            <w:r w:rsidRPr="00F3500B">
              <w:t>Indicates the number of characters in the short title. The recommended maximum value of this required attribute is 80.</w:t>
            </w:r>
          </w:p>
        </w:tc>
      </w:tr>
      <w:tr w:rsidR="00A3385F" w:rsidRPr="00F3500B">
        <w:trPr>
          <w:gridAfter w:val="1"/>
          <w:wAfter w:w="53" w:type="dxa"/>
          <w:jc w:val="center"/>
        </w:trPr>
        <w:tc>
          <w:tcPr>
            <w:tcW w:w="3755" w:type="dxa"/>
            <w:gridSpan w:val="2"/>
            <w:tcBorders>
              <w:top w:val="single" w:sz="4" w:space="0" w:color="auto"/>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CaptionLanguageType</w:t>
            </w:r>
          </w:p>
        </w:tc>
        <w:tc>
          <w:tcPr>
            <w:tcW w:w="4794" w:type="dxa"/>
            <w:gridSpan w:val="2"/>
            <w:tcBorders>
              <w:top w:val="single" w:sz="4" w:space="0" w:color="auto"/>
              <w:bottom w:val="single" w:sz="6" w:space="0" w:color="000000"/>
            </w:tcBorders>
          </w:tcPr>
          <w:p w:rsidR="00A3385F" w:rsidRPr="00F3500B" w:rsidRDefault="00A3385F">
            <w:pPr>
              <w:pStyle w:val="TAL"/>
              <w:keepNext w:val="0"/>
              <w:keepLines w:val="0"/>
            </w:pPr>
            <w:r w:rsidRPr="00F3500B">
              <w:t>A complex type that defines the language in which the captions are presented and the type of caption. The text associated with this element indicates the language in which the captions are authored.</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341"/>
              <w:rPr>
                <w:rFonts w:ascii="Courier New" w:eastAsia="Arial Unicode MS" w:hAnsi="Courier New"/>
              </w:rPr>
            </w:pPr>
            <w:r w:rsidRPr="00F3500B">
              <w:rPr>
                <w:rFonts w:ascii="Courier New" w:eastAsia="Arial Unicode MS" w:hAnsi="Courier New"/>
              </w:rPr>
              <w:t>closed</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Indicates whether the specified caption is closed. Default value of the attribute is true; if the attribute is set to false, then the provided caption description refers to open captions/subtitles.</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341"/>
              <w:rPr>
                <w:rFonts w:ascii="Courier New" w:eastAsia="Arial Unicode MS" w:hAnsi="Courier New"/>
              </w:rPr>
            </w:pPr>
            <w:r w:rsidRPr="00F3500B">
              <w:rPr>
                <w:rFonts w:ascii="Courier New" w:eastAsia="Arial Unicode MS" w:hAnsi="Courier New"/>
              </w:rPr>
              <w:lastRenderedPageBreak/>
              <w:t>supplemental</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Indicates whether the captions provide descriptions of the scene for the benefit of hearing or visually impaired, in addition to a direct translation of the spoken words. Closed captions may include such descriptive information, such as </w:t>
            </w:r>
            <w:r w:rsidRPr="00F3500B">
              <w:t xml:space="preserve">speaker identification and non-speech sounds that would be missed. </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41"/>
              <w:rPr>
                <w:rFonts w:ascii="Courier New" w:eastAsia="Arial Unicode MS" w:hAnsi="Courier New"/>
              </w:rPr>
            </w:pPr>
            <w:r w:rsidRPr="00F3500B">
              <w:rPr>
                <w:rFonts w:ascii="Courier New" w:eastAsia="Arial Unicode MS" w:hAnsi="Courier New"/>
              </w:rPr>
              <w:t>SignLanguageType</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A complex type that defines the language and type of Sign language. The text associated with this complex type </w:t>
            </w:r>
            <w:r w:rsidRPr="00F3500B">
              <w:t>indicates the natural language expressed by the sign language.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rsidP="0099212F">
            <w:pPr>
              <w:pStyle w:val="TAL"/>
              <w:keepLines w:val="0"/>
              <w:ind w:left="241"/>
              <w:rPr>
                <w:rFonts w:ascii="Courier New" w:eastAsia="Arial Unicode MS" w:hAnsi="Courier New"/>
              </w:rPr>
            </w:pPr>
            <w:r w:rsidRPr="00F3500B">
              <w:rPr>
                <w:rFonts w:ascii="Courier New" w:eastAsia="Arial Unicode MS" w:hAnsi="Courier New"/>
              </w:rPr>
              <w:t>primary</w:t>
            </w:r>
          </w:p>
        </w:tc>
        <w:tc>
          <w:tcPr>
            <w:tcW w:w="4801" w:type="dxa"/>
            <w:gridSpan w:val="2"/>
            <w:tcBorders>
              <w:top w:val="single" w:sz="6" w:space="0" w:color="auto"/>
              <w:left w:val="nil"/>
              <w:bottom w:val="single" w:sz="6" w:space="0" w:color="auto"/>
              <w:right w:val="nil"/>
            </w:tcBorders>
          </w:tcPr>
          <w:p w:rsidR="00A3385F" w:rsidRPr="00F3500B" w:rsidRDefault="00A3385F" w:rsidP="0099212F">
            <w:pPr>
              <w:pStyle w:val="TAL"/>
              <w:keepLines w:val="0"/>
              <w:rPr>
                <w:rFonts w:eastAsia="Arial Unicode MS"/>
              </w:rPr>
            </w:pPr>
            <w:r w:rsidRPr="00F3500B">
              <w:rPr>
                <w:rFonts w:eastAsia="Arial Unicode MS"/>
              </w:rPr>
              <w:t>Indicates if the sign language is the primary language of the content or not, i.e. if the content is produced specifically for the hearing impaired or not.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241"/>
              <w:rPr>
                <w:rFonts w:ascii="Courier New" w:eastAsia="Arial Unicode MS" w:hAnsi="Courier New"/>
              </w:rPr>
            </w:pPr>
            <w:r w:rsidRPr="00F3500B">
              <w:rPr>
                <w:rFonts w:ascii="Courier New" w:eastAsia="Arial Unicode MS" w:hAnsi="Courier New"/>
              </w:rPr>
              <w:t>translation</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Indicates if the sign language is a translation of the spoken dialogue or not.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241"/>
              <w:rPr>
                <w:rFonts w:ascii="Courier New" w:eastAsia="Arial Unicode MS" w:hAnsi="Courier New"/>
              </w:rPr>
            </w:pPr>
            <w:r w:rsidRPr="00F3500B">
              <w:rPr>
                <w:rFonts w:ascii="Courier New" w:eastAsia="Arial Unicode MS" w:hAnsi="Courier New"/>
              </w:rPr>
              <w:t>type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 xml:space="preserve">Indicates the type (e.g. BSL </w:t>
            </w:r>
            <w:r w:rsidR="00573DD0" w:rsidRPr="00F3500B">
              <w:rPr>
                <w:rFonts w:eastAsia="Arial Unicode MS"/>
              </w:rPr>
              <w:t>-</w:t>
            </w:r>
            <w:r w:rsidRPr="00F3500B">
              <w:rPr>
                <w:rFonts w:eastAsia="Arial Unicode MS"/>
              </w:rPr>
              <w:t xml:space="preserve"> British Sign Language) of the specified sign language.</w:t>
            </w:r>
          </w:p>
        </w:tc>
      </w:tr>
      <w:tr w:rsidR="00F44319"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F44319" w:rsidRPr="00F3500B" w:rsidRDefault="00F44319">
            <w:pPr>
              <w:pStyle w:val="TAL"/>
              <w:keepNext w:val="0"/>
              <w:keepLines w:val="0"/>
              <w:ind w:left="241"/>
              <w:rPr>
                <w:rFonts w:ascii="Courier New" w:eastAsia="Arial Unicode MS" w:hAnsi="Courier New"/>
              </w:rPr>
            </w:pPr>
            <w:r w:rsidRPr="00F3500B">
              <w:rPr>
                <w:rFonts w:ascii="Courier New" w:eastAsia="Arial Unicode MS" w:hAnsi="Courier New"/>
              </w:rPr>
              <w:t>closed</w:t>
            </w:r>
          </w:p>
        </w:tc>
        <w:tc>
          <w:tcPr>
            <w:tcW w:w="4801" w:type="dxa"/>
            <w:gridSpan w:val="2"/>
            <w:tcBorders>
              <w:top w:val="single" w:sz="6" w:space="0" w:color="auto"/>
              <w:left w:val="nil"/>
              <w:bottom w:val="single" w:sz="6" w:space="0" w:color="auto"/>
              <w:right w:val="nil"/>
            </w:tcBorders>
          </w:tcPr>
          <w:p w:rsidR="00F44319" w:rsidRPr="00F3500B" w:rsidRDefault="00F44319" w:rsidP="000B6905">
            <w:pPr>
              <w:pStyle w:val="TAL"/>
              <w:rPr>
                <w:rFonts w:eastAsia="Arial Unicode MS"/>
              </w:rPr>
            </w:pPr>
            <w:r w:rsidRPr="00F3500B">
              <w:rPr>
                <w:rStyle w:val="Emphasis"/>
                <w:i w:val="0"/>
                <w:iCs w:val="0"/>
              </w:rPr>
              <w:t>A boolean attribute to indicate closed signing.</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41"/>
              <w:rPr>
                <w:rFonts w:ascii="Courier New" w:eastAsia="Arial Unicode MS" w:hAnsi="Courier New"/>
              </w:rPr>
            </w:pPr>
            <w:r w:rsidRPr="00F3500B">
              <w:rPr>
                <w:rFonts w:ascii="Courier New" w:eastAsia="Arial Unicode MS" w:hAnsi="Courier New"/>
              </w:rPr>
              <w:t>CreationCoordinatesType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A complex type that defines where and when the content was created.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CreationDate</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date or period when the programme was created (optional). Defined as tva</w:t>
            </w:r>
            <w:proofErr w:type="gramStart"/>
            <w:r w:rsidRPr="00F3500B">
              <w:t>:TVATimeType</w:t>
            </w:r>
            <w:proofErr w:type="gramEnd"/>
            <w:r w:rsidRPr="00F3500B">
              <w: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CreationLocation</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 xml:space="preserve">The location where the programme was created. Defined as an MPEG-7 datatype, </w:t>
            </w:r>
            <w:r w:rsidRPr="00F3500B">
              <w:rPr>
                <w:rFonts w:ascii="Courier New" w:hAnsi="Courier New"/>
                <w:lang w:eastAsia="ja-JP"/>
              </w:rPr>
              <w:t>region</w:t>
            </w:r>
            <w:r w:rsidRPr="00F3500B">
              <w:rPr>
                <w:rFonts w:ascii="Courier New" w:hAnsi="Courier New"/>
              </w:rPr>
              <w:t>Code</w:t>
            </w:r>
            <w:r w:rsidRPr="00F3500B">
              <w:t xml:space="preserve"> (see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BC5E87" w:rsidRPr="00F3500B">
        <w:trPr>
          <w:gridAfter w:val="1"/>
          <w:wAfter w:w="53" w:type="dxa"/>
          <w:jc w:val="center"/>
        </w:trPr>
        <w:tc>
          <w:tcPr>
            <w:tcW w:w="3755" w:type="dxa"/>
            <w:gridSpan w:val="2"/>
            <w:tcBorders>
              <w:top w:val="single" w:sz="6" w:space="0" w:color="000000"/>
              <w:bottom w:val="single" w:sz="6" w:space="0" w:color="000000"/>
            </w:tcBorders>
          </w:tcPr>
          <w:p w:rsidR="00BC5E87" w:rsidRPr="00F3500B" w:rsidRDefault="00BC5E87" w:rsidP="00BC5E87">
            <w:pPr>
              <w:pStyle w:val="TAL"/>
              <w:keepNext w:val="0"/>
              <w:keepLines w:val="0"/>
              <w:rPr>
                <w:rFonts w:ascii="Courier New" w:hAnsi="Courier New"/>
              </w:rPr>
            </w:pPr>
            <w:r w:rsidRPr="00F3500B">
              <w:rPr>
                <w:rFonts w:ascii="Courier New" w:hAnsi="Courier New"/>
              </w:rPr>
              <w:t>TVAPlaceType</w:t>
            </w:r>
          </w:p>
        </w:tc>
        <w:tc>
          <w:tcPr>
            <w:tcW w:w="4794" w:type="dxa"/>
            <w:gridSpan w:val="2"/>
            <w:tcBorders>
              <w:top w:val="single" w:sz="6" w:space="0" w:color="000000"/>
              <w:bottom w:val="single" w:sz="6" w:space="0" w:color="000000"/>
            </w:tcBorders>
          </w:tcPr>
          <w:p w:rsidR="00BC5E87" w:rsidRPr="00F3500B" w:rsidRDefault="00BC5E87" w:rsidP="000B6905">
            <w:pPr>
              <w:pStyle w:val="TAL"/>
              <w:keepNext w:val="0"/>
              <w:keepLines w:val="0"/>
            </w:pPr>
            <w:r w:rsidRPr="00F3500B">
              <w:t xml:space="preserve">A complex type defined as an extension to MPEG-7 datatype, </w:t>
            </w:r>
            <w:r w:rsidRPr="00F3500B">
              <w:rPr>
                <w:rFonts w:ascii="Courier New" w:hAnsi="Courier New"/>
                <w:lang w:eastAsia="ja-JP"/>
              </w:rPr>
              <w:t>PlaceType</w:t>
            </w:r>
            <w:r w:rsidRPr="00F3500B">
              <w:t xml:space="preserve"> (see</w:t>
            </w:r>
            <w:r w:rsidR="000B3715" w:rsidRPr="00F3500B">
              <w:t xml:space="preserve"> the tva_mpeg7</w:t>
            </w:r>
            <w:r w:rsidR="005B6F57" w:rsidRPr="00F3500B">
              <w:t>_2008</w:t>
            </w:r>
            <w:r w:rsidR="000B3715" w:rsidRPr="00F3500B">
              <w:t xml:space="preserve"> stub and</w:t>
            </w:r>
            <w:r w:rsidRPr="00F3500B">
              <w:t xml:space="preserve"> clause 7.5.2 of ISO/IEC 15938</w:t>
            </w:r>
            <w:r w:rsidR="001425E5" w:rsidRPr="00F3500B">
              <w:t>-</w:t>
            </w:r>
            <w:r w:rsidRPr="00F3500B">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p>
        </w:tc>
      </w:tr>
      <w:tr w:rsidR="00BC5E87" w:rsidRPr="00F3500B">
        <w:trPr>
          <w:gridAfter w:val="1"/>
          <w:wAfter w:w="53" w:type="dxa"/>
          <w:jc w:val="center"/>
        </w:trPr>
        <w:tc>
          <w:tcPr>
            <w:tcW w:w="3755" w:type="dxa"/>
            <w:gridSpan w:val="2"/>
            <w:tcBorders>
              <w:top w:val="single" w:sz="6" w:space="0" w:color="000000"/>
              <w:bottom w:val="single" w:sz="6" w:space="0" w:color="000000"/>
            </w:tcBorders>
          </w:tcPr>
          <w:p w:rsidR="000B6905" w:rsidRPr="00F3500B" w:rsidRDefault="000B6905" w:rsidP="000B6905">
            <w:pPr>
              <w:pStyle w:val="TAL"/>
              <w:keepNext w:val="0"/>
              <w:keepLines w:val="0"/>
              <w:ind w:left="283"/>
              <w:rPr>
                <w:rFonts w:ascii="Courier New" w:hAnsi="Courier New"/>
              </w:rPr>
            </w:pPr>
            <w:r w:rsidRPr="00F3500B">
              <w:rPr>
                <w:rFonts w:ascii="Courier New" w:hAnsi="Courier New"/>
              </w:rPr>
              <w:t>F</w:t>
            </w:r>
            <w:r w:rsidR="00BC5E87" w:rsidRPr="00F3500B">
              <w:rPr>
                <w:rFonts w:ascii="Courier New" w:hAnsi="Courier New"/>
              </w:rPr>
              <w:t>ictional</w:t>
            </w:r>
          </w:p>
        </w:tc>
        <w:tc>
          <w:tcPr>
            <w:tcW w:w="4794" w:type="dxa"/>
            <w:gridSpan w:val="2"/>
            <w:tcBorders>
              <w:top w:val="single" w:sz="6" w:space="0" w:color="000000"/>
              <w:bottom w:val="single" w:sz="6" w:space="0" w:color="000000"/>
            </w:tcBorders>
          </w:tcPr>
          <w:p w:rsidR="00BC5E87" w:rsidRPr="00F3500B" w:rsidRDefault="00BC5E87" w:rsidP="000B6905">
            <w:pPr>
              <w:pStyle w:val="TAL"/>
              <w:keepNext w:val="0"/>
              <w:keepLines w:val="0"/>
            </w:pPr>
            <w:r w:rsidRPr="00F3500B">
              <w:t>A boolean attribute to specify if the place is purely fictional</w:t>
            </w:r>
            <w:r w:rsidR="000B6905" w:rsidRPr="00F3500B">
              <w: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rsidP="00F14911">
            <w:pPr>
              <w:pStyle w:val="TAL"/>
              <w:keepNext w:val="0"/>
              <w:keepLines w:val="0"/>
              <w:rPr>
                <w:rFonts w:ascii="Courier New" w:eastAsia="Arial Unicode MS" w:hAnsi="Courier New"/>
              </w:rPr>
            </w:pPr>
            <w:r w:rsidRPr="00F3500B">
              <w:rPr>
                <w:rFonts w:ascii="Courier New" w:eastAsia="MS Mincho" w:hAnsi="Courier New"/>
              </w:rPr>
              <w:t>DepictedCoordinatesTy</w:t>
            </w:r>
            <w:r w:rsidRPr="00F3500B">
              <w:rPr>
                <w:rFonts w:ascii="Courier New" w:eastAsia="Arial Unicode MS" w:hAnsi="Courier New"/>
              </w:rPr>
              <w:t>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A complex type that defines the location and date depicted within the content.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DepictedDate</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date or period when the programme was created (optional). Defined as tva</w:t>
            </w:r>
            <w:proofErr w:type="gramStart"/>
            <w:r w:rsidRPr="00F3500B">
              <w:t>:TVATimeType</w:t>
            </w:r>
            <w:proofErr w:type="gramEnd"/>
            <w:r w:rsidRPr="00F3500B">
              <w: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DepictedLocation</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location where the programme was created. Defined as a</w:t>
            </w:r>
            <w:r w:rsidR="00BC5E87" w:rsidRPr="00F3500B">
              <w:t xml:space="preserve"> TVAPlaceType.</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rsidP="000B6905">
            <w:pPr>
              <w:pStyle w:val="TAL"/>
              <w:keepLines w:val="0"/>
              <w:rPr>
                <w:rFonts w:ascii="Courier New" w:hAnsi="Courier New"/>
              </w:rPr>
            </w:pPr>
            <w:r w:rsidRPr="00F3500B">
              <w:rPr>
                <w:rFonts w:ascii="Courier New" w:hAnsi="Courier New"/>
              </w:rPr>
              <w:t>ReleaseDateType</w:t>
            </w:r>
          </w:p>
        </w:tc>
        <w:tc>
          <w:tcPr>
            <w:tcW w:w="4794" w:type="dxa"/>
            <w:gridSpan w:val="2"/>
            <w:tcBorders>
              <w:top w:val="single" w:sz="6" w:space="0" w:color="000000"/>
              <w:bottom w:val="single" w:sz="6" w:space="0" w:color="000000"/>
            </w:tcBorders>
          </w:tcPr>
          <w:p w:rsidR="00A3385F" w:rsidRPr="00F3500B" w:rsidRDefault="00A3385F" w:rsidP="000B6905">
            <w:pPr>
              <w:pStyle w:val="TAL"/>
              <w:keepLines w:val="0"/>
            </w:pPr>
            <w:r w:rsidRPr="00F3500B">
              <w:t>A complex type that defines the date when the content was released.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303"/>
              <w:rPr>
                <w:rFonts w:ascii="Courier New" w:hAnsi="Courier New"/>
              </w:rPr>
            </w:pPr>
            <w:r w:rsidRPr="00F3500B">
              <w:rPr>
                <w:rFonts w:ascii="Courier New" w:hAnsi="Courier New"/>
              </w:rPr>
              <w:t>DayAndYear</w:t>
            </w:r>
          </w:p>
        </w:tc>
        <w:tc>
          <w:tcPr>
            <w:tcW w:w="4794" w:type="dxa"/>
            <w:gridSpan w:val="2"/>
            <w:tcBorders>
              <w:top w:val="single" w:sz="6" w:space="0" w:color="000000"/>
              <w:bottom w:val="single" w:sz="6" w:space="0" w:color="000000"/>
            </w:tcBorders>
          </w:tcPr>
          <w:p w:rsidR="00A3385F" w:rsidRPr="00F3500B" w:rsidRDefault="00A3385F">
            <w:pPr>
              <w:pStyle w:val="TAL"/>
              <w:keepNext w:val="0"/>
              <w:keepLines w:val="0"/>
            </w:pPr>
            <w:r w:rsidRPr="00F3500B">
              <w:t>The day, month and year that the programme was released on.</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03"/>
              <w:rPr>
                <w:rFonts w:ascii="Courier New" w:hAnsi="Courier New"/>
              </w:rPr>
            </w:pPr>
            <w:r w:rsidRPr="00F3500B">
              <w:rPr>
                <w:rFonts w:ascii="Courier New" w:hAnsi="Courier New"/>
              </w:rPr>
              <w:t>Year</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The year (only) that the programme was released in.</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
              <w:rPr>
                <w:rFonts w:ascii="Courier New" w:hAnsi="Courier New"/>
              </w:rPr>
            </w:pPr>
            <w:r w:rsidRPr="00F3500B">
              <w:rPr>
                <w:rFonts w:ascii="Courier New" w:hAnsi="Courier New"/>
              </w:rPr>
              <w:t>ReleaseInformationType</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A complex type that defines the Release Information for the content.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303"/>
              <w:rPr>
                <w:rFonts w:ascii="Courier New" w:hAnsi="Courier New"/>
              </w:rPr>
            </w:pPr>
            <w:r w:rsidRPr="00F3500B">
              <w:rPr>
                <w:rFonts w:ascii="Courier New" w:hAnsi="Courier New"/>
              </w:rPr>
              <w:t>ReleaseDate</w:t>
            </w:r>
          </w:p>
        </w:tc>
        <w:tc>
          <w:tcPr>
            <w:tcW w:w="4794" w:type="dxa"/>
            <w:gridSpan w:val="2"/>
            <w:tcBorders>
              <w:top w:val="single" w:sz="6" w:space="0" w:color="000000"/>
              <w:bottom w:val="single" w:sz="6" w:space="0" w:color="000000"/>
            </w:tcBorders>
          </w:tcPr>
          <w:p w:rsidR="00A3385F" w:rsidRPr="00F3500B" w:rsidRDefault="00A3385F">
            <w:pPr>
              <w:pStyle w:val="TAL"/>
              <w:keepNext w:val="0"/>
              <w:keepLines w:val="0"/>
            </w:pPr>
            <w:r w:rsidRPr="00F3500B">
              <w:t>The date when the programme was released.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03"/>
              <w:rPr>
                <w:rFonts w:ascii="Courier New" w:hAnsi="Courier New"/>
              </w:rPr>
            </w:pPr>
            <w:r w:rsidRPr="00F3500B">
              <w:rPr>
                <w:rFonts w:ascii="Courier New" w:hAnsi="Courier New"/>
              </w:rPr>
              <w:t>ReleaseLocation</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 xml:space="preserve">The country where the programme was released. Defined as an MPEG-7 datatype, </w:t>
            </w:r>
            <w:r w:rsidRPr="00F3500B">
              <w:rPr>
                <w:rFonts w:ascii="Courier New" w:hAnsi="Courier New"/>
                <w:lang w:eastAsia="ja-JP"/>
              </w:rPr>
              <w:t>region</w:t>
            </w:r>
            <w:r w:rsidRPr="00F3500B">
              <w:rPr>
                <w:rFonts w:ascii="Courier New" w:hAnsi="Courier New"/>
              </w:rPr>
              <w:t xml:space="preserve">Code </w:t>
            </w:r>
            <w:r w:rsidRPr="00F3500B">
              <w:t xml:space="preserve">(see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bl>
    <w:p w:rsidR="00A3385F" w:rsidRPr="00F3500B" w:rsidRDefault="00A3385F">
      <w:pPr>
        <w:rPr>
          <w:rFonts w:eastAsia="MS Mincho"/>
        </w:rPr>
      </w:pP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MS Mincho" w:hAnsi="Courier New"/>
          <w:sz w:val="18"/>
          <w:lang w:eastAsia="ja-JP"/>
        </w:rPr>
        <w:lastRenderedPageBreak/>
        <w:t>&lt;complexType na</w:t>
      </w:r>
      <w:r w:rsidRPr="00F3500B">
        <w:rPr>
          <w:rFonts w:ascii="Courier New" w:eastAsia="Arial Unicode MS" w:hAnsi="Courier New"/>
          <w:sz w:val="18"/>
          <w:lang w:eastAsia="ja-JP"/>
        </w:rPr>
        <w:t>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8532F7"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:ControlledTermType</w:t>
      </w:r>
      <w:proofErr w:type="gramEnd"/>
      <w:r w:rsidR="00452C3A" w:rsidRPr="00F3500B">
        <w:rPr>
          <w:rFonts w:ascii="Courier New" w:eastAsia="Arial Unicode MS" w:hAnsi="Courier New"/>
          <w:sz w:val="18"/>
          <w:lang w:eastAsia="ja-JP"/>
        </w:rPr>
        <w:t>"</w:t>
      </w:r>
    </w:p>
    <w:p w:rsidR="00A3385F" w:rsidRPr="001179F7"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70" w:author="Evain, Jean-Pierre" w:date="2017-06-12T09:56:00Z"/>
          <w:rFonts w:ascii="Courier New" w:eastAsia="Arial Unicode MS" w:hAnsi="Courier New"/>
          <w:sz w:val="18"/>
          <w:lang w:eastAsia="ja-JP"/>
        </w:rPr>
      </w:pPr>
      <w:del w:id="71" w:author="Evain, Jean-Pierre" w:date="2017-06-12T09:56:00Z">
        <w:r w:rsidRPr="00F3500B" w:rsidDel="00611017">
          <w:rPr>
            <w:rFonts w:ascii="Courier New" w:eastAsia="Arial Unicode MS" w:hAnsi="Courier New"/>
            <w:sz w:val="18"/>
            <w:lang w:eastAsia="ja-JP"/>
          </w:rPr>
          <w:delText xml:space="preserve">       </w:delText>
        </w:r>
        <w:r w:rsidRPr="001179F7" w:rsidDel="00611017">
          <w:rPr>
            <w:rFonts w:ascii="Courier New" w:eastAsia="Arial Unicode MS" w:hAnsi="Courier New"/>
            <w:sz w:val="18"/>
            <w:lang w:eastAsia="ja-JP"/>
          </w:rPr>
          <w:delText>minOccurs=</w:delText>
        </w:r>
        <w:r w:rsidR="00452C3A" w:rsidRPr="00AA3AA0"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0</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/&gt;</w:delText>
        </w:r>
      </w:del>
    </w:p>
    <w:p w:rsidR="008532F7" w:rsidRPr="001179F7"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72" w:author="Evain, Jean-Pierre" w:date="2017-06-12T09:56:00Z"/>
          <w:rFonts w:ascii="Courier New" w:eastAsia="Arial Unicode MS" w:hAnsi="Courier New"/>
          <w:sz w:val="18"/>
          <w:lang w:eastAsia="ja-JP"/>
        </w:rPr>
      </w:pPr>
      <w:del w:id="73" w:author="Evain, Jean-Pierre" w:date="2017-06-12T09:56:00Z">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delText>&lt;element name=</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QuantityUnit</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 xml:space="preserve"> type=</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tva:ControlledTermType</w:delText>
        </w:r>
        <w:r w:rsidR="00452C3A" w:rsidRPr="001179F7" w:rsidDel="00611017">
          <w:rPr>
            <w:rFonts w:ascii="Courier New" w:eastAsia="Arial Unicode MS" w:hAnsi="Courier New"/>
            <w:sz w:val="18"/>
            <w:lang w:eastAsia="ja-JP"/>
          </w:rPr>
          <w:delText>"</w:delText>
        </w:r>
      </w:del>
    </w:p>
    <w:p w:rsidR="00A3385F" w:rsidRPr="001179F7"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74" w:author="Evain, Jean-Pierre" w:date="2017-06-12T09:56:00Z"/>
          <w:rFonts w:ascii="Courier New" w:eastAsia="Arial Unicode MS" w:hAnsi="Courier New"/>
          <w:sz w:val="18"/>
          <w:lang w:eastAsia="ja-JP"/>
        </w:rPr>
      </w:pPr>
      <w:del w:id="75" w:author="Evain, Jean-Pierre" w:date="2017-06-12T09:56:00Z">
        <w:r w:rsidRPr="001179F7" w:rsidDel="00611017">
          <w:rPr>
            <w:rFonts w:ascii="Courier New" w:eastAsia="Arial Unicode MS" w:hAnsi="Courier New"/>
            <w:sz w:val="18"/>
            <w:lang w:eastAsia="ja-JP"/>
          </w:rPr>
          <w:delText xml:space="preserve">       minOccurs=</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0</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/&gt;</w:delText>
        </w:r>
      </w:del>
    </w:p>
    <w:p w:rsidR="00A3385F" w:rsidRPr="001179F7"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76" w:author="Evain, Jean-Pierre" w:date="2017-06-12T09:56:00Z"/>
          <w:rFonts w:ascii="Courier New" w:eastAsia="Arial Unicode MS" w:hAnsi="Courier New"/>
          <w:sz w:val="18"/>
          <w:lang w:eastAsia="ja-JP"/>
        </w:rPr>
      </w:pPr>
      <w:del w:id="77" w:author="Evain, Jean-Pierre" w:date="2017-06-12T09:56:00Z">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delText>&lt;element name=</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QuantityRange</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 xml:space="preserve"> minOccurs=</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0</w:delText>
        </w:r>
        <w:r w:rsidR="00452C3A" w:rsidRPr="001179F7" w:rsidDel="00611017">
          <w:rPr>
            <w:rFonts w:ascii="Courier New" w:eastAsia="Arial Unicode MS" w:hAnsi="Courier New"/>
            <w:sz w:val="18"/>
            <w:lang w:eastAsia="ja-JP"/>
          </w:rPr>
          <w:delText>"</w:delText>
        </w:r>
        <w:r w:rsidRPr="001179F7" w:rsidDel="00611017">
          <w:rPr>
            <w:rFonts w:ascii="Courier New" w:eastAsia="Arial Unicode MS" w:hAnsi="Courier New"/>
            <w:sz w:val="18"/>
            <w:lang w:eastAsia="ja-JP"/>
          </w:rPr>
          <w:delText>&gt;</w:delText>
        </w:r>
      </w:del>
    </w:p>
    <w:p w:rsidR="00A3385F" w:rsidRPr="001179F7"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78" w:author="Evain, Jean-Pierre" w:date="2017-06-12T09:56:00Z"/>
          <w:rFonts w:ascii="Courier New" w:eastAsia="Arial Unicode MS" w:hAnsi="Courier New"/>
          <w:sz w:val="18"/>
          <w:lang w:eastAsia="ja-JP"/>
        </w:rPr>
      </w:pPr>
      <w:del w:id="79" w:author="Evain, Jean-Pierre" w:date="2017-06-12T09:56:00Z">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delText>&lt;complexType&gt;</w:delText>
        </w:r>
      </w:del>
    </w:p>
    <w:p w:rsidR="00A3385F" w:rsidRPr="00F3500B" w:rsidDel="00611017"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del w:id="80" w:author="Evain, Jean-Pierre" w:date="2017-06-12T09:56:00Z"/>
          <w:rFonts w:ascii="Courier New" w:eastAsia="Arial Unicode MS" w:hAnsi="Courier New"/>
          <w:sz w:val="18"/>
          <w:lang w:eastAsia="ja-JP"/>
        </w:rPr>
      </w:pPr>
      <w:del w:id="81" w:author="Evain, Jean-Pierre" w:date="2017-06-12T09:56:00Z">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r>
        <w:r w:rsidRPr="001179F7" w:rsidDel="00611017">
          <w:rPr>
            <w:rFonts w:ascii="Courier New" w:eastAsia="Arial Unicode MS" w:hAnsi="Courier New"/>
            <w:sz w:val="18"/>
            <w:lang w:eastAsia="ja-JP"/>
          </w:rPr>
          <w:tab/>
        </w:r>
        <w:r w:rsidRPr="00F3500B" w:rsidDel="00611017">
          <w:rPr>
            <w:rFonts w:ascii="Courier New" w:eastAsia="Arial Unicode MS" w:hAnsi="Courier New"/>
            <w:sz w:val="18"/>
            <w:lang w:eastAsia="ja-JP"/>
          </w:rPr>
          <w:delText>&lt;attribute name=</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min</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 xml:space="preserve"> type=</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unsignedInt</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 xml:space="preserve"> use=</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optional</w:delText>
        </w:r>
        <w:r w:rsidR="00452C3A" w:rsidRPr="00F3500B" w:rsidDel="00611017">
          <w:rPr>
            <w:rFonts w:ascii="Courier New" w:eastAsia="Arial Unicode MS" w:hAnsi="Courier New"/>
            <w:sz w:val="18"/>
            <w:lang w:eastAsia="ja-JP"/>
          </w:rPr>
          <w:delText>"</w:delText>
        </w:r>
        <w:r w:rsidRPr="00F3500B" w:rsidDel="00611017">
          <w:rPr>
            <w:rFonts w:ascii="Courier New" w:eastAsia="Arial Unicode MS" w:hAnsi="Courier New"/>
            <w:sz w:val="18"/>
            <w:lang w:eastAsia="ja-JP"/>
          </w:rPr>
          <w:delText>/&gt;</w:delText>
        </w:r>
      </w:del>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del w:id="82" w:author="Evain, Jean-Pierre" w:date="2017-06-12T09:56:00Z">
        <w:r w:rsidRPr="00F3500B" w:rsidDel="00611017">
          <w:rPr>
            <w:rFonts w:ascii="Courier New" w:eastAsia="Arial Unicode MS" w:hAnsi="Courier New"/>
            <w:sz w:val="18"/>
            <w:lang w:eastAsia="ja-JP"/>
          </w:rPr>
          <w:tab/>
        </w:r>
      </w:del>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max</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unsignedInt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&lt;/sequence&gt;</w:t>
      </w:r>
    </w:p>
    <w:p w:rsidR="008E3B9A"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5B1F1E" w:rsidRPr="00F3500B">
        <w:rPr>
          <w:rFonts w:ascii="Courier New" w:eastAsia="Arial Unicode MS" w:hAnsi="Courier New"/>
          <w:sz w:val="18"/>
          <w:lang w:eastAsia="ja-JP"/>
        </w:rPr>
        <w:t>'</w:t>
      </w:r>
      <w:r w:rsidRPr="00F3500B">
        <w:rPr>
          <w:rFonts w:ascii="Courier New" w:eastAsia="Arial Unicode MS" w:hAnsi="Courier New"/>
          <w:sz w:val="18"/>
          <w:lang w:eastAsia="ja-JP"/>
        </w:rPr>
        <w:t>DRMDeclarationType</w:t>
      </w:r>
      <w:r w:rsidR="005B1F1E"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D302F6"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DRM</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91CD8" w:rsidRPr="00F3500B">
        <w:rPr>
          <w:rFonts w:ascii="Courier New" w:eastAsia="Arial Unicode MS" w:hAnsi="Courier New"/>
          <w:sz w:val="18"/>
          <w:lang w:eastAsia="ja-JP"/>
        </w:rPr>
        <w:t>tva</w:t>
      </w:r>
      <w:proofErr w:type="gramStart"/>
      <w:r w:rsidR="00891CD8" w:rsidRPr="00F3500B">
        <w:rPr>
          <w:rFonts w:ascii="Courier New" w:eastAsia="Arial Unicode MS" w:hAnsi="Courier New"/>
          <w:sz w:val="18"/>
          <w:lang w:eastAsia="ja-JP"/>
        </w:rPr>
        <w:t>:ExtendedURIType</w:t>
      </w:r>
      <w:proofErr w:type="gramEnd"/>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00960A08"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w:t>
      </w:r>
      <w:proofErr w:type="gramStart"/>
      <w:r w:rsidR="008E3B9A" w:rsidRPr="00F3500B">
        <w:rPr>
          <w:rFonts w:ascii="Courier New" w:eastAsia="Arial Unicode MS" w:hAnsi="Courier New"/>
          <w:sz w:val="18"/>
          <w:lang w:eastAsia="ja-JP"/>
        </w:rPr>
        <w:t>choice</w:t>
      </w:r>
      <w:proofErr w:type="gramEnd"/>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LicenseLocator</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anyURI</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LicenseExpression</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type=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&lt;/choice&gt;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&lt;/sequence&gt;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2F05F2" w:rsidP="00AC74D7">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drawing>
          <wp:inline distT="0" distB="0" distL="0" distR="0" wp14:anchorId="6BC187F6" wp14:editId="7A89DD2D">
            <wp:extent cx="3569970" cy="2695575"/>
            <wp:effectExtent l="0" t="0" r="0" b="0"/>
            <wp:docPr id="12" name="Picture 12" descr="purchaseite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rchaseitemty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9970" cy="2695575"/>
                    </a:xfrm>
                    <a:prstGeom prst="rect">
                      <a:avLst/>
                    </a:prstGeom>
                    <a:noFill/>
                    <a:ln>
                      <a:noFill/>
                    </a:ln>
                  </pic:spPr>
                </pic:pic>
              </a:graphicData>
            </a:graphic>
          </wp:inline>
        </w:drawing>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MS Mincho" w:hAnsi="Courier New"/>
          <w:sz w:val="18"/>
          <w:lang w:eastAsia="ja-JP"/>
        </w:rPr>
        <w:tab/>
        <w:t>&lt;complexType name=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PurchaseItemT</w:t>
      </w:r>
      <w:r w:rsidRPr="00F3500B">
        <w:rPr>
          <w:rFonts w:ascii="Courier New" w:eastAsia="Arial Unicode MS" w:hAnsi="Courier New"/>
          <w:sz w:val="18"/>
          <w:lang w:eastAsia="ja-JP"/>
        </w:rPr>
        <w: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Price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:PriceType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22593" w:rsidRPr="00F3500B">
        <w:rPr>
          <w:rFonts w:ascii="Courier New" w:eastAsia="Arial Unicode MS" w:hAnsi="Courier New"/>
          <w:sz w:val="18"/>
          <w:lang w:eastAsia="ja-JP"/>
        </w:rPr>
        <w:t>tva</w:t>
      </w:r>
      <w:proofErr w:type="gramStart"/>
      <w:r w:rsidR="00822593" w:rsidRPr="00F3500B">
        <w:rPr>
          <w:rFonts w:ascii="Courier New" w:eastAsia="Arial Unicode MS" w:hAnsi="Courier New"/>
          <w:sz w:val="18"/>
          <w:lang w:eastAsia="ja-JP"/>
        </w:rPr>
        <w:t>:</w:t>
      </w:r>
      <w:r w:rsidRPr="00F3500B">
        <w:rPr>
          <w:rFonts w:ascii="Courier New" w:eastAsia="Arial Unicode MS" w:hAnsi="Courier New"/>
          <w:sz w:val="18"/>
          <w:lang w:eastAsia="ja-JP"/>
        </w:rPr>
        <w:t>PurchaseType</w:t>
      </w:r>
      <w:proofErr w:type="gramEnd"/>
      <w:r w:rsidR="00452C3A" w:rsidRPr="00F3500B">
        <w:rPr>
          <w:rFonts w:ascii="Courier New" w:eastAsia="Arial Unicode MS" w:hAnsi="Courier New"/>
          <w:sz w:val="18"/>
          <w:lang w:eastAsia="ja-JP"/>
        </w:rPr>
        <w:t>"</w:t>
      </w:r>
    </w:p>
    <w:p w:rsidR="00A3385F" w:rsidRPr="00F3500B" w:rsidRDefault="00A2206A"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proofErr w:type="gramStart"/>
      <w:r w:rsidR="00A3385F" w:rsidRPr="00F3500B">
        <w:rPr>
          <w:rFonts w:ascii="Courier New" w:eastAsia="Arial Unicode MS" w:hAnsi="Courier New"/>
          <w:sz w:val="18"/>
          <w:lang w:eastAsia="ja-JP"/>
        </w:rPr>
        <w:t>maxOccurs</w:t>
      </w:r>
      <w:proofErr w:type="gramEnd"/>
      <w:r w:rsidR="00A3385F"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Description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w:t>
      </w:r>
      <w:proofErr w:type="gramStart"/>
      <w:r w:rsidRPr="00F3500B">
        <w:rPr>
          <w:rFonts w:ascii="Courier New" w:eastAsia="Arial Unicode MS" w:hAnsi="Courier New"/>
          <w:sz w:val="18"/>
          <w:lang w:eastAsia="ja-JP"/>
        </w:rPr>
        <w:t>:TextualType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proofErr w:type="gramStart"/>
      <w:r w:rsidR="00A3385F" w:rsidRPr="00F3500B">
        <w:rPr>
          <w:rFonts w:ascii="Courier New" w:eastAsia="Arial Unicode MS" w:hAnsi="Courier New"/>
          <w:sz w:val="18"/>
          <w:lang w:eastAsia="ja-JP"/>
        </w:rPr>
        <w:t>maxOccurs</w:t>
      </w:r>
      <w:proofErr w:type="gramEnd"/>
      <w:r w:rsidR="00A3385F"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PricingServerURL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91CD8" w:rsidRPr="00F3500B">
        <w:rPr>
          <w:rFonts w:ascii="Courier New" w:eastAsia="Arial Unicode MS" w:hAnsi="Courier New"/>
          <w:sz w:val="18"/>
          <w:lang w:eastAsia="ja-JP"/>
        </w:rPr>
        <w:t>tva</w:t>
      </w:r>
      <w:proofErr w:type="gramStart"/>
      <w:r w:rsidR="00891CD8" w:rsidRPr="00F3500B">
        <w:rPr>
          <w:rFonts w:ascii="Courier New" w:eastAsia="Arial Unicode MS" w:hAnsi="Courier New"/>
          <w:sz w:val="18"/>
          <w:lang w:eastAsia="ja-JP"/>
        </w:rPr>
        <w:t>:ExtendedURIType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proofErr w:type="gramStart"/>
      <w:r w:rsidR="00A3385F" w:rsidRPr="00F3500B">
        <w:rPr>
          <w:rFonts w:ascii="Courier New" w:eastAsia="Arial Unicode MS" w:hAnsi="Courier New"/>
          <w:sz w:val="18"/>
          <w:lang w:eastAsia="ja-JP"/>
        </w:rPr>
        <w:t>maxOccurs</w:t>
      </w:r>
      <w:proofErr w:type="gramEnd"/>
      <w:r w:rsidR="00A3385F"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0F256D" w:rsidRPr="00F3500B" w:rsidRDefault="008F3B35"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DRM</w:t>
      </w:r>
      <w:r w:rsidR="008E3B9A" w:rsidRPr="00F3500B">
        <w:rPr>
          <w:rFonts w:ascii="Courier New" w:eastAsia="Arial Unicode MS" w:hAnsi="Courier New"/>
          <w:sz w:val="18"/>
          <w:lang w:eastAsia="ja-JP"/>
        </w:rPr>
        <w:t>Declaration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06355A" w:rsidRPr="00F3500B">
        <w:rPr>
          <w:rFonts w:ascii="Courier New" w:eastAsia="Arial Unicode MS" w:hAnsi="Courier New"/>
          <w:sz w:val="18"/>
          <w:lang w:eastAsia="ja-JP"/>
        </w:rPr>
        <w:t>tva</w:t>
      </w:r>
      <w:proofErr w:type="gramStart"/>
      <w:r w:rsidR="0006355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DRMDeclarationType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ab/>
        <w:t>&lt;/sequence&gt;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start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dateTime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end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dateTime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8275E5" w:rsidRPr="00F3500B" w:rsidRDefault="002F05F2" w:rsidP="006A255C">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jc w:val="center"/>
        <w:textAlignment w:val="auto"/>
        <w:rPr>
          <w:rFonts w:ascii="Courier New" w:eastAsia="Arial Unicode MS" w:hAnsi="Courier New"/>
          <w:sz w:val="18"/>
          <w:lang w:eastAsia="ja-JP"/>
        </w:rPr>
      </w:pPr>
      <w:r w:rsidRPr="00F3500B">
        <w:rPr>
          <w:rFonts w:ascii="Courier New" w:eastAsia="Arial Unicode MS" w:hAnsi="Courier New"/>
          <w:noProof/>
          <w:sz w:val="18"/>
          <w:lang w:val="fr-CH" w:eastAsia="fr-CH"/>
        </w:rPr>
        <w:drawing>
          <wp:inline distT="0" distB="0" distL="0" distR="0" wp14:anchorId="15F70E72" wp14:editId="41F1F212">
            <wp:extent cx="3617595" cy="532765"/>
            <wp:effectExtent l="0" t="0" r="0" b="0"/>
            <wp:docPr id="13" name="Picture 13" descr="PurchaseLis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rchaseListTy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595" cy="532765"/>
                    </a:xfrm>
                    <a:prstGeom prst="rect">
                      <a:avLst/>
                    </a:prstGeom>
                    <a:noFill/>
                    <a:ln>
                      <a:noFill/>
                    </a:ln>
                  </pic:spPr>
                </pic:pic>
              </a:graphicData>
            </a:graphic>
          </wp:inline>
        </w:drawing>
      </w:r>
    </w:p>
    <w:p w:rsidR="0099212F" w:rsidRPr="00F3500B" w:rsidRDefault="0099212F" w:rsidP="0099212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6A255C" w:rsidRPr="00F3500B" w:rsidRDefault="006A255C" w:rsidP="0099212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jc w:val="center"/>
        <w:textAlignment w:val="auto"/>
        <w:rPr>
          <w:rFonts w:ascii="Courier New" w:eastAsia="Arial Unicode MS" w:hAnsi="Courier New"/>
          <w:sz w:val="18"/>
          <w:lang w:eastAsia="ja-JP"/>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lastRenderedPageBreak/>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PurchaseListType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&lt;choice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PurchaseItem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:PurchaseItemType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:TVAIDRefType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&lt;/choice&gt;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lang w:eastAsia="ja-JP"/>
        </w:rPr>
        <w:tab/>
        <w:t>&lt;/complexType&gt;</w:t>
      </w:r>
    </w:p>
    <w:p w:rsidR="00A3385F" w:rsidRPr="00F3500B" w:rsidRDefault="00A3385F" w:rsidP="000E3232">
      <w:pPr>
        <w:keepNext/>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A3385F" w:rsidRPr="00F3500B">
        <w:trPr>
          <w:tblHeader/>
          <w:jc w:val="center"/>
        </w:trPr>
        <w:tc>
          <w:tcPr>
            <w:tcW w:w="4641" w:type="dxa"/>
            <w:tcBorders>
              <w:bottom w:val="single" w:sz="12" w:space="0" w:color="auto"/>
            </w:tcBorders>
          </w:tcPr>
          <w:p w:rsidR="00A3385F" w:rsidRPr="00F3500B" w:rsidRDefault="00A3385F" w:rsidP="000E3232">
            <w:pPr>
              <w:pStyle w:val="TAH"/>
              <w:keepLines w:val="0"/>
            </w:pPr>
            <w:r w:rsidRPr="00F3500B">
              <w:t>Name</w:t>
            </w:r>
          </w:p>
        </w:tc>
        <w:tc>
          <w:tcPr>
            <w:tcW w:w="4770" w:type="dxa"/>
            <w:tcBorders>
              <w:bottom w:val="single" w:sz="12" w:space="0" w:color="auto"/>
            </w:tcBorders>
          </w:tcPr>
          <w:p w:rsidR="00A3385F" w:rsidRPr="00F3500B" w:rsidRDefault="00A3385F" w:rsidP="000E3232">
            <w:pPr>
              <w:pStyle w:val="TAH"/>
              <w:keepLines w:val="0"/>
            </w:pPr>
            <w:r w:rsidRPr="00F3500B">
              <w:t>Definition</w:t>
            </w:r>
          </w:p>
        </w:tc>
      </w:tr>
      <w:tr w:rsidR="00CA7C65" w:rsidRPr="00F3500B">
        <w:trPr>
          <w:jc w:val="center"/>
        </w:trPr>
        <w:tc>
          <w:tcPr>
            <w:tcW w:w="4641" w:type="dxa"/>
            <w:tcBorders>
              <w:top w:val="single" w:sz="4" w:space="0" w:color="auto"/>
              <w:left w:val="nil"/>
              <w:bottom w:val="single" w:sz="4" w:space="0" w:color="auto"/>
            </w:tcBorders>
          </w:tcPr>
          <w:p w:rsidR="00CA7C65" w:rsidRPr="00F3500B" w:rsidRDefault="00CA7C65" w:rsidP="00CA7C65">
            <w:pPr>
              <w:pStyle w:val="TAH"/>
              <w:keepLines w:val="0"/>
              <w:jc w:val="left"/>
              <w:rPr>
                <w:rFonts w:ascii="Courier New" w:hAnsi="Courier New"/>
                <w:b w:val="0"/>
              </w:rPr>
            </w:pPr>
            <w:r w:rsidRPr="00F3500B">
              <w:rPr>
                <w:rFonts w:ascii="Courier New" w:hAnsi="Courier New"/>
                <w:b w:val="0"/>
              </w:rPr>
              <w:t>PurchaseType</w:t>
            </w:r>
          </w:p>
        </w:tc>
        <w:tc>
          <w:tcPr>
            <w:tcW w:w="4770" w:type="dxa"/>
            <w:tcBorders>
              <w:top w:val="single" w:sz="4" w:space="0" w:color="auto"/>
              <w:bottom w:val="single" w:sz="4" w:space="0" w:color="auto"/>
            </w:tcBorders>
          </w:tcPr>
          <w:p w:rsidR="00CA7C65" w:rsidRPr="00F3500B" w:rsidRDefault="00CA7C65" w:rsidP="00CA7C65">
            <w:pPr>
              <w:pStyle w:val="TAH"/>
              <w:keepLines w:val="0"/>
              <w:jc w:val="left"/>
              <w:rPr>
                <w:rFonts w:ascii="Courier New" w:hAnsi="Courier New"/>
                <w:b w:val="0"/>
              </w:rPr>
            </w:pPr>
            <w:r w:rsidRPr="00F3500B">
              <w:rPr>
                <w:rFonts w:cs="Arial"/>
                <w:b w:val="0"/>
              </w:rPr>
              <w:t>A complexType that describes a purchase model</w:t>
            </w:r>
            <w:r w:rsidR="00AE4643" w:rsidRPr="00F3500B">
              <w:rPr>
                <w:rFonts w:cs="Arial"/>
                <w:b w:val="0"/>
              </w:rPr>
              <w:t>.</w:t>
            </w:r>
          </w:p>
        </w:tc>
      </w:tr>
      <w:tr w:rsidR="00CA7C65" w:rsidRPr="00F3500B">
        <w:trPr>
          <w:jc w:val="center"/>
        </w:trPr>
        <w:tc>
          <w:tcPr>
            <w:tcW w:w="4641" w:type="dxa"/>
            <w:tcBorders>
              <w:top w:val="single" w:sz="4" w:space="0" w:color="auto"/>
              <w:left w:val="nil"/>
              <w:bottom w:val="single" w:sz="4" w:space="0" w:color="auto"/>
            </w:tcBorders>
          </w:tcPr>
          <w:p w:rsidR="00CA7C65" w:rsidRPr="00F3500B" w:rsidRDefault="00CA7C65" w:rsidP="000E3232">
            <w:pPr>
              <w:pStyle w:val="TAL"/>
              <w:keepLines w:val="0"/>
              <w:ind w:left="566"/>
              <w:rPr>
                <w:rFonts w:ascii="Courier New" w:hAnsi="Courier New"/>
                <w:lang w:eastAsia="ja-JP"/>
              </w:rPr>
            </w:pPr>
            <w:r w:rsidRPr="00F3500B">
              <w:rPr>
                <w:rFonts w:ascii="Courier New" w:hAnsi="Courier New"/>
                <w:lang w:eastAsia="ja-JP"/>
              </w:rPr>
              <w:t>PurchaseType</w:t>
            </w:r>
          </w:p>
        </w:tc>
        <w:tc>
          <w:tcPr>
            <w:tcW w:w="4770" w:type="dxa"/>
            <w:tcBorders>
              <w:top w:val="single" w:sz="4" w:space="0" w:color="auto"/>
              <w:bottom w:val="single" w:sz="4" w:space="0" w:color="auto"/>
            </w:tcBorders>
          </w:tcPr>
          <w:p w:rsidR="00CA7C65" w:rsidRPr="00F3500B" w:rsidRDefault="00CA7C65" w:rsidP="000E3232">
            <w:pPr>
              <w:pStyle w:val="TAL"/>
              <w:keepLines w:val="0"/>
              <w:rPr>
                <w:rFonts w:cs="Arial"/>
              </w:rPr>
            </w:pPr>
            <w:r w:rsidRPr="00F3500B">
              <w:rPr>
                <w:rFonts w:cs="Arial"/>
              </w:rPr>
              <w:t>Defines whether content is available forever, for a limited period of time, for a limited number of plays (see PurchaseTypeCS).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566"/>
              <w:rPr>
                <w:rFonts w:ascii="Courier New" w:hAnsi="Courier New"/>
                <w:lang w:eastAsia="ja-JP"/>
              </w:rPr>
            </w:pPr>
            <w:r w:rsidRPr="00F3500B">
              <w:rPr>
                <w:rFonts w:ascii="Courier New" w:hAnsi="Courier New"/>
                <w:lang w:eastAsia="ja-JP"/>
              </w:rPr>
              <w:t>QuantityUnit</w:t>
            </w:r>
          </w:p>
        </w:tc>
        <w:tc>
          <w:tcPr>
            <w:tcW w:w="4770" w:type="dxa"/>
            <w:tcBorders>
              <w:top w:val="single" w:sz="4" w:space="0" w:color="auto"/>
              <w:bottom w:val="single" w:sz="4" w:space="0" w:color="auto"/>
            </w:tcBorders>
          </w:tcPr>
          <w:p w:rsidR="00A3385F" w:rsidRPr="00F3500B" w:rsidRDefault="00452C3A" w:rsidP="000E3232">
            <w:pPr>
              <w:pStyle w:val="TAL"/>
              <w:keepLines w:val="0"/>
              <w:rPr>
                <w:rFonts w:cs="Arial"/>
              </w:rPr>
            </w:pPr>
            <w:r w:rsidRPr="00F3500B">
              <w:rPr>
                <w:rFonts w:cs="Arial"/>
              </w:rPr>
              <w:t>"</w:t>
            </w:r>
            <w:r w:rsidR="00A3385F" w:rsidRPr="00F3500B">
              <w:rPr>
                <w:rFonts w:cs="Arial"/>
              </w:rPr>
              <w:t>Years, months and days</w:t>
            </w:r>
            <w:r w:rsidRPr="00F3500B">
              <w:rPr>
                <w:rFonts w:cs="Arial"/>
              </w:rPr>
              <w:t>"</w:t>
            </w:r>
            <w:r w:rsidR="00A3385F" w:rsidRPr="00F3500B">
              <w:rPr>
                <w:rFonts w:cs="Arial"/>
              </w:rPr>
              <w:t xml:space="preserve"> for a limited period of time and </w:t>
            </w:r>
            <w:r w:rsidRPr="00F3500B">
              <w:rPr>
                <w:rFonts w:cs="Arial"/>
              </w:rPr>
              <w:t>"</w:t>
            </w:r>
            <w:r w:rsidR="00A3385F" w:rsidRPr="00F3500B">
              <w:rPr>
                <w:rFonts w:cs="Arial"/>
              </w:rPr>
              <w:t>Plays</w:t>
            </w:r>
            <w:r w:rsidRPr="00F3500B">
              <w:rPr>
                <w:rFonts w:cs="Arial"/>
              </w:rPr>
              <w:t>"</w:t>
            </w:r>
            <w:r w:rsidR="00A3385F" w:rsidRPr="00F3500B">
              <w:rPr>
                <w:rFonts w:cs="Arial"/>
              </w:rPr>
              <w:t xml:space="preserve"> for a limited number of plays (see UnitTypeCS).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566"/>
              <w:rPr>
                <w:rFonts w:ascii="Courier New" w:hAnsi="Courier New"/>
                <w:lang w:eastAsia="ja-JP"/>
              </w:rPr>
            </w:pPr>
            <w:r w:rsidRPr="00F3500B">
              <w:rPr>
                <w:rFonts w:ascii="Courier New" w:hAnsi="Courier New"/>
                <w:lang w:eastAsia="ja-JP"/>
              </w:rPr>
              <w:t>QuantityRange</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The value in years, months, days or plays.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849"/>
              <w:rPr>
                <w:rFonts w:ascii="Courier New" w:hAnsi="Courier New"/>
                <w:lang w:eastAsia="ja-JP"/>
              </w:rPr>
            </w:pPr>
            <w:r w:rsidRPr="00F3500B">
              <w:rPr>
                <w:rFonts w:ascii="Courier New" w:hAnsi="Courier New"/>
                <w:lang w:eastAsia="ja-JP"/>
              </w:rPr>
              <w:t>min</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Minimum value allocated.</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849"/>
              <w:rPr>
                <w:rFonts w:ascii="Courier New" w:hAnsi="Courier New"/>
              </w:rPr>
            </w:pPr>
            <w:r w:rsidRPr="00F3500B">
              <w:rPr>
                <w:rFonts w:ascii="Courier New" w:hAnsi="Courier New"/>
              </w:rPr>
              <w:t>max</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Maximum value allocated.</w:t>
            </w:r>
          </w:p>
        </w:tc>
      </w:tr>
      <w:tr w:rsidR="003050BB" w:rsidRPr="00F3500B">
        <w:trPr>
          <w:jc w:val="center"/>
        </w:trPr>
        <w:tc>
          <w:tcPr>
            <w:tcW w:w="4641" w:type="dxa"/>
            <w:tcBorders>
              <w:top w:val="single" w:sz="4" w:space="0" w:color="auto"/>
              <w:left w:val="nil"/>
              <w:bottom w:val="single" w:sz="4" w:space="0" w:color="auto"/>
            </w:tcBorders>
          </w:tcPr>
          <w:p w:rsidR="003050BB" w:rsidRPr="00F3500B" w:rsidRDefault="003050BB" w:rsidP="003050BB">
            <w:pPr>
              <w:pStyle w:val="TAL"/>
              <w:keepLines w:val="0"/>
              <w:rPr>
                <w:rFonts w:ascii="Courier New" w:hAnsi="Courier New"/>
              </w:rPr>
            </w:pPr>
            <w:r w:rsidRPr="00F3500B">
              <w:rPr>
                <w:rFonts w:ascii="Courier New" w:hAnsi="Courier New"/>
              </w:rPr>
              <w:t>DRMDeclarationType</w:t>
            </w:r>
          </w:p>
        </w:tc>
        <w:tc>
          <w:tcPr>
            <w:tcW w:w="4770" w:type="dxa"/>
            <w:tcBorders>
              <w:top w:val="single" w:sz="4" w:space="0" w:color="auto"/>
              <w:bottom w:val="single" w:sz="4" w:space="0" w:color="auto"/>
            </w:tcBorders>
          </w:tcPr>
          <w:p w:rsidR="003050BB" w:rsidRPr="00F3500B" w:rsidRDefault="003050BB" w:rsidP="000E3232">
            <w:pPr>
              <w:pStyle w:val="TAL"/>
              <w:keepLines w:val="0"/>
              <w:rPr>
                <w:rFonts w:cs="Arial"/>
              </w:rPr>
            </w:pPr>
            <w:r w:rsidRPr="00F3500B">
              <w:rPr>
                <w:rFonts w:cs="Arial"/>
              </w:rPr>
              <w:t>A complex type to express digital rights management information</w:t>
            </w:r>
            <w:r w:rsidR="00AE4643" w:rsidRPr="00F3500B">
              <w:rPr>
                <w:rFonts w:cs="Arial"/>
              </w:rPr>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DRM</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URL to access information on the digital rights management system in use</w:t>
            </w:r>
            <w:r w:rsidR="00AE4643" w:rsidRPr="00F3500B">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LicenseLocator</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URL pointin</w:t>
            </w:r>
            <w:r w:rsidR="00DF460D" w:rsidRPr="00F3500B">
              <w:t>g</w:t>
            </w:r>
            <w:r w:rsidRPr="00F3500B">
              <w:t xml:space="preserve"> to the licensing terms associated to</w:t>
            </w:r>
            <w:r w:rsidR="0084729D" w:rsidRPr="00F3500B">
              <w:t xml:space="preserve"> </w:t>
            </w:r>
            <w:r w:rsidRPr="00F3500B">
              <w:t>content</w:t>
            </w:r>
            <w:r w:rsidR="000B6905" w:rsidRPr="00F3500B">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LicenseExpression</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textual expression of the licensing terms associated to content</w:t>
            </w:r>
            <w:r w:rsidR="00AE4643" w:rsidRPr="00F3500B">
              <w:t>.</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H"/>
              <w:keepLines w:val="0"/>
              <w:jc w:val="left"/>
              <w:rPr>
                <w:rFonts w:ascii="Courier New" w:hAnsi="Courier New"/>
                <w:b w:val="0"/>
              </w:rPr>
            </w:pPr>
            <w:r w:rsidRPr="00F3500B">
              <w:rPr>
                <w:rFonts w:ascii="Courier New" w:hAnsi="Courier New"/>
                <w:b w:val="0"/>
              </w:rPr>
              <w:t>PurchaseItemType</w:t>
            </w:r>
          </w:p>
        </w:tc>
        <w:tc>
          <w:tcPr>
            <w:tcW w:w="4770" w:type="dxa"/>
            <w:tcBorders>
              <w:top w:val="single" w:sz="4" w:space="0" w:color="auto"/>
              <w:bottom w:val="single" w:sz="4" w:space="0" w:color="auto"/>
            </w:tcBorders>
          </w:tcPr>
          <w:p w:rsidR="00A3385F" w:rsidRPr="00F3500B" w:rsidRDefault="00A3385F" w:rsidP="000E3232">
            <w:pPr>
              <w:pStyle w:val="TAH"/>
              <w:keepLines w:val="0"/>
              <w:jc w:val="left"/>
              <w:rPr>
                <w:b w:val="0"/>
              </w:rPr>
            </w:pPr>
            <w:r w:rsidRPr="00F3500B">
              <w:rPr>
                <w:b w:val="0"/>
              </w:rPr>
              <w:t>A complex type that describes an item with its associated pricing and availability information in duration of number of plays, as well as an access to a pricing server.</w:t>
            </w:r>
          </w:p>
        </w:tc>
      </w:tr>
      <w:tr w:rsidR="00A3385F" w:rsidRPr="00F3500B">
        <w:trPr>
          <w:jc w:val="center"/>
        </w:trPr>
        <w:tc>
          <w:tcPr>
            <w:tcW w:w="4641" w:type="dxa"/>
            <w:tcBorders>
              <w:top w:val="single" w:sz="4" w:space="0" w:color="auto"/>
              <w:bottom w:val="single" w:sz="6" w:space="0" w:color="000000"/>
            </w:tcBorders>
          </w:tcPr>
          <w:p w:rsidR="00A3385F" w:rsidRPr="00F3500B" w:rsidRDefault="00A3385F" w:rsidP="000E3232">
            <w:pPr>
              <w:pStyle w:val="TAL"/>
              <w:keepLines w:val="0"/>
              <w:ind w:left="303"/>
              <w:rPr>
                <w:rFonts w:ascii="Courier New" w:hAnsi="Courier New"/>
                <w:lang w:eastAsia="ja-JP"/>
              </w:rPr>
            </w:pPr>
            <w:r w:rsidRPr="00F3500B">
              <w:rPr>
                <w:rFonts w:ascii="Courier New" w:hAnsi="Courier New"/>
                <w:lang w:eastAsia="ja-JP"/>
              </w:rPr>
              <w:t>Price</w:t>
            </w:r>
          </w:p>
        </w:tc>
        <w:tc>
          <w:tcPr>
            <w:tcW w:w="4770" w:type="dxa"/>
            <w:tcBorders>
              <w:top w:val="single" w:sz="4" w:space="0" w:color="auto"/>
              <w:bottom w:val="single" w:sz="6" w:space="0" w:color="000000"/>
            </w:tcBorders>
          </w:tcPr>
          <w:p w:rsidR="00A3385F" w:rsidRPr="00F3500B" w:rsidRDefault="00A3385F" w:rsidP="000E3232">
            <w:pPr>
              <w:pStyle w:val="TAL"/>
              <w:keepLines w:val="0"/>
            </w:pPr>
            <w:r w:rsidRPr="00F3500B">
              <w:t>The price proposed for this particular item. The same price can be expressed e.g. several times in different currencies.</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303"/>
              <w:rPr>
                <w:rFonts w:ascii="Courier New" w:hAnsi="Courier New"/>
                <w:lang w:eastAsia="ja-JP"/>
              </w:rPr>
            </w:pPr>
            <w:r w:rsidRPr="00F3500B">
              <w:rPr>
                <w:rFonts w:ascii="Courier New" w:hAnsi="Courier New"/>
                <w:lang w:eastAsia="ja-JP"/>
              </w:rPr>
              <w:t>Purchase</w:t>
            </w:r>
          </w:p>
        </w:tc>
        <w:tc>
          <w:tcPr>
            <w:tcW w:w="4770" w:type="dxa"/>
            <w:tcBorders>
              <w:top w:val="nil"/>
              <w:bottom w:val="single" w:sz="6" w:space="0" w:color="000000"/>
            </w:tcBorders>
          </w:tcPr>
          <w:p w:rsidR="00A3385F" w:rsidRPr="00F3500B" w:rsidRDefault="00A3385F">
            <w:pPr>
              <w:pStyle w:val="TAL"/>
              <w:keepNext w:val="0"/>
              <w:keepLines w:val="0"/>
            </w:pPr>
            <w:r w:rsidRPr="00F3500B">
              <w:t xml:space="preserve">The conditions of availability. Multiple </w:t>
            </w:r>
            <w:r w:rsidR="00413308" w:rsidRPr="00F3500B">
              <w:t>occurrences</w:t>
            </w:r>
            <w:r w:rsidRPr="00F3500B">
              <w:t xml:space="preserve"> of the Purchase element shall be combined as a conjunction (an AND relationship).</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644305">
            <w:pPr>
              <w:pStyle w:val="TAL"/>
              <w:keepNext w:val="0"/>
              <w:keepLines w:val="0"/>
              <w:ind w:left="283"/>
              <w:rPr>
                <w:rFonts w:ascii="Courier New" w:hAnsi="Courier New"/>
              </w:rPr>
            </w:pPr>
            <w:r w:rsidRPr="00F3500B">
              <w:rPr>
                <w:rFonts w:ascii="Courier New" w:hAnsi="Courier New"/>
              </w:rPr>
              <w:t>Description</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Description of the purchase item may include e.g. an explanation on the price.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644305">
            <w:pPr>
              <w:pStyle w:val="TAL"/>
              <w:keepNext w:val="0"/>
              <w:keepLines w:val="0"/>
              <w:ind w:left="283"/>
              <w:rPr>
                <w:rFonts w:ascii="Courier New" w:hAnsi="Courier New"/>
              </w:rPr>
            </w:pPr>
            <w:r w:rsidRPr="00F3500B">
              <w:rPr>
                <w:rFonts w:ascii="Courier New" w:hAnsi="Courier New"/>
              </w:rPr>
              <w:t>PricingServerURL</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 xml:space="preserve">A URL to access a pricing server from where more information can be retrieved on the commercial conditions content is being purchased, giving access to more complex transactional conditions, or triggering a secure transaction, which mechanisms are not defined in the </w:t>
            </w:r>
            <w:r w:rsidR="000D25E8" w:rsidRPr="00F3500B">
              <w:t>ETSI TS 102 822</w:t>
            </w:r>
            <w:r w:rsidR="00D57B10" w:rsidRPr="00F3500B">
              <w:t> </w:t>
            </w:r>
            <w:r w:rsidRPr="00F3500B">
              <w:t xml:space="preserve">series of specifications. </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4305">
            <w:pPr>
              <w:pStyle w:val="TAL"/>
              <w:keepNext w:val="0"/>
              <w:keepLines w:val="0"/>
              <w:ind w:left="283"/>
              <w:rPr>
                <w:rFonts w:ascii="Courier New" w:hAnsi="Courier New"/>
              </w:rPr>
            </w:pPr>
            <w:r w:rsidRPr="00F3500B">
              <w:rPr>
                <w:rFonts w:ascii="Courier New" w:hAnsi="Courier New"/>
              </w:rPr>
              <w:t>DRMDeclaration</w:t>
            </w:r>
          </w:p>
        </w:tc>
        <w:tc>
          <w:tcPr>
            <w:tcW w:w="4770" w:type="dxa"/>
            <w:tcBorders>
              <w:top w:val="single" w:sz="6" w:space="0" w:color="000000"/>
              <w:bottom w:val="single" w:sz="6" w:space="0" w:color="000000"/>
            </w:tcBorders>
          </w:tcPr>
          <w:p w:rsidR="003050BB" w:rsidRPr="00F3500B" w:rsidRDefault="003050BB">
            <w:pPr>
              <w:pStyle w:val="TAL"/>
              <w:keepNext w:val="0"/>
              <w:keepLines w:val="0"/>
            </w:pPr>
            <w:r w:rsidRPr="00F3500B">
              <w:t>An element to provide additional digital rights information related to the item purchase.</w:t>
            </w:r>
          </w:p>
        </w:tc>
      </w:tr>
      <w:tr w:rsidR="00A3385F" w:rsidRPr="00F3500B">
        <w:trPr>
          <w:jc w:val="center"/>
        </w:trPr>
        <w:tc>
          <w:tcPr>
            <w:tcW w:w="4641" w:type="dxa"/>
            <w:tcBorders>
              <w:top w:val="single" w:sz="6" w:space="0" w:color="000000"/>
              <w:bottom w:val="single" w:sz="6" w:space="0" w:color="000000"/>
            </w:tcBorders>
          </w:tcPr>
          <w:p w:rsidR="00A3385F" w:rsidRPr="00F3500B" w:rsidRDefault="00794449">
            <w:pPr>
              <w:pStyle w:val="TAL"/>
              <w:keepNext w:val="0"/>
              <w:keepLines w:val="0"/>
              <w:ind w:left="284"/>
              <w:rPr>
                <w:rFonts w:ascii="Courier New" w:hAnsi="Courier New"/>
              </w:rPr>
            </w:pPr>
            <w:r w:rsidRPr="00F3500B">
              <w:rPr>
                <w:rFonts w:ascii="Courier New" w:hAnsi="Courier New"/>
              </w:rPr>
              <w:t>s</w:t>
            </w:r>
            <w:r w:rsidR="00A3385F" w:rsidRPr="00F3500B">
              <w:rPr>
                <w:rFonts w:ascii="Courier New" w:hAnsi="Courier New"/>
              </w:rPr>
              <w:t>tart</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The start time from when the purchase conditions are valid.</w:t>
            </w:r>
          </w:p>
        </w:tc>
      </w:tr>
      <w:tr w:rsidR="00A3385F" w:rsidRPr="00F3500B">
        <w:trPr>
          <w:jc w:val="center"/>
        </w:trPr>
        <w:tc>
          <w:tcPr>
            <w:tcW w:w="4641" w:type="dxa"/>
            <w:tcBorders>
              <w:top w:val="single" w:sz="6" w:space="0" w:color="000000"/>
              <w:bottom w:val="single" w:sz="6" w:space="0" w:color="000000"/>
            </w:tcBorders>
          </w:tcPr>
          <w:p w:rsidR="00A3385F" w:rsidRPr="00F3500B" w:rsidRDefault="00850B75">
            <w:pPr>
              <w:pStyle w:val="TAL"/>
              <w:keepNext w:val="0"/>
              <w:keepLines w:val="0"/>
              <w:ind w:left="284"/>
              <w:rPr>
                <w:rFonts w:ascii="Courier New" w:hAnsi="Courier New"/>
              </w:rPr>
            </w:pPr>
            <w:r w:rsidRPr="00F3500B">
              <w:rPr>
                <w:rFonts w:ascii="Courier New" w:hAnsi="Courier New"/>
              </w:rPr>
              <w:t>e</w:t>
            </w:r>
            <w:r w:rsidR="00A3385F" w:rsidRPr="00F3500B">
              <w:rPr>
                <w:rFonts w:ascii="Courier New" w:hAnsi="Courier New"/>
              </w:rPr>
              <w:t>nd</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The end time after which the purchase conditions are not anymore valid.</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rPr>
                <w:rFonts w:ascii="Courier New" w:hAnsi="Courier New"/>
              </w:rPr>
            </w:pPr>
            <w:r w:rsidRPr="00F3500B">
              <w:rPr>
                <w:rFonts w:ascii="Courier New" w:hAnsi="Courier New"/>
              </w:rPr>
              <w:t>PurchaseListType</w:t>
            </w:r>
          </w:p>
        </w:tc>
        <w:tc>
          <w:tcPr>
            <w:tcW w:w="4770" w:type="dxa"/>
            <w:tcBorders>
              <w:top w:val="single" w:sz="6" w:space="0" w:color="000000"/>
              <w:bottom w:val="single" w:sz="6" w:space="0" w:color="000000"/>
            </w:tcBorders>
          </w:tcPr>
          <w:p w:rsidR="00A3385F" w:rsidRPr="00F3500B" w:rsidRDefault="00A3385F" w:rsidP="000B6905">
            <w:pPr>
              <w:pStyle w:val="TAL"/>
            </w:pPr>
            <w:r w:rsidRPr="00F3500B">
              <w:t>A complex type to build a purchase list.</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ind w:left="283"/>
              <w:rPr>
                <w:rFonts w:ascii="Courier New" w:hAnsi="Courier New"/>
              </w:rPr>
            </w:pPr>
            <w:r w:rsidRPr="00F3500B">
              <w:rPr>
                <w:rFonts w:ascii="Courier New" w:hAnsi="Courier New"/>
              </w:rPr>
              <w:t>PurchaseItem</w:t>
            </w:r>
          </w:p>
        </w:tc>
        <w:tc>
          <w:tcPr>
            <w:tcW w:w="4770" w:type="dxa"/>
            <w:tcBorders>
              <w:top w:val="single" w:sz="6" w:space="0" w:color="000000"/>
              <w:bottom w:val="single" w:sz="6" w:space="0" w:color="000000"/>
            </w:tcBorders>
          </w:tcPr>
          <w:p w:rsidR="00A3385F" w:rsidRPr="00F3500B" w:rsidRDefault="00A3385F" w:rsidP="000B6905">
            <w:pPr>
              <w:pStyle w:val="TAL"/>
            </w:pPr>
            <w:r w:rsidRPr="00F3500B">
              <w:t>Description of a purchase item of PurchaseItemType.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ind w:left="283"/>
              <w:rPr>
                <w:rFonts w:ascii="Courier New" w:hAnsi="Courier New"/>
              </w:rPr>
            </w:pPr>
            <w:r w:rsidRPr="00F3500B">
              <w:rPr>
                <w:rFonts w:ascii="Courier New" w:hAnsi="Courier New"/>
              </w:rPr>
              <w:t>PurchaseIDRef</w:t>
            </w:r>
          </w:p>
        </w:tc>
        <w:tc>
          <w:tcPr>
            <w:tcW w:w="4770" w:type="dxa"/>
            <w:tcBorders>
              <w:top w:val="single" w:sz="6" w:space="0" w:color="000000"/>
              <w:bottom w:val="single" w:sz="6" w:space="0" w:color="000000"/>
            </w:tcBorders>
          </w:tcPr>
          <w:p w:rsidR="00A3385F" w:rsidRPr="00F3500B" w:rsidRDefault="00A3385F" w:rsidP="000B6905">
            <w:pPr>
              <w:pStyle w:val="TAL"/>
            </w:pPr>
            <w:r w:rsidRPr="00F3500B">
              <w:t>Attributes an ID of TVAIDRefType to a purchase item.</w:t>
            </w:r>
          </w:p>
        </w:tc>
      </w:tr>
    </w:tbl>
    <w:p w:rsidR="000B6905" w:rsidRPr="00F3500B" w:rsidRDefault="000B6905" w:rsidP="000B6905">
      <w:pPr>
        <w:keepNext/>
        <w:rPr>
          <w:rFonts w:eastAsia="Arial Unicode MS"/>
        </w:rPr>
      </w:pP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ExplanationLengthType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short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medium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long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ExplanationType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&lt;</w:t>
      </w:r>
      <w:proofErr w:type="gramStart"/>
      <w:r w:rsidRPr="00F3500B">
        <w:rPr>
          <w:rFonts w:ascii="Courier New" w:eastAsia="Arial Unicode MS" w:hAnsi="Courier New"/>
          <w:sz w:val="18"/>
          <w:lang w:eastAsia="ja-JP"/>
        </w:rPr>
        <w:t>simpleContent</w:t>
      </w:r>
      <w:proofErr w:type="gramEnd"/>
      <w:r w:rsidRPr="00F3500B">
        <w:rPr>
          <w:rFonts w:ascii="Courier New" w:eastAsia="Arial Unicode MS" w:hAnsi="Courier New"/>
          <w:sz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w:t>
      </w:r>
      <w:proofErr w:type="gramStart"/>
      <w:r w:rsidRPr="00F3500B">
        <w:rPr>
          <w:rFonts w:ascii="Courier New" w:eastAsia="Arial Unicode MS" w:hAnsi="Courier New"/>
          <w:sz w:val="18"/>
          <w:lang w:eastAsia="ja-JP"/>
        </w:rPr>
        <w:t>:TextualType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lastRenderedPageBreak/>
        <w:t xml:space="preserve">      &lt;attribute name=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length</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 xml:space="preserve"> type=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tva</w:t>
      </w:r>
      <w:proofErr w:type="gramStart"/>
      <w:r w:rsidRPr="00F3500B">
        <w:rPr>
          <w:rFonts w:ascii="Courier New" w:eastAsia="Arial Unicode MS" w:hAnsi="Courier New"/>
          <w:sz w:val="18"/>
          <w:szCs w:val="18"/>
          <w:lang w:eastAsia="ja-JP"/>
        </w:rPr>
        <w:t>:ExplanationLengthType</w:t>
      </w:r>
      <w:proofErr w:type="gramEnd"/>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 xml:space="preserve"> use=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optional</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 xml:space="preserve">    &lt;/extension&gt;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 xml:space="preserve">  &lt;/simpleContent&gt;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&lt;/complexType&gt;</w:t>
      </w:r>
    </w:p>
    <w:p w:rsidR="00317381" w:rsidRPr="00F3500B" w:rsidRDefault="00317381" w:rsidP="0031738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317381"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TVAParentalGuidanceType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&lt;complexContent&gt;</w:t>
      </w:r>
      <w:r w:rsidRPr="00F3500B">
        <w:rPr>
          <w:rFonts w:ascii="Courier New" w:hAnsi="Courier New" w:cs="Courier New"/>
          <w:sz w:val="18"/>
          <w:szCs w:val="18"/>
        </w:rPr>
        <w:br/>
        <w:t>    &lt;extension base=</w:t>
      </w:r>
      <w:r w:rsidR="00452C3A" w:rsidRPr="00F3500B">
        <w:rPr>
          <w:rFonts w:ascii="Courier New" w:hAnsi="Courier New" w:cs="Courier New"/>
          <w:sz w:val="18"/>
          <w:szCs w:val="18"/>
        </w:rPr>
        <w:t>"</w:t>
      </w:r>
      <w:r w:rsidRPr="00F3500B">
        <w:rPr>
          <w:rFonts w:ascii="Courier New" w:hAnsi="Courier New" w:cs="Courier New"/>
          <w:sz w:val="18"/>
          <w:szCs w:val="18"/>
        </w:rPr>
        <w:t>mpeg7</w:t>
      </w:r>
      <w:proofErr w:type="gramStart"/>
      <w:r w:rsidRPr="00F3500B">
        <w:rPr>
          <w:rFonts w:ascii="Courier New" w:hAnsi="Courier New" w:cs="Courier New"/>
          <w:sz w:val="18"/>
          <w:szCs w:val="18"/>
        </w:rPr>
        <w:t>:ParentalGuidanceType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&lt;sequence&gt;</w:t>
      </w:r>
      <w:r w:rsidRPr="00F3500B">
        <w:rPr>
          <w:rFonts w:ascii="Courier New" w:hAnsi="Courier New" w:cs="Courier New"/>
          <w:sz w:val="18"/>
          <w:szCs w:val="18"/>
        </w:rPr>
        <w:br/>
        <w:t>        &lt;element name=</w:t>
      </w:r>
      <w:r w:rsidR="00452C3A" w:rsidRPr="00F3500B">
        <w:rPr>
          <w:rFonts w:ascii="Courier New" w:hAnsi="Courier New" w:cs="Courier New"/>
          <w:sz w:val="18"/>
          <w:szCs w:val="18"/>
        </w:rPr>
        <w:t>"</w:t>
      </w:r>
      <w:r w:rsidRPr="00F3500B">
        <w:rPr>
          <w:rFonts w:ascii="Courier New" w:hAnsi="Courier New" w:cs="Courier New"/>
          <w:sz w:val="18"/>
          <w:szCs w:val="18"/>
        </w:rPr>
        <w:t>ExplanatoryText</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00062989" w:rsidRPr="00F3500B">
        <w:rPr>
          <w:rFonts w:ascii="Courier New" w:hAnsi="Courier New" w:cs="Courier New"/>
          <w:sz w:val="18"/>
          <w:szCs w:val="18"/>
        </w:rPr>
        <w:t>tva:Explanation</w:t>
      </w:r>
      <w:r w:rsidR="001944A5" w:rsidRPr="00F3500B">
        <w:rPr>
          <w:rFonts w:ascii="Courier New" w:hAnsi="Courier New" w:cs="Courier New"/>
          <w:sz w:val="18"/>
          <w:szCs w:val="18"/>
        </w:rPr>
        <w:t>Type</w:t>
      </w:r>
      <w:r w:rsidR="00452C3A" w:rsidRPr="00F3500B">
        <w:rPr>
          <w:rFonts w:ascii="Courier New" w:hAnsi="Courier New" w:cs="Courier New"/>
          <w:sz w:val="18"/>
          <w:szCs w:val="18"/>
        </w:rPr>
        <w:t>"</w:t>
      </w:r>
      <w:r w:rsidR="001944A5"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001944A5" w:rsidRPr="00F3500B">
        <w:rPr>
          <w:rFonts w:ascii="Courier New" w:hAnsi="Courier New" w:cs="Courier New"/>
          <w:sz w:val="18"/>
          <w:szCs w:val="18"/>
        </w:rPr>
        <w:t>0</w:t>
      </w:r>
      <w:r w:rsidR="00452C3A" w:rsidRPr="00F3500B">
        <w:rPr>
          <w:rFonts w:ascii="Courier New" w:hAnsi="Courier New" w:cs="Courier New"/>
          <w:sz w:val="18"/>
          <w:szCs w:val="18"/>
        </w:rPr>
        <w:t>"</w:t>
      </w:r>
    </w:p>
    <w:p w:rsidR="00086BB7"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maxOccurs</w:t>
      </w:r>
      <w:proofErr w:type="gramEnd"/>
      <w:r w:rsidRPr="00F3500B">
        <w:rPr>
          <w:rFonts w:ascii="Courier New" w:hAnsi="Courier New" w:cs="Courier New"/>
          <w:sz w:val="18"/>
          <w:szCs w:val="18"/>
        </w:rPr>
        <w:t>=</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9C591C" w:rsidRPr="00F3500B">
        <w:rPr>
          <w:rFonts w:ascii="Courier New" w:hAnsi="Courier New" w:cs="Courier New"/>
          <w:sz w:val="18"/>
          <w:szCs w:val="18"/>
        </w:rPr>
        <w:t>/</w:t>
      </w:r>
      <w:r w:rsidRPr="00F3500B">
        <w:rPr>
          <w:rFonts w:ascii="Courier New" w:hAnsi="Courier New" w:cs="Courier New"/>
          <w:sz w:val="18"/>
          <w:szCs w:val="18"/>
        </w:rPr>
        <w:t>&gt;</w:t>
      </w:r>
    </w:p>
    <w:p w:rsidR="00086BB7"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      &lt;/sequence&gt;</w:t>
      </w:r>
    </w:p>
    <w:p w:rsidR="00317381" w:rsidRPr="00F3500B" w:rsidRDefault="00317381" w:rsidP="0031738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    &lt;/extension&gt;</w:t>
      </w:r>
      <w:r w:rsidRPr="00F3500B">
        <w:rPr>
          <w:rFonts w:ascii="Courier New" w:hAnsi="Courier New" w:cs="Courier New"/>
          <w:sz w:val="18"/>
          <w:szCs w:val="18"/>
        </w:rPr>
        <w:br/>
        <w:t>  &lt;/complexContent&gt;</w:t>
      </w:r>
      <w:r w:rsidRPr="00F3500B">
        <w:rPr>
          <w:rFonts w:ascii="Courier New" w:hAnsi="Courier New" w:cs="Courier New"/>
          <w:sz w:val="18"/>
          <w:szCs w:val="18"/>
        </w:rPr>
        <w:br/>
        <w:t>&lt;/complexType&gt;</w:t>
      </w:r>
    </w:p>
    <w:p w:rsidR="00317381" w:rsidRPr="00F3500B" w:rsidRDefault="00317381" w:rsidP="000B6905"/>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317381" w:rsidRPr="00F3500B">
        <w:trPr>
          <w:tblHeader/>
          <w:jc w:val="center"/>
        </w:trPr>
        <w:tc>
          <w:tcPr>
            <w:tcW w:w="4641" w:type="dxa"/>
            <w:tcBorders>
              <w:bottom w:val="single" w:sz="12" w:space="0" w:color="auto"/>
            </w:tcBorders>
          </w:tcPr>
          <w:p w:rsidR="00317381" w:rsidRPr="00F3500B" w:rsidRDefault="00317381" w:rsidP="00BC5E87">
            <w:pPr>
              <w:pStyle w:val="TAH"/>
              <w:keepLines w:val="0"/>
            </w:pPr>
            <w:r w:rsidRPr="00F3500B">
              <w:t>Name</w:t>
            </w:r>
          </w:p>
        </w:tc>
        <w:tc>
          <w:tcPr>
            <w:tcW w:w="4770" w:type="dxa"/>
            <w:tcBorders>
              <w:bottom w:val="single" w:sz="12" w:space="0" w:color="auto"/>
            </w:tcBorders>
          </w:tcPr>
          <w:p w:rsidR="00317381" w:rsidRPr="00F3500B" w:rsidRDefault="00317381" w:rsidP="00BC5E87">
            <w:pPr>
              <w:pStyle w:val="TAH"/>
              <w:keepLines w:val="0"/>
            </w:pPr>
            <w:r w:rsidRPr="00F3500B">
              <w:t>Definition</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jc w:val="left"/>
              <w:rPr>
                <w:rFonts w:ascii="Courier New" w:hAnsi="Courier New"/>
                <w:b w:val="0"/>
              </w:rPr>
            </w:pPr>
            <w:r w:rsidRPr="00F3500B">
              <w:rPr>
                <w:rFonts w:ascii="Courier New" w:hAnsi="Courier New"/>
                <w:b w:val="0"/>
              </w:rPr>
              <w:t>ExplanationLengthType</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L"/>
              <w:keepNext w:val="0"/>
              <w:keepLines w:val="0"/>
              <w:rPr>
                <w:lang w:eastAsia="ja-JP"/>
              </w:rPr>
            </w:pPr>
            <w:r w:rsidRPr="00F3500B">
              <w:t>A simple type to define three possible types of lengths for textual explanations.</w:t>
            </w:r>
            <w:r w:rsidRPr="00F3500B">
              <w:rPr>
                <w:lang w:eastAsia="ja-JP"/>
              </w:rPr>
              <w:t xml:space="preserve"> The possible values of this enumerated type are as follows:</w:t>
            </w:r>
          </w:p>
          <w:p w:rsidR="00DB6BD2" w:rsidRPr="00F3500B" w:rsidRDefault="00DB6BD2" w:rsidP="00A20224">
            <w:pPr>
              <w:pStyle w:val="TAL"/>
              <w:keepNext w:val="0"/>
              <w:keepLines w:val="0"/>
              <w:rPr>
                <w:lang w:eastAsia="ja-JP"/>
              </w:rPr>
            </w:pPr>
            <w:proofErr w:type="gramStart"/>
            <w:r w:rsidRPr="00F3500B">
              <w:rPr>
                <w:i/>
                <w:lang w:eastAsia="ja-JP"/>
              </w:rPr>
              <w:t>short</w:t>
            </w:r>
            <w:proofErr w:type="gramEnd"/>
            <w:r w:rsidRPr="00F3500B">
              <w:rPr>
                <w:lang w:eastAsia="ja-JP"/>
              </w:rPr>
              <w:t xml:space="preserve"> - the length of the explanation will not exceed 90 characters.</w:t>
            </w:r>
          </w:p>
          <w:p w:rsidR="00DB6BD2" w:rsidRPr="00F3500B" w:rsidRDefault="00DB6BD2" w:rsidP="00A20224">
            <w:pPr>
              <w:pStyle w:val="TAL"/>
              <w:keepNext w:val="0"/>
              <w:keepLines w:val="0"/>
              <w:rPr>
                <w:lang w:eastAsia="ja-JP"/>
              </w:rPr>
            </w:pPr>
            <w:proofErr w:type="gramStart"/>
            <w:r w:rsidRPr="00F3500B">
              <w:rPr>
                <w:i/>
                <w:lang w:eastAsia="ja-JP"/>
              </w:rPr>
              <w:t>medium</w:t>
            </w:r>
            <w:proofErr w:type="gramEnd"/>
            <w:r w:rsidRPr="00F3500B">
              <w:rPr>
                <w:lang w:eastAsia="ja-JP"/>
              </w:rPr>
              <w:t xml:space="preserve"> - the length of the explanation will not exceed 210 characters.</w:t>
            </w:r>
          </w:p>
          <w:p w:rsidR="00DB6BD2" w:rsidRPr="00F3500B" w:rsidRDefault="00DB6BD2" w:rsidP="00A20224">
            <w:pPr>
              <w:pStyle w:val="TAH"/>
              <w:keepLines w:val="0"/>
              <w:jc w:val="left"/>
              <w:rPr>
                <w:rFonts w:cs="Arial"/>
                <w:b w:val="0"/>
              </w:rPr>
            </w:pPr>
            <w:proofErr w:type="gramStart"/>
            <w:r w:rsidRPr="00F3500B">
              <w:rPr>
                <w:b w:val="0"/>
                <w:i/>
                <w:lang w:eastAsia="ja-JP"/>
              </w:rPr>
              <w:t>long</w:t>
            </w:r>
            <w:proofErr w:type="gramEnd"/>
            <w:r w:rsidRPr="00F3500B">
              <w:rPr>
                <w:b w:val="0"/>
                <w:lang w:eastAsia="ja-JP"/>
              </w:rPr>
              <w:t xml:space="preserve"> - the length of the explanation will not exceed 1200 characters.</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jc w:val="left"/>
              <w:rPr>
                <w:rFonts w:ascii="Courier New" w:hAnsi="Courier New"/>
                <w:b w:val="0"/>
              </w:rPr>
            </w:pPr>
            <w:r w:rsidRPr="00F3500B">
              <w:rPr>
                <w:rFonts w:ascii="Courier New" w:hAnsi="Courier New"/>
                <w:b w:val="0"/>
              </w:rPr>
              <w:t>ExplanationType</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H"/>
              <w:keepLines w:val="0"/>
              <w:jc w:val="left"/>
              <w:rPr>
                <w:b w:val="0"/>
              </w:rPr>
            </w:pPr>
            <w:r w:rsidRPr="00F3500B">
              <w:rPr>
                <w:b w:val="0"/>
              </w:rPr>
              <w:t>A complex type to define a textual explanation.</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ind w:left="258"/>
              <w:jc w:val="left"/>
              <w:rPr>
                <w:rFonts w:ascii="Courier New" w:hAnsi="Courier New"/>
                <w:b w:val="0"/>
              </w:rPr>
            </w:pPr>
            <w:r w:rsidRPr="00F3500B">
              <w:rPr>
                <w:rFonts w:ascii="Courier New" w:hAnsi="Courier New"/>
                <w:b w:val="0"/>
                <w:lang w:eastAsia="ja-JP"/>
              </w:rPr>
              <w:t>l</w:t>
            </w:r>
            <w:r w:rsidRPr="00F3500B">
              <w:rPr>
                <w:rFonts w:ascii="Courier New" w:hAnsi="Courier New"/>
                <w:b w:val="0"/>
              </w:rPr>
              <w:t>ength</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H"/>
              <w:keepLines w:val="0"/>
              <w:jc w:val="left"/>
              <w:rPr>
                <w:b w:val="0"/>
              </w:rPr>
            </w:pPr>
            <w:r w:rsidRPr="00F3500B">
              <w:rPr>
                <w:rStyle w:val="Emphasis"/>
                <w:rFonts w:cs="Arial"/>
                <w:b w:val="0"/>
                <w:i w:val="0"/>
                <w:iCs w:val="0"/>
                <w:szCs w:val="18"/>
              </w:rPr>
              <w:t>An attribute to specify the length of the explanation. This attribute is optional. If no length is specified, then the explanation may be of any length.</w:t>
            </w:r>
          </w:p>
        </w:tc>
      </w:tr>
      <w:tr w:rsidR="00317381" w:rsidRPr="00F3500B">
        <w:trPr>
          <w:jc w:val="center"/>
        </w:trPr>
        <w:tc>
          <w:tcPr>
            <w:tcW w:w="4641" w:type="dxa"/>
            <w:tcBorders>
              <w:top w:val="single" w:sz="4" w:space="0" w:color="auto"/>
              <w:left w:val="nil"/>
              <w:bottom w:val="single" w:sz="4" w:space="0" w:color="auto"/>
            </w:tcBorders>
          </w:tcPr>
          <w:p w:rsidR="00317381" w:rsidRPr="00F3500B" w:rsidRDefault="00317381" w:rsidP="00BC5E87">
            <w:pPr>
              <w:pStyle w:val="TAH"/>
              <w:keepLines w:val="0"/>
              <w:jc w:val="left"/>
              <w:rPr>
                <w:rFonts w:ascii="Courier New" w:hAnsi="Courier New"/>
                <w:b w:val="0"/>
              </w:rPr>
            </w:pPr>
            <w:r w:rsidRPr="00F3500B">
              <w:rPr>
                <w:rFonts w:ascii="Courier New" w:hAnsi="Courier New"/>
                <w:b w:val="0"/>
              </w:rPr>
              <w:t>TVAParentalGuidanceType</w:t>
            </w:r>
          </w:p>
        </w:tc>
        <w:tc>
          <w:tcPr>
            <w:tcW w:w="4770" w:type="dxa"/>
            <w:tcBorders>
              <w:top w:val="single" w:sz="4" w:space="0" w:color="auto"/>
              <w:bottom w:val="single" w:sz="4" w:space="0" w:color="auto"/>
            </w:tcBorders>
          </w:tcPr>
          <w:p w:rsidR="00317381" w:rsidRPr="00F3500B" w:rsidRDefault="00317381" w:rsidP="00BC5E87">
            <w:pPr>
              <w:pStyle w:val="TAH"/>
              <w:keepLines w:val="0"/>
              <w:jc w:val="left"/>
              <w:rPr>
                <w:rFonts w:ascii="Courier New" w:hAnsi="Courier New"/>
                <w:b w:val="0"/>
              </w:rPr>
            </w:pPr>
            <w:r w:rsidRPr="00F3500B">
              <w:rPr>
                <w:rFonts w:cs="Arial"/>
                <w:b w:val="0"/>
              </w:rPr>
              <w:t xml:space="preserve">A complexType that allows </w:t>
            </w:r>
            <w:r w:rsidR="00011A3E" w:rsidRPr="00F3500B">
              <w:rPr>
                <w:rFonts w:cs="Arial"/>
                <w:b w:val="0"/>
              </w:rPr>
              <w:t>the use of</w:t>
            </w:r>
            <w:r w:rsidRPr="00F3500B">
              <w:rPr>
                <w:rFonts w:cs="Arial"/>
                <w:b w:val="0"/>
              </w:rPr>
              <w:t xml:space="preserve"> parental guidance labelling from different guidance </w:t>
            </w:r>
            <w:r w:rsidR="00176753" w:rsidRPr="00F3500B">
              <w:rPr>
                <w:rFonts w:cs="Arial"/>
                <w:b w:val="0"/>
              </w:rPr>
              <w:t xml:space="preserve">classification </w:t>
            </w:r>
            <w:r w:rsidRPr="00F3500B">
              <w:rPr>
                <w:rFonts w:cs="Arial"/>
                <w:b w:val="0"/>
              </w:rPr>
              <w:t>schemes</w:t>
            </w:r>
            <w:r w:rsidR="005B1FCC" w:rsidRPr="00F3500B">
              <w:rPr>
                <w:rFonts w:cs="Arial"/>
                <w:b w:val="0"/>
              </w:rPr>
              <w:t>.</w:t>
            </w:r>
          </w:p>
        </w:tc>
      </w:tr>
      <w:tr w:rsidR="00317381" w:rsidRPr="00F3500B">
        <w:trPr>
          <w:jc w:val="center"/>
        </w:trPr>
        <w:tc>
          <w:tcPr>
            <w:tcW w:w="4641" w:type="dxa"/>
            <w:tcBorders>
              <w:top w:val="single" w:sz="4" w:space="0" w:color="auto"/>
              <w:left w:val="nil"/>
              <w:bottom w:val="single" w:sz="4" w:space="0" w:color="auto"/>
            </w:tcBorders>
          </w:tcPr>
          <w:p w:rsidR="00317381" w:rsidRPr="00F3500B" w:rsidRDefault="00317381" w:rsidP="00BC5E87">
            <w:pPr>
              <w:pStyle w:val="TAL"/>
              <w:keepLines w:val="0"/>
              <w:ind w:left="566"/>
              <w:rPr>
                <w:rFonts w:ascii="Courier New" w:hAnsi="Courier New"/>
                <w:lang w:eastAsia="ja-JP"/>
              </w:rPr>
            </w:pPr>
            <w:r w:rsidRPr="00F3500B">
              <w:rPr>
                <w:rFonts w:ascii="Courier New" w:hAnsi="Courier New"/>
                <w:lang w:eastAsia="ja-JP"/>
              </w:rPr>
              <w:t>ExplanatoryText</w:t>
            </w:r>
          </w:p>
        </w:tc>
        <w:tc>
          <w:tcPr>
            <w:tcW w:w="4770" w:type="dxa"/>
            <w:tcBorders>
              <w:top w:val="single" w:sz="4" w:space="0" w:color="auto"/>
              <w:bottom w:val="single" w:sz="4" w:space="0" w:color="auto"/>
            </w:tcBorders>
          </w:tcPr>
          <w:p w:rsidR="00317381" w:rsidRPr="00F3500B" w:rsidRDefault="00317381" w:rsidP="00317381">
            <w:pPr>
              <w:pStyle w:val="TAH"/>
              <w:jc w:val="left"/>
              <w:rPr>
                <w:rFonts w:cs="Arial"/>
                <w:b w:val="0"/>
              </w:rPr>
            </w:pPr>
            <w:r w:rsidRPr="00F3500B">
              <w:rPr>
                <w:rStyle w:val="Emphasis"/>
                <w:rFonts w:cs="Arial"/>
                <w:b w:val="0"/>
                <w:i w:val="0"/>
                <w:iCs w:val="0"/>
                <w:szCs w:val="18"/>
              </w:rPr>
              <w:t>An optional editorial explanation for the Parental Guidance labelling.</w:t>
            </w:r>
            <w:r w:rsidR="00176753" w:rsidRPr="00F3500B">
              <w:rPr>
                <w:rStyle w:val="Emphasis"/>
                <w:rFonts w:cs="Arial"/>
                <w:b w:val="0"/>
                <w:i w:val="0"/>
                <w:iCs w:val="0"/>
                <w:szCs w:val="18"/>
              </w:rPr>
              <w:t xml:space="preserve"> Multiple explanations may be provided in a variety of different languages and/or lengths.</w:t>
            </w:r>
          </w:p>
        </w:tc>
      </w:tr>
    </w:tbl>
    <w:p w:rsidR="00317381" w:rsidRPr="00F3500B" w:rsidRDefault="00317381" w:rsidP="00317381">
      <w:pPr>
        <w:spacing w:after="0"/>
        <w:rPr>
          <w:rFonts w:ascii="Courier" w:hAnsi="Courier"/>
          <w:sz w:val="18"/>
          <w:szCs w:val="18"/>
        </w:rPr>
      </w:pPr>
    </w:p>
    <w:p w:rsidR="00A3385F" w:rsidRPr="00F3500B" w:rsidRDefault="002F05F2" w:rsidP="00072089">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lastRenderedPageBreak/>
        <w:drawing>
          <wp:inline distT="0" distB="0" distL="0" distR="0" wp14:anchorId="79E08164" wp14:editId="34D0C5E6">
            <wp:extent cx="4134485" cy="9088120"/>
            <wp:effectExtent l="0" t="0" r="0" b="0"/>
            <wp:docPr id="14" name="Picture 14" descr="basiccontent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siccontentdescriptiontyp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485" cy="908812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lastRenderedPageBreak/>
        <w:t>&lt;complex</w:t>
      </w:r>
      <w:r w:rsidRPr="00F3500B">
        <w:rPr>
          <w:rFonts w:ascii="Courier New" w:eastAsia="Arial Unicode MS" w:hAnsi="Courier New"/>
          <w:sz w:val="18"/>
        </w:rPr>
        <w:t>Type name=</w:t>
      </w:r>
      <w:r w:rsidR="00452C3A" w:rsidRPr="00F3500B">
        <w:rPr>
          <w:rFonts w:ascii="Courier New" w:eastAsia="Arial Unicode MS" w:hAnsi="Courier New"/>
          <w:sz w:val="18"/>
        </w:rPr>
        <w:t>"</w:t>
      </w:r>
      <w:r w:rsidRPr="00F3500B">
        <w:rPr>
          <w:rFonts w:ascii="Courier New" w:eastAsia="Arial Unicode MS" w:hAnsi="Courier New"/>
          <w:sz w:val="18"/>
        </w:rPr>
        <w:t>BasicContentDescriptionType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:TitleType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:TitleMediaType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ShortTitle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:ShortTitleType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:SynopsisType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PromotionalInformation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Keyword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:KeywordType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:GenreType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ParentalGuidance</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00D95FE0" w:rsidRPr="00F3500B">
        <w:rPr>
          <w:rFonts w:ascii="Courier New" w:eastAsia="Arial Unicode MS" w:hAnsi="Courier New"/>
          <w:sz w:val="18"/>
        </w:rPr>
        <w:t>tva</w:t>
      </w:r>
      <w:r w:rsidRPr="00F3500B">
        <w:rPr>
          <w:rFonts w:ascii="Courier New" w:eastAsia="Arial Unicode MS" w:hAnsi="Courier New"/>
          <w:sz w:val="18"/>
        </w:rPr>
        <w:t>:</w:t>
      </w:r>
      <w:r w:rsidR="00D95FE0" w:rsidRPr="00F3500B">
        <w:rPr>
          <w:rFonts w:ascii="Courier New" w:eastAsia="Arial Unicode MS" w:hAnsi="Courier New"/>
          <w:sz w:val="18"/>
        </w:rPr>
        <w:t>TVA</w:t>
      </w:r>
      <w:r w:rsidRPr="00F3500B">
        <w:rPr>
          <w:rFonts w:ascii="Courier New" w:eastAsia="Arial Unicode MS" w:hAnsi="Courier New"/>
          <w:sz w:val="18"/>
        </w:rPr>
        <w:t>ParentalGuidanceType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:ExtendedLanguageType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CaptionLanguage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:CaptionLanguageType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SignLanguage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:SignLanguageType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:CreditsListType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:AwardsListType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RelatedMaterial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:RelatedMaterialType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ProductionDate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:TVATimeType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ProductionLocation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:regionCode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CreationCoordinates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:CreationCoordinatesType</w:t>
      </w:r>
      <w:proofErr w:type="gramEnd"/>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DepictedCoordinates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:DepictedCoordinatesType</w:t>
      </w:r>
      <w:proofErr w:type="gramEnd"/>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:ReleaseInformationType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r>
      <w:proofErr w:type="gramStart"/>
      <w:r w:rsidRPr="00F3500B">
        <w:rPr>
          <w:rFonts w:ascii="Courier New" w:eastAsia="Arial Unicode MS" w:hAnsi="Courier New"/>
        </w:rPr>
        <w:t>maxOccurs</w:t>
      </w:r>
      <w:proofErr w:type="gramEnd"/>
      <w:r w:rsidRPr="00F3500B">
        <w:rPr>
          <w:rFonts w:ascii="Courier New" w:eastAsia="Arial Unicode MS" w:hAnsi="Courier New"/>
        </w:rPr>
        <w:t>=</w:t>
      </w:r>
      <w:r w:rsidR="00452C3A" w:rsidRPr="00F3500B">
        <w:rPr>
          <w:rFonts w:ascii="Courier New" w:eastAsia="Arial Unicode MS" w:hAnsi="Courier New"/>
        </w:rPr>
        <w:t>"</w:t>
      </w:r>
      <w:r w:rsidRPr="00F3500B">
        <w:rPr>
          <w:rFonts w:ascii="Courier New" w:eastAsia="Arial Unicode MS" w:hAnsi="Courier New"/>
        </w:rPr>
        <w:t>unbounded</w:t>
      </w:r>
      <w:r w:rsidR="00452C3A" w:rsidRPr="00F3500B">
        <w:rPr>
          <w:rFonts w:ascii="Courier New" w:eastAsia="Arial Unicode MS" w:hAnsi="Courier New"/>
        </w:rPr>
        <w:t>"</w:t>
      </w:r>
      <w:r w:rsidRPr="00F3500B">
        <w:rPr>
          <w:rFonts w:ascii="Courier New" w:eastAsia="Arial Unicode MS" w:hAnsi="Courier New"/>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&lt;element name=</w:t>
      </w:r>
      <w:r w:rsidR="00452C3A" w:rsidRPr="00F3500B">
        <w:rPr>
          <w:rFonts w:ascii="Courier New" w:eastAsia="Arial Unicode MS" w:hAnsi="Courier New"/>
        </w:rPr>
        <w:t>"</w:t>
      </w:r>
      <w:r w:rsidRPr="00F3500B">
        <w:rPr>
          <w:rFonts w:ascii="Courier New" w:eastAsia="Arial Unicode MS" w:hAnsi="Courier New"/>
        </w:rPr>
        <w:t>Duration</w:t>
      </w:r>
      <w:r w:rsidR="00452C3A" w:rsidRPr="00F3500B">
        <w:rPr>
          <w:rFonts w:ascii="Courier New" w:eastAsia="Arial Unicode MS" w:hAnsi="Courier New"/>
        </w:rPr>
        <w:t>"</w:t>
      </w:r>
      <w:r w:rsidRPr="00F3500B">
        <w:rPr>
          <w:rFonts w:ascii="Courier New" w:eastAsia="Arial Unicode MS" w:hAnsi="Courier New"/>
        </w:rPr>
        <w:t xml:space="preserve"> type=</w:t>
      </w:r>
      <w:r w:rsidR="00452C3A" w:rsidRPr="00F3500B">
        <w:rPr>
          <w:rFonts w:ascii="Courier New" w:eastAsia="Arial Unicode MS" w:hAnsi="Courier New"/>
        </w:rPr>
        <w:t>"</w:t>
      </w:r>
      <w:r w:rsidRPr="00F3500B">
        <w:rPr>
          <w:rFonts w:ascii="Courier New" w:eastAsia="Arial Unicode MS" w:hAnsi="Courier New"/>
        </w:rPr>
        <w:t>duration</w:t>
      </w:r>
      <w:r w:rsidR="00452C3A" w:rsidRPr="00F3500B">
        <w:rPr>
          <w:rFonts w:ascii="Courier New" w:eastAsia="Arial Unicode MS" w:hAnsi="Courier New"/>
        </w:rPr>
        <w:t>"</w:t>
      </w:r>
      <w:r w:rsidRPr="00F3500B">
        <w:rPr>
          <w:rFonts w:ascii="Courier New" w:eastAsia="Arial Unicode MS" w:hAnsi="Courier New"/>
        </w:rPr>
        <w:t xml:space="preserve"> minOccurs=</w:t>
      </w:r>
      <w:r w:rsidR="00452C3A" w:rsidRPr="00F3500B">
        <w:rPr>
          <w:rFonts w:ascii="Courier New" w:eastAsia="Arial Unicode MS" w:hAnsi="Courier New"/>
        </w:rPr>
        <w:t>"</w:t>
      </w:r>
      <w:r w:rsidRPr="00F3500B">
        <w:rPr>
          <w:rFonts w:ascii="Courier New" w:eastAsia="Arial Unicode MS" w:hAnsi="Courier New"/>
        </w:rPr>
        <w:t>0</w:t>
      </w:r>
      <w:r w:rsidR="00452C3A" w:rsidRPr="00F3500B">
        <w:rPr>
          <w:rFonts w:ascii="Courier New" w:eastAsia="Arial Unicode MS" w:hAnsi="Courier New"/>
        </w:rPr>
        <w:t>"</w:t>
      </w:r>
      <w:r w:rsidRPr="00F3500B">
        <w:rPr>
          <w:rFonts w:ascii="Courier New" w:eastAsia="Arial Unicode MS" w:hAnsi="Courier New"/>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lang w:eastAsia="ja-JP"/>
        </w:rPr>
      </w:pPr>
      <w:r w:rsidRPr="00F3500B">
        <w:rPr>
          <w:rFonts w:ascii="Courier New" w:eastAsia="Arial Unicode MS" w:hAnsi="Courier New"/>
          <w:lang w:eastAsia="ja-JP"/>
        </w:rPr>
        <w:tab/>
      </w:r>
      <w:r w:rsidRPr="00F3500B">
        <w:rPr>
          <w:rFonts w:ascii="Courier New" w:eastAsia="Arial Unicode MS" w:hAnsi="Courier New"/>
          <w:lang w:eastAsia="ja-JP"/>
        </w:rPr>
        <w:tab/>
        <w:t>&lt;element name=</w:t>
      </w:r>
      <w:r w:rsidR="00452C3A" w:rsidRPr="00F3500B">
        <w:rPr>
          <w:rFonts w:ascii="Courier New" w:eastAsia="Arial Unicode MS" w:hAnsi="Courier New"/>
          <w:lang w:eastAsia="ja-JP"/>
        </w:rPr>
        <w:t>"</w:t>
      </w:r>
      <w:r w:rsidRPr="00F3500B">
        <w:rPr>
          <w:rFonts w:ascii="Courier New" w:eastAsia="Arial Unicode MS" w:hAnsi="Courier New"/>
          <w:lang w:eastAsia="ja-JP"/>
        </w:rPr>
        <w:t>PurchaseList</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type=</w:t>
      </w:r>
      <w:r w:rsidR="00452C3A" w:rsidRPr="00F3500B">
        <w:rPr>
          <w:rFonts w:ascii="Courier New" w:eastAsia="Arial Unicode MS" w:hAnsi="Courier New"/>
          <w:lang w:eastAsia="ja-JP"/>
        </w:rPr>
        <w:t>"</w:t>
      </w:r>
      <w:r w:rsidRPr="00F3500B">
        <w:rPr>
          <w:rFonts w:ascii="Courier New" w:eastAsia="Arial Unicode MS" w:hAnsi="Courier New"/>
          <w:lang w:eastAsia="ja-JP"/>
        </w:rPr>
        <w:t>tva</w:t>
      </w:r>
      <w:proofErr w:type="gramStart"/>
      <w:r w:rsidRPr="00F3500B">
        <w:rPr>
          <w:rFonts w:ascii="Courier New" w:eastAsia="Arial Unicode MS" w:hAnsi="Courier New"/>
          <w:lang w:eastAsia="ja-JP"/>
        </w:rPr>
        <w:t>:PurchaseListType</w:t>
      </w:r>
      <w:proofErr w:type="gramEnd"/>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657"/>
        <w:gridCol w:w="16"/>
        <w:gridCol w:w="17"/>
        <w:gridCol w:w="4701"/>
        <w:gridCol w:w="36"/>
        <w:gridCol w:w="38"/>
      </w:tblGrid>
      <w:tr w:rsidR="00A3385F" w:rsidRPr="00F3500B">
        <w:trPr>
          <w:gridAfter w:val="1"/>
          <w:wAfter w:w="37" w:type="dxa"/>
          <w:tblHeader/>
          <w:jc w:val="center"/>
        </w:trPr>
        <w:tc>
          <w:tcPr>
            <w:tcW w:w="3711" w:type="dxa"/>
            <w:gridSpan w:val="3"/>
            <w:tcBorders>
              <w:top w:val="single" w:sz="12" w:space="0" w:color="000000"/>
              <w:bottom w:val="single" w:sz="12" w:space="0" w:color="000000"/>
            </w:tcBorders>
          </w:tcPr>
          <w:p w:rsidR="00A3385F" w:rsidRPr="00F3500B" w:rsidRDefault="00A3385F">
            <w:pPr>
              <w:pStyle w:val="TAH"/>
              <w:keepNext w:val="0"/>
              <w:keepLines w:val="0"/>
            </w:pPr>
            <w:r w:rsidRPr="00F3500B">
              <w:t>Name</w:t>
            </w:r>
          </w:p>
        </w:tc>
        <w:tc>
          <w:tcPr>
            <w:tcW w:w="4750" w:type="dxa"/>
            <w:gridSpan w:val="3"/>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Basic</w:t>
            </w:r>
            <w:r w:rsidRPr="00F3500B">
              <w:rPr>
                <w:rFonts w:ascii="Courier New" w:hAnsi="Courier New"/>
                <w:lang w:eastAsia="ja-JP"/>
              </w:rPr>
              <w:t>Content</w:t>
            </w:r>
            <w:r w:rsidRPr="00F3500B">
              <w:rPr>
                <w:rFonts w:ascii="Courier New" w:hAnsi="Courier New"/>
              </w:rPr>
              <w:t>Description</w:t>
            </w:r>
            <w:r w:rsidRPr="00F3500B">
              <w:rPr>
                <w:rFonts w:ascii="Courier New" w:hAnsi="Courier New"/>
                <w:lang w:eastAsia="ja-JP"/>
              </w:rPr>
              <w:t>Type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A complex type that defines standard programme description elements.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title of the programme. A programme can have multiple titles, e.g. in different languages. Defined as an MPEG-7 datatype, </w:t>
            </w:r>
            <w:r w:rsidRPr="00F3500B">
              <w:rPr>
                <w:rFonts w:ascii="Courier New" w:hAnsi="Courier New"/>
              </w:rPr>
              <w:t>TitleType</w:t>
            </w:r>
            <w:r w:rsidRPr="00F3500B">
              <w:t xml:space="preserve"> (see </w:t>
            </w:r>
            <w:r w:rsidR="00C16A9B" w:rsidRPr="00F3500B">
              <w:t>clause 9</w:t>
            </w:r>
            <w:r w:rsidRPr="00F3500B">
              <w:t>.2.2 in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media asset (e.g. image) that can be used as a </w:t>
            </w:r>
            <w:r w:rsidR="00452C3A" w:rsidRPr="00F3500B">
              <w:t>"</w:t>
            </w:r>
            <w:r w:rsidRPr="00F3500B">
              <w:t>title</w:t>
            </w:r>
            <w:r w:rsidR="00452C3A" w:rsidRPr="00F3500B">
              <w:t>"</w:t>
            </w:r>
            <w:r w:rsidRPr="00F3500B">
              <w:t xml:space="preserve"> for a programme. Content that is not part of the original programme can be specified and used as a (promotional) AV title. Defined as an MPEG-7 datatype, </w:t>
            </w:r>
            <w:r w:rsidRPr="00F3500B">
              <w:rPr>
                <w:rFonts w:ascii="Courier New" w:hAnsi="Courier New"/>
              </w:rPr>
              <w:t>TitleMediaType</w:t>
            </w:r>
            <w:r w:rsidRPr="00F3500B">
              <w:t xml:space="preserve"> (see </w:t>
            </w:r>
            <w:r w:rsidR="00C16A9B" w:rsidRPr="00F3500B">
              <w:t>clause 9</w:t>
            </w:r>
            <w:r w:rsidRPr="00F3500B">
              <w:t>.2.2 in</w:t>
            </w:r>
            <w:r w:rsidR="000923EB" w:rsidRPr="00F3500B">
              <w:t xml:space="preserve"> </w:t>
            </w:r>
            <w:r w:rsidRPr="00F3500B">
              <w:t>ISO/IEC 15938</w:t>
            </w:r>
            <w:r w:rsidR="000923EB" w:rsidRPr="00F3500B">
              <w:noBreakHyphen/>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ShortTitle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A shortened version of the programme title that defines how the title should be truncated for presentation purposes.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Synopsis</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w:t>
            </w:r>
            <w:r w:rsidRPr="00F3500B">
              <w:rPr>
                <w:lang w:eastAsia="ja-JP"/>
              </w:rPr>
              <w:t xml:space="preserve">textual description </w:t>
            </w:r>
            <w:r w:rsidRPr="00F3500B">
              <w:t>of the programme.</w:t>
            </w:r>
          </w:p>
        </w:tc>
      </w:tr>
      <w:tr w:rsidR="00A3385F" w:rsidRPr="00F3500B">
        <w:trPr>
          <w:gridAfter w:val="1"/>
          <w:wAfter w:w="38" w:type="dxa"/>
          <w:jc w:val="center"/>
        </w:trPr>
        <w:tc>
          <w:tcPr>
            <w:tcW w:w="3690" w:type="dxa"/>
            <w:gridSpan w:val="2"/>
            <w:tcBorders>
              <w:top w:val="nil"/>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PromotionalInformation</w:t>
            </w:r>
          </w:p>
        </w:tc>
        <w:tc>
          <w:tcPr>
            <w:tcW w:w="4770" w:type="dxa"/>
            <w:gridSpan w:val="4"/>
            <w:tcBorders>
              <w:top w:val="nil"/>
              <w:bottom w:val="single" w:sz="4" w:space="0" w:color="auto"/>
            </w:tcBorders>
          </w:tcPr>
          <w:p w:rsidR="00A3385F" w:rsidRPr="00F3500B" w:rsidRDefault="00A3385F">
            <w:pPr>
              <w:pStyle w:val="TAL"/>
              <w:keepNext w:val="0"/>
              <w:keepLines w:val="0"/>
            </w:pPr>
            <w:r w:rsidRPr="00F3500B">
              <w:t>A textual description containing promotional information.</w:t>
            </w:r>
          </w:p>
        </w:tc>
      </w:tr>
      <w:tr w:rsidR="00A3385F" w:rsidRPr="00F3500B">
        <w:trPr>
          <w:gridAfter w:val="1"/>
          <w:wAfter w:w="38" w:type="dxa"/>
          <w:jc w:val="center"/>
        </w:trPr>
        <w:tc>
          <w:tcPr>
            <w:tcW w:w="3690" w:type="dxa"/>
            <w:gridSpan w:val="2"/>
            <w:tcBorders>
              <w:top w:val="single" w:sz="4" w:space="0" w:color="auto"/>
              <w:bottom w:val="single" w:sz="6" w:space="0" w:color="000000"/>
            </w:tcBorders>
          </w:tcPr>
          <w:p w:rsidR="00A3385F" w:rsidRPr="00F3500B" w:rsidRDefault="00A3385F">
            <w:pPr>
              <w:pStyle w:val="TAL"/>
              <w:keepLines w:val="0"/>
              <w:ind w:left="568"/>
              <w:rPr>
                <w:rFonts w:ascii="Courier New" w:hAnsi="Courier New"/>
                <w:lang w:eastAsia="ja-JP"/>
              </w:rPr>
            </w:pPr>
            <w:r w:rsidRPr="00F3500B">
              <w:rPr>
                <w:rFonts w:ascii="Courier New" w:hAnsi="Courier New"/>
              </w:rPr>
              <w:lastRenderedPageBreak/>
              <w:t>Keyword</w:t>
            </w:r>
          </w:p>
        </w:tc>
        <w:tc>
          <w:tcPr>
            <w:tcW w:w="4770" w:type="dxa"/>
            <w:gridSpan w:val="4"/>
            <w:tcBorders>
              <w:top w:val="single" w:sz="4" w:space="0" w:color="auto"/>
              <w:bottom w:val="single" w:sz="6" w:space="0" w:color="000000"/>
            </w:tcBorders>
          </w:tcPr>
          <w:p w:rsidR="00A3385F" w:rsidRPr="00F3500B" w:rsidRDefault="00A3385F">
            <w:pPr>
              <w:pStyle w:val="TAL"/>
              <w:keepLines w:val="0"/>
            </w:pPr>
            <w:r w:rsidRPr="00F3500B">
              <w:t xml:space="preserve">A list of keywords for the programme. A keyword can be a single word or an entire phrase made up of multiple words. Defined as a </w:t>
            </w:r>
            <w:r w:rsidR="00344126" w:rsidRPr="00F3500B">
              <w:rPr>
                <w:i/>
              </w:rPr>
              <w:t>TV</w:t>
            </w:r>
            <w:r w:rsidR="001425E5" w:rsidRPr="00F3500B">
              <w:rPr>
                <w:i/>
              </w:rPr>
              <w:t>-</w:t>
            </w:r>
            <w:r w:rsidR="00344126" w:rsidRPr="00F3500B">
              <w:rPr>
                <w:i/>
              </w:rPr>
              <w:t>Anytime</w:t>
            </w:r>
            <w:r w:rsidRPr="00F3500B">
              <w:t xml:space="preserve"> datatype, KeywordType.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Genre</w:t>
            </w:r>
          </w:p>
        </w:tc>
        <w:tc>
          <w:tcPr>
            <w:tcW w:w="4770" w:type="dxa"/>
            <w:gridSpan w:val="4"/>
            <w:tcBorders>
              <w:top w:val="nil"/>
              <w:bottom w:val="single" w:sz="6" w:space="0" w:color="000000"/>
            </w:tcBorders>
          </w:tcPr>
          <w:p w:rsidR="00A3385F" w:rsidRPr="00F3500B" w:rsidRDefault="00A3385F">
            <w:pPr>
              <w:pStyle w:val="TAL"/>
              <w:keepNext w:val="0"/>
              <w:keepLines w:val="0"/>
              <w:rPr>
                <w:lang w:eastAsia="ja-JP"/>
              </w:rPr>
            </w:pPr>
            <w:r w:rsidRPr="00F3500B">
              <w:t xml:space="preserve">A genre for the programme.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665BB5">
            <w:pPr>
              <w:pStyle w:val="TAL"/>
              <w:keepNext w:val="0"/>
              <w:keepLines w:val="0"/>
              <w:ind w:left="568"/>
              <w:rPr>
                <w:rFonts w:ascii="Courier New" w:hAnsi="Courier New"/>
              </w:rPr>
            </w:pPr>
            <w:r w:rsidRPr="00F3500B">
              <w:rPr>
                <w:rFonts w:ascii="Courier New" w:hAnsi="Courier New"/>
              </w:rPr>
              <w:t>TVA</w:t>
            </w:r>
            <w:r w:rsidR="00A3385F" w:rsidRPr="00F3500B">
              <w:rPr>
                <w:rFonts w:ascii="Courier New" w:hAnsi="Courier New"/>
              </w:rPr>
              <w:t>ParentalGuidance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parental rating code for the programme. Defined as </w:t>
            </w:r>
            <w:proofErr w:type="gramStart"/>
            <w:r w:rsidRPr="00F3500B">
              <w:t>an</w:t>
            </w:r>
            <w:proofErr w:type="gramEnd"/>
            <w:r w:rsidRPr="00F3500B">
              <w:t xml:space="preserve"> </w:t>
            </w:r>
            <w:r w:rsidR="00665BB5" w:rsidRPr="00F3500B">
              <w:t xml:space="preserve">TV-Anytime extension </w:t>
            </w:r>
            <w:r w:rsidR="00455942" w:rsidRPr="00F3500B">
              <w:t xml:space="preserve">to the </w:t>
            </w:r>
            <w:r w:rsidRPr="00F3500B">
              <w:t xml:space="preserve">MPEG-7 datatype, </w:t>
            </w:r>
            <w:r w:rsidRPr="00F3500B">
              <w:rPr>
                <w:rFonts w:ascii="Courier New" w:hAnsi="Courier New"/>
              </w:rPr>
              <w:t xml:space="preserve">ParentalGuidanceType </w:t>
            </w:r>
            <w:r w:rsidRPr="00F3500B">
              <w:t xml:space="preserve">(see </w:t>
            </w:r>
            <w:r w:rsidR="00C16A9B" w:rsidRPr="00F3500B">
              <w:t>clause 9</w:t>
            </w:r>
            <w:r w:rsidRPr="00F3500B">
              <w:t>.2.3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Language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Describes one spoken language for the programme. There may be more than one spoken language specified for a programme.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690" w:type="dxa"/>
            <w:gridSpan w:val="3"/>
            <w:tcBorders>
              <w:top w:val="single" w:sz="6" w:space="0" w:color="auto"/>
              <w:left w:val="nil"/>
              <w:bottom w:val="single" w:sz="6" w:space="0" w:color="auto"/>
              <w:right w:val="nil"/>
            </w:tcBorders>
          </w:tcPr>
          <w:p w:rsidR="00A3385F" w:rsidRPr="00F3500B" w:rsidRDefault="00A3385F">
            <w:pPr>
              <w:pStyle w:val="TAL"/>
              <w:keepNext w:val="0"/>
              <w:keepLines w:val="0"/>
              <w:ind w:left="568"/>
              <w:rPr>
                <w:rFonts w:ascii="Courier New" w:eastAsia="Arial Unicode MS" w:hAnsi="Courier New"/>
              </w:rPr>
            </w:pPr>
            <w:r w:rsidRPr="00F3500B">
              <w:rPr>
                <w:rFonts w:ascii="Courier New" w:eastAsia="Arial Unicode MS" w:hAnsi="Courier New"/>
              </w:rPr>
              <w:t>CaptionLanguage</w:t>
            </w:r>
          </w:p>
        </w:tc>
        <w:tc>
          <w:tcPr>
            <w:tcW w:w="4770" w:type="dxa"/>
            <w:gridSpan w:val="3"/>
            <w:tcBorders>
              <w:top w:val="single" w:sz="6" w:space="0" w:color="auto"/>
              <w:left w:val="nil"/>
              <w:bottom w:val="single" w:sz="6" w:space="0" w:color="auto"/>
              <w:right w:val="nil"/>
            </w:tcBorders>
          </w:tcPr>
          <w:p w:rsidR="00A3385F" w:rsidRPr="00F3500B" w:rsidRDefault="00A3385F">
            <w:pPr>
              <w:pStyle w:val="TAL"/>
              <w:keepNext w:val="0"/>
              <w:keepLines w:val="0"/>
              <w:rPr>
                <w:rFonts w:eastAsia="Arial Unicode MS"/>
              </w:rPr>
            </w:pPr>
            <w:r w:rsidRPr="00F3500B">
              <w:rPr>
                <w:rFonts w:eastAsia="Arial Unicode MS"/>
              </w:rPr>
              <w:t xml:space="preserve">Describes one language of the caption information included with the programme. </w:t>
            </w:r>
            <w:r w:rsidRPr="00F3500B">
              <w:t>The type of the caption information associated with the programme is denoted by the closed attribute. Closed captions can be turned on or off by the user, while open captions (or subtitles) are part of the picture itself and remain visible.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690" w:type="dxa"/>
            <w:gridSpan w:val="3"/>
            <w:tcBorders>
              <w:top w:val="single" w:sz="6" w:space="0" w:color="auto"/>
              <w:left w:val="nil"/>
              <w:bottom w:val="single" w:sz="6" w:space="0" w:color="auto"/>
              <w:right w:val="nil"/>
            </w:tcBorders>
          </w:tcPr>
          <w:p w:rsidR="00A3385F" w:rsidRPr="00F3500B" w:rsidRDefault="00A3385F">
            <w:pPr>
              <w:pStyle w:val="TAL"/>
              <w:keepNext w:val="0"/>
              <w:keepLines w:val="0"/>
              <w:ind w:left="568"/>
              <w:rPr>
                <w:rFonts w:ascii="Courier New" w:eastAsia="Arial Unicode MS" w:hAnsi="Courier New"/>
              </w:rPr>
            </w:pPr>
            <w:r w:rsidRPr="00F3500B">
              <w:rPr>
                <w:rFonts w:ascii="Courier New" w:eastAsia="Arial Unicode MS" w:hAnsi="Courier New"/>
              </w:rPr>
              <w:t>SignLanguage</w:t>
            </w:r>
          </w:p>
        </w:tc>
        <w:tc>
          <w:tcPr>
            <w:tcW w:w="4770" w:type="dxa"/>
            <w:gridSpan w:val="3"/>
            <w:tcBorders>
              <w:top w:val="single" w:sz="6" w:space="0" w:color="auto"/>
              <w:left w:val="nil"/>
              <w:bottom w:val="single" w:sz="6" w:space="0" w:color="auto"/>
              <w:right w:val="nil"/>
            </w:tcBorders>
          </w:tcPr>
          <w:p w:rsidR="00A3385F" w:rsidRPr="00F3500B" w:rsidRDefault="00A3385F">
            <w:pPr>
              <w:pStyle w:val="TAL"/>
              <w:keepNext w:val="0"/>
              <w:keepLines w:val="0"/>
            </w:pPr>
            <w:r w:rsidRPr="00F3500B">
              <w:rPr>
                <w:rFonts w:eastAsia="Arial Unicode MS"/>
              </w:rPr>
              <w:t>Specifies the sign language provided for the multimedia content and, optionally, qualifies the use of signing as a primary language and/or as a translation of the spoken dialogue.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CreditsList</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The list of credits (e.g. actors, directors, etc.) for the programme.</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AwardsList</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pPr>
            <w:r w:rsidRPr="00F3500B">
              <w:t>The list of awards and/or award nominations for the programme.</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RelatedMaterial</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pPr>
            <w:r w:rsidRPr="00F3500B">
              <w:t>A reference to any other material related to a programme.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ProductionDate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The date or time period when the programme was produced, defined as a tva</w:t>
            </w:r>
            <w:proofErr w:type="gramStart"/>
            <w:r w:rsidRPr="00F3500B">
              <w:t>:TVATimeType</w:t>
            </w:r>
            <w:proofErr w:type="gramEnd"/>
            <w:r w:rsidRPr="00F3500B">
              <w:t>.</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ProductionLocation</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The country in which the programme was produced. Defined as an MPEG-7 datatype, </w:t>
            </w:r>
            <w:r w:rsidRPr="00F3500B">
              <w:rPr>
                <w:rFonts w:ascii="Courier New" w:hAnsi="Courier New"/>
                <w:lang w:eastAsia="ja-JP"/>
              </w:rPr>
              <w:t>regionCode</w:t>
            </w:r>
            <w:r w:rsidRPr="00F3500B">
              <w:rPr>
                <w:rFonts w:ascii="Courier New" w:hAnsi="Courier New"/>
              </w:rPr>
              <w:t xml:space="preserve"> </w:t>
            </w:r>
            <w:r w:rsidRPr="00F3500B">
              <w:t xml:space="preserve">(see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CreationCoordinates</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t>Describes the location(s) and date(s) of creation of the programme (optional).</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DepictedCoordinates</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 xml:space="preserve">Describes the location(s) and date(s) depicted in the programme (optional). </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Release</w:t>
            </w:r>
            <w:r w:rsidRPr="00F3500B">
              <w:rPr>
                <w:rFonts w:ascii="Courier New" w:hAnsi="Courier New"/>
                <w:lang w:eastAsia="ja-JP"/>
              </w:rPr>
              <w:t>Information</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Information about the country and date of release of a programme.</w:t>
            </w:r>
          </w:p>
        </w:tc>
      </w:tr>
      <w:tr w:rsidR="00A3385F" w:rsidRPr="00F3500B">
        <w:trPr>
          <w:gridAfter w:val="2"/>
          <w:wAfter w:w="69" w:type="dxa"/>
          <w:jc w:val="center"/>
        </w:trPr>
        <w:tc>
          <w:tcPr>
            <w:tcW w:w="3695" w:type="dxa"/>
            <w:gridSpan w:val="2"/>
            <w:tcBorders>
              <w:top w:val="nil"/>
              <w:bottom w:val="single" w:sz="6" w:space="0" w:color="000000"/>
              <w:right w:val="nil"/>
            </w:tcBorders>
          </w:tcPr>
          <w:p w:rsidR="00A3385F" w:rsidRPr="00F3500B" w:rsidRDefault="00A3385F">
            <w:pPr>
              <w:pStyle w:val="TAL"/>
              <w:keepNext w:val="0"/>
              <w:keepLines w:val="0"/>
              <w:ind w:left="650"/>
              <w:rPr>
                <w:rFonts w:ascii="Courier New" w:hAnsi="Courier New"/>
              </w:rPr>
            </w:pPr>
            <w:r w:rsidRPr="00F3500B">
              <w:rPr>
                <w:rFonts w:ascii="Courier New" w:hAnsi="Courier New"/>
              </w:rPr>
              <w:t>Duration</w:t>
            </w:r>
          </w:p>
        </w:tc>
        <w:tc>
          <w:tcPr>
            <w:tcW w:w="4734" w:type="dxa"/>
            <w:gridSpan w:val="3"/>
            <w:tcBorders>
              <w:top w:val="nil"/>
              <w:left w:val="nil"/>
              <w:bottom w:val="single" w:sz="6" w:space="0" w:color="000000"/>
            </w:tcBorders>
          </w:tcPr>
          <w:p w:rsidR="00A3385F" w:rsidRPr="00F3500B" w:rsidRDefault="00A3385F">
            <w:pPr>
              <w:pStyle w:val="TAL"/>
              <w:keepNext w:val="0"/>
              <w:keepLines w:val="0"/>
            </w:pPr>
            <w:r w:rsidRPr="00F3500B">
              <w:t>Indicates the approximate duration of the programme.</w:t>
            </w:r>
          </w:p>
        </w:tc>
      </w:tr>
      <w:tr w:rsidR="00A3385F" w:rsidRPr="00F3500B">
        <w:trPr>
          <w:gridAfter w:val="2"/>
          <w:wAfter w:w="69" w:type="dxa"/>
          <w:jc w:val="center"/>
        </w:trPr>
        <w:tc>
          <w:tcPr>
            <w:tcW w:w="3695" w:type="dxa"/>
            <w:gridSpan w:val="2"/>
            <w:tcBorders>
              <w:top w:val="single" w:sz="6" w:space="0" w:color="000000"/>
              <w:bottom w:val="single" w:sz="6" w:space="0" w:color="000000"/>
              <w:right w:val="nil"/>
            </w:tcBorders>
          </w:tcPr>
          <w:p w:rsidR="00A3385F" w:rsidRPr="00F3500B" w:rsidRDefault="00A3385F">
            <w:pPr>
              <w:pStyle w:val="TAL"/>
              <w:keepNext w:val="0"/>
              <w:keepLines w:val="0"/>
              <w:ind w:left="650"/>
              <w:rPr>
                <w:rFonts w:ascii="Courier New" w:hAnsi="Courier New"/>
              </w:rPr>
            </w:pPr>
            <w:r w:rsidRPr="00F3500B">
              <w:rPr>
                <w:rFonts w:ascii="Courier New" w:hAnsi="Courier New"/>
              </w:rPr>
              <w:t>PurchaseList</w:t>
            </w:r>
          </w:p>
        </w:tc>
        <w:tc>
          <w:tcPr>
            <w:tcW w:w="4734" w:type="dxa"/>
            <w:gridSpan w:val="3"/>
            <w:tcBorders>
              <w:top w:val="single" w:sz="6" w:space="0" w:color="000000"/>
              <w:left w:val="nil"/>
              <w:bottom w:val="single" w:sz="6" w:space="0" w:color="000000"/>
            </w:tcBorders>
          </w:tcPr>
          <w:p w:rsidR="00A3385F" w:rsidRPr="00F3500B" w:rsidRDefault="00A3385F">
            <w:pPr>
              <w:pStyle w:val="TAL"/>
              <w:keepNext w:val="0"/>
              <w:keepLines w:val="0"/>
            </w:pPr>
            <w:r w:rsidRPr="00F3500B">
              <w:t>A list of purchase items</w:t>
            </w:r>
            <w:r w:rsidR="00CA7C65" w:rsidRPr="00F3500B">
              <w:t>.</w:t>
            </w:r>
          </w:p>
        </w:tc>
      </w:tr>
    </w:tbl>
    <w:p w:rsidR="00A3385F" w:rsidRPr="00F3500B" w:rsidRDefault="00A3385F"/>
    <w:p w:rsidR="00A3385F" w:rsidRPr="00F3500B" w:rsidRDefault="00A3385F" w:rsidP="00AC74D7">
      <w:pPr>
        <w:pStyle w:val="Heading3"/>
      </w:pPr>
      <w:bookmarkStart w:id="83" w:name="_Toc445718957"/>
      <w:r w:rsidRPr="00F3500B">
        <w:lastRenderedPageBreak/>
        <w:t>6.3.5</w:t>
      </w:r>
      <w:r w:rsidRPr="00F3500B">
        <w:tab/>
        <w:t>Audio and video information</w:t>
      </w:r>
      <w:bookmarkEnd w:id="83"/>
    </w:p>
    <w:p w:rsidR="00A3385F" w:rsidRPr="00F3500B" w:rsidRDefault="00A3385F" w:rsidP="00AC74D7">
      <w:pPr>
        <w:keepNext/>
        <w:keepLines/>
      </w:pPr>
      <w:r w:rsidRPr="00F3500B">
        <w:t>The following simple and complex types define technical attributes of audio and video.</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BitRateType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nonNegativeInteger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variable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minimum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average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maximum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AudioLanguageType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:ExtendedLanguageType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purpose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:termReferenceType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072089">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Arial" w:hAnsi="Arial"/>
          <w:b/>
          <w:noProof/>
          <w:lang w:val="fr-CH" w:eastAsia="fr-CH"/>
        </w:rPr>
        <w:drawing>
          <wp:inline distT="0" distB="0" distL="0" distR="0" wp14:anchorId="4844EA09" wp14:editId="16D3412D">
            <wp:extent cx="3387090" cy="2059305"/>
            <wp:effectExtent l="0" t="0" r="0" b="0"/>
            <wp:docPr id="15" name="Picture 15" descr="Audio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dioAttributesTyp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7090" cy="2059305"/>
                    </a:xfrm>
                    <a:prstGeom prst="rect">
                      <a:avLst/>
                    </a:prstGeom>
                    <a:noFill/>
                    <a:ln>
                      <a:noFill/>
                    </a:ln>
                  </pic:spPr>
                </pic:pic>
              </a:graphicData>
            </a:graphic>
          </wp:inline>
        </w:drawing>
      </w:r>
    </w:p>
    <w:p w:rsidR="00B95C05" w:rsidRPr="00F3500B" w:rsidRDefault="00B95C05">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AudioAttributesTyp</w:t>
      </w:r>
      <w:r w:rsidRPr="00F3500B">
        <w:rPr>
          <w:rFonts w:ascii="Courier New" w:eastAsia="Arial Unicode MS" w:hAnsi="Courier New"/>
          <w:sz w:val="18"/>
        </w:rPr>
        <w: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Coding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NumOfChannels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MixType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AudioLanguage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:AudioLanguageType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F0788" w:rsidRPr="00F3500B" w:rsidRDefault="008F0788" w:rsidP="008F0788">
      <w:pPr>
        <w:pBdr>
          <w:top w:val="single" w:sz="4" w:space="1" w:color="auto"/>
          <w:left w:val="single" w:sz="4" w:space="4" w:color="auto"/>
          <w:bottom w:val="single" w:sz="4" w:space="1" w:color="auto"/>
          <w:right w:val="single" w:sz="4" w:space="4" w:color="auto"/>
        </w:pBdr>
        <w:spacing w:after="0"/>
        <w:rPr>
          <w:rFonts w:ascii="Courier New" w:hAnsi="Courier New"/>
          <w:sz w:val="18"/>
        </w:rPr>
      </w:pPr>
      <w:r w:rsidRPr="00F3500B">
        <w:t xml:space="preserve"> </w:t>
      </w:r>
      <w:r w:rsidRPr="00F3500B">
        <w:rPr>
          <w:rFonts w:ascii="Courier New" w:hAnsi="Courier New"/>
          <w:sz w:val="18"/>
        </w:rPr>
        <w:tab/>
      </w:r>
      <w:r w:rsidRPr="00F3500B">
        <w:rPr>
          <w:rFonts w:ascii="Courier New" w:hAnsi="Courier New"/>
          <w:sz w:val="18"/>
        </w:rPr>
        <w:tab/>
        <w:t>&lt;element name=</w:t>
      </w:r>
      <w:r w:rsidR="00452C3A" w:rsidRPr="00F3500B">
        <w:rPr>
          <w:rFonts w:ascii="Courier New" w:hAnsi="Courier New"/>
          <w:sz w:val="18"/>
        </w:rPr>
        <w:t>"</w:t>
      </w:r>
      <w:r w:rsidR="0043239E" w:rsidRPr="00F3500B">
        <w:rPr>
          <w:rFonts w:ascii="Courier New" w:hAnsi="Courier New"/>
          <w:sz w:val="18"/>
        </w:rPr>
        <w:t>S</w:t>
      </w:r>
      <w:r w:rsidRPr="00F3500B">
        <w:rPr>
          <w:rFonts w:ascii="Courier New" w:hAnsi="Courier New"/>
          <w:sz w:val="18"/>
        </w:rPr>
        <w:t>ampleFrequency</w:t>
      </w:r>
      <w:r w:rsidR="00452C3A" w:rsidRPr="00F3500B">
        <w:rPr>
          <w:rFonts w:ascii="Courier New" w:hAnsi="Courier New"/>
          <w:sz w:val="18"/>
        </w:rPr>
        <w:t>"</w:t>
      </w:r>
      <w:r w:rsidRPr="00F3500B">
        <w:rPr>
          <w:rFonts w:ascii="Courier New" w:hAnsi="Courier New"/>
          <w:sz w:val="18"/>
        </w:rPr>
        <w:t xml:space="preserve"> t</w:t>
      </w:r>
      <w:r w:rsidR="003B3088" w:rsidRPr="00F3500B">
        <w:rPr>
          <w:rFonts w:ascii="Courier New" w:hAnsi="Courier New"/>
          <w:sz w:val="18"/>
        </w:rPr>
        <w:t>ype=</w:t>
      </w:r>
      <w:r w:rsidR="00452C3A" w:rsidRPr="00F3500B">
        <w:rPr>
          <w:rFonts w:ascii="Courier New" w:hAnsi="Courier New"/>
          <w:sz w:val="18"/>
        </w:rPr>
        <w:t>"</w:t>
      </w:r>
      <w:r w:rsidR="003B3088" w:rsidRPr="00F3500B">
        <w:rPr>
          <w:rFonts w:ascii="Courier New" w:hAnsi="Courier New"/>
          <w:sz w:val="18"/>
        </w:rPr>
        <w:t>unsignedInt</w:t>
      </w:r>
      <w:r w:rsidR="00452C3A" w:rsidRPr="00F3500B">
        <w:rPr>
          <w:rFonts w:ascii="Courier New" w:hAnsi="Courier New"/>
          <w:sz w:val="18"/>
        </w:rPr>
        <w:t>"</w:t>
      </w:r>
      <w:r w:rsidR="0043239E" w:rsidRPr="00F3500B">
        <w:rPr>
          <w:rFonts w:ascii="Courier New" w:hAnsi="Courier New"/>
          <w:sz w:val="18"/>
        </w:rPr>
        <w:t xml:space="preserve"> min0ccurs=</w:t>
      </w:r>
      <w:r w:rsidR="00452C3A" w:rsidRPr="00F3500B">
        <w:rPr>
          <w:rFonts w:ascii="Courier New" w:hAnsi="Courier New"/>
          <w:sz w:val="18"/>
        </w:rPr>
        <w:t>"</w:t>
      </w:r>
      <w:r w:rsidR="0043239E" w:rsidRPr="00F3500B">
        <w:rPr>
          <w:rFonts w:ascii="Courier New" w:hAnsi="Courier New"/>
          <w:sz w:val="18"/>
        </w:rPr>
        <w:t>0</w:t>
      </w:r>
      <w:r w:rsidR="00452C3A" w:rsidRPr="00F3500B">
        <w:rPr>
          <w:rFonts w:ascii="Courier New" w:hAnsi="Courier New"/>
          <w:sz w:val="18"/>
        </w:rPr>
        <w:t>"</w:t>
      </w:r>
      <w:r w:rsidRPr="00F3500B">
        <w:rPr>
          <w:rFonts w:ascii="Courier New" w:hAnsi="Courier New"/>
          <w:sz w:val="18"/>
        </w:rPr>
        <w:t>/&gt;</w:t>
      </w:r>
    </w:p>
    <w:p w:rsidR="008F0788" w:rsidRPr="00F3500B" w:rsidRDefault="008F0788" w:rsidP="008F0788">
      <w:pPr>
        <w:pBdr>
          <w:top w:val="single" w:sz="4" w:space="1" w:color="auto"/>
          <w:left w:val="single" w:sz="4" w:space="4" w:color="auto"/>
          <w:bottom w:val="single" w:sz="4" w:space="1" w:color="auto"/>
          <w:right w:val="single" w:sz="4" w:space="4" w:color="auto"/>
        </w:pBdr>
        <w:spacing w:after="0"/>
        <w:rPr>
          <w:rFonts w:ascii="Courier New" w:hAnsi="Courier New"/>
          <w:sz w:val="18"/>
        </w:rPr>
      </w:pPr>
      <w:r w:rsidRPr="00F3500B">
        <w:rPr>
          <w:rFonts w:ascii="Courier New" w:hAnsi="Courier New"/>
          <w:sz w:val="18"/>
        </w:rPr>
        <w:t xml:space="preserve"> </w:t>
      </w:r>
      <w:r w:rsidRPr="00F3500B">
        <w:rPr>
          <w:rFonts w:ascii="Courier New" w:hAnsi="Courier New"/>
          <w:sz w:val="18"/>
        </w:rPr>
        <w:tab/>
      </w:r>
      <w:r w:rsidRPr="00F3500B">
        <w:rPr>
          <w:rFonts w:ascii="Courier New" w:hAnsi="Courier New"/>
          <w:sz w:val="18"/>
        </w:rPr>
        <w:tab/>
        <w:t>&lt;element name=</w:t>
      </w:r>
      <w:r w:rsidR="00452C3A" w:rsidRPr="00F3500B">
        <w:rPr>
          <w:rFonts w:ascii="Courier New" w:hAnsi="Courier New"/>
          <w:sz w:val="18"/>
        </w:rPr>
        <w:t>"</w:t>
      </w:r>
      <w:r w:rsidR="0043239E" w:rsidRPr="00F3500B">
        <w:rPr>
          <w:rFonts w:ascii="Courier New" w:hAnsi="Courier New"/>
          <w:sz w:val="18"/>
        </w:rPr>
        <w:t>B</w:t>
      </w:r>
      <w:r w:rsidRPr="00F3500B">
        <w:rPr>
          <w:rFonts w:ascii="Courier New" w:hAnsi="Courier New"/>
          <w:sz w:val="18"/>
        </w:rPr>
        <w:t>itsPerSample</w:t>
      </w:r>
      <w:r w:rsidR="00452C3A" w:rsidRPr="00F3500B">
        <w:rPr>
          <w:rFonts w:ascii="Courier New" w:hAnsi="Courier New"/>
          <w:sz w:val="18"/>
        </w:rPr>
        <w:t>"</w:t>
      </w:r>
      <w:r w:rsidRPr="00F3500B">
        <w:rPr>
          <w:rFonts w:ascii="Courier New" w:hAnsi="Courier New"/>
          <w:sz w:val="18"/>
        </w:rPr>
        <w:t xml:space="preserve"> type=</w:t>
      </w:r>
      <w:r w:rsidR="00452C3A" w:rsidRPr="00F3500B">
        <w:rPr>
          <w:rFonts w:ascii="Courier New" w:hAnsi="Courier New"/>
          <w:sz w:val="18"/>
        </w:rPr>
        <w:t>"</w:t>
      </w:r>
      <w:r w:rsidRPr="00F3500B">
        <w:rPr>
          <w:rFonts w:ascii="Courier New" w:hAnsi="Courier New"/>
          <w:sz w:val="18"/>
        </w:rPr>
        <w:t>unsignedInt</w:t>
      </w:r>
      <w:r w:rsidR="00452C3A" w:rsidRPr="00F3500B">
        <w:rPr>
          <w:rFonts w:ascii="Courier New" w:hAnsi="Courier New"/>
          <w:sz w:val="18"/>
        </w:rPr>
        <w:t>"</w:t>
      </w:r>
      <w:r w:rsidR="0043239E" w:rsidRPr="00F3500B">
        <w:rPr>
          <w:rFonts w:ascii="Courier New" w:hAnsi="Courier New"/>
          <w:sz w:val="18"/>
        </w:rPr>
        <w:t xml:space="preserve"> min0ccurs=</w:t>
      </w:r>
      <w:r w:rsidR="00452C3A" w:rsidRPr="00F3500B">
        <w:rPr>
          <w:rFonts w:ascii="Courier New" w:hAnsi="Courier New"/>
          <w:sz w:val="18"/>
        </w:rPr>
        <w:t>"</w:t>
      </w:r>
      <w:r w:rsidR="0043239E" w:rsidRPr="00F3500B">
        <w:rPr>
          <w:rFonts w:ascii="Courier New" w:hAnsi="Courier New"/>
          <w:sz w:val="18"/>
        </w:rPr>
        <w:t>0</w:t>
      </w:r>
      <w:r w:rsidR="00452C3A" w:rsidRPr="00F3500B">
        <w:rPr>
          <w:rFonts w:ascii="Courier New" w:hAnsi="Courier New"/>
          <w:sz w:val="18"/>
        </w:rPr>
        <w:t>"</w:t>
      </w:r>
      <w:r w:rsidRPr="00F3500B">
        <w:rPr>
          <w:rFonts w:ascii="Courier New" w:hAnsi="Courier New"/>
          <w:sz w:val="18"/>
        </w:rPr>
        <w:t>/&gt;</w:t>
      </w:r>
    </w:p>
    <w:p w:rsidR="009A7E64" w:rsidRPr="00F3500B" w:rsidRDefault="009A7E64" w:rsidP="009A7E64">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:BitRateType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8F078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w:t>
      </w:r>
      <w:r w:rsidR="00A3385F" w:rsidRPr="00F3500B">
        <w:rPr>
          <w:rFonts w:ascii="Courier New" w:eastAsia="Arial Unicode MS" w:hAnsi="Courier New"/>
          <w:sz w:val="18"/>
        </w:rPr>
        <w: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&lt;simpleType name=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FrameRateType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&lt;restriction base=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string</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 xml:space="preserve">   &lt;pattern value=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([0-9</w:t>
      </w:r>
      <w:proofErr w:type="gramStart"/>
      <w:r w:rsidRPr="00F3500B">
        <w:rPr>
          <w:rFonts w:ascii="Courier New" w:eastAsia="Arial Unicode MS" w:hAnsi="Courier New" w:cs="Courier New"/>
          <w:lang w:eastAsia="ja-JP"/>
        </w:rPr>
        <w:t>]{</w:t>
      </w:r>
      <w:proofErr w:type="gramEnd"/>
      <w:r w:rsidRPr="00F3500B">
        <w:rPr>
          <w:rFonts w:ascii="Courier New" w:eastAsia="Arial Unicode MS" w:hAnsi="Courier New" w:cs="Courier New"/>
          <w:lang w:eastAsia="ja-JP"/>
        </w:rPr>
        <w:t>1,3}(.[0-9]{1,3})?)</w:t>
      </w:r>
      <w:proofErr w:type="gramStart"/>
      <w:r w:rsidRPr="00F3500B">
        <w:rPr>
          <w:rFonts w:ascii="Courier New" w:eastAsia="Arial Unicode MS" w:hAnsi="Courier New" w:cs="Courier New"/>
          <w:lang w:eastAsia="ja-JP"/>
        </w:rPr>
        <w:t>|(</w:t>
      </w:r>
      <w:proofErr w:type="gramEnd"/>
      <w:r w:rsidRPr="00F3500B">
        <w:rPr>
          <w:rFonts w:ascii="Courier New" w:eastAsia="Arial Unicode MS" w:hAnsi="Courier New" w:cs="Courier New"/>
          <w:lang w:eastAsia="ja-JP"/>
        </w:rPr>
        <w:t>[0-9]{1,3}/1.001)</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&lt;/restriction&gt;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Arial Unicode MS" w:hAnsi="Courier New"/>
          <w:sz w:val="18"/>
        </w:rPr>
      </w:pPr>
      <w:r w:rsidRPr="00F3500B">
        <w:rPr>
          <w:rFonts w:ascii="Courier New" w:eastAsia="Arial Unicode MS" w:hAnsi="Courier New" w:cs="Courier New"/>
          <w:lang w:eastAsia="ja-JP"/>
        </w:rPr>
        <w:t>&lt;/simpleType&gt;</w:t>
      </w:r>
    </w:p>
    <w:p w:rsidR="00A3385F" w:rsidRPr="00F3500B" w:rsidRDefault="00A3385F" w:rsidP="0099212F">
      <w:pPr>
        <w:shd w:val="clear" w:color="auto" w:fill="FFFFFF"/>
        <w:spacing w:after="0"/>
        <w:rPr>
          <w:rFonts w:ascii="Courier New" w:eastAsia="Arial Unicode MS" w:hAnsi="Courier New"/>
          <w:sz w:val="18"/>
        </w:rPr>
      </w:pPr>
    </w:p>
    <w:p w:rsidR="00A3385F" w:rsidRPr="00F3500B" w:rsidRDefault="002F05F2" w:rsidP="008275E5">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val="fr-CH" w:eastAsia="fr-CH"/>
        </w:rPr>
        <w:lastRenderedPageBreak/>
        <w:drawing>
          <wp:inline distT="0" distB="0" distL="0" distR="0" wp14:anchorId="41781006" wp14:editId="360B8442">
            <wp:extent cx="3244215" cy="2854325"/>
            <wp:effectExtent l="0" t="0" r="0" b="0"/>
            <wp:docPr id="16" name="Picture 16" descr="Video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eoAttributesTy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215" cy="2854325"/>
                    </a:xfrm>
                    <a:prstGeom prst="rect">
                      <a:avLst/>
                    </a:prstGeom>
                    <a:noFill/>
                    <a:ln>
                      <a:noFill/>
                    </a:ln>
                  </pic:spPr>
                </pic:pic>
              </a:graphicData>
            </a:graphic>
          </wp:inline>
        </w:drawing>
      </w:r>
    </w:p>
    <w:p w:rsidR="008275E5" w:rsidRPr="00F3500B" w:rsidRDefault="008275E5" w:rsidP="008275E5">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VideoAttributesType</w:t>
      </w:r>
      <w:r w:rsidR="00452C3A" w:rsidRPr="00F3500B">
        <w:rPr>
          <w:rFonts w:ascii="Courier New" w:eastAsia="MS Mincho" w:hAnsi="Courier New"/>
          <w:sz w:val="18"/>
        </w:rPr>
        <w:t>"</w:t>
      </w:r>
      <w:r w:rsidRPr="00F3500B">
        <w:rPr>
          <w:rFonts w:ascii="Courier New" w:eastAsia="MS Mincho"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Coding</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:ControlledTermType</w:t>
      </w:r>
      <w:proofErr w:type="gramEnd"/>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Scan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:ScanType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w:t>
      </w:r>
      <w:r w:rsidRPr="00F3500B">
        <w:rPr>
          <w:rFonts w:ascii="Courier New" w:eastAsia="Arial Unicode MS" w:hAnsi="Courier New"/>
          <w:sz w:val="18"/>
        </w:rPr>
        <w:t>ment name=</w:t>
      </w:r>
      <w:r w:rsidR="00452C3A" w:rsidRPr="00F3500B">
        <w:rPr>
          <w:rFonts w:ascii="Courier New" w:eastAsia="Arial Unicode MS" w:hAnsi="Courier New"/>
          <w:sz w:val="18"/>
        </w:rPr>
        <w:t>"</w:t>
      </w:r>
      <w:r w:rsidRPr="00F3500B">
        <w:rPr>
          <w:rFonts w:ascii="Courier New" w:eastAsia="Arial Unicode MS" w:hAnsi="Courier New"/>
          <w:sz w:val="18"/>
        </w:rPr>
        <w:t>HorizontalSize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VerticalSize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E05D84">
        <w:rPr>
          <w:rFonts w:ascii="Courier New" w:eastAsia="Arial Unicode MS" w:hAnsi="Courier New"/>
          <w:sz w:val="18"/>
          <w:lang w:val="fr-CH"/>
        </w:rPr>
        <w:t>minOccurs</w:t>
      </w:r>
      <w:proofErr w:type="gramEnd"/>
      <w:r w:rsidRPr="00E05D84">
        <w:rPr>
          <w:rFonts w:ascii="Courier New" w:eastAsia="Arial Unicode MS" w:hAnsi="Courier New"/>
          <w:sz w:val="18"/>
          <w:lang w:val="fr-CH"/>
        </w:rPr>
        <w:t>=</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0</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/&gt;</w:t>
      </w:r>
    </w:p>
    <w:p w:rsidR="008532F7" w:rsidRPr="00E05D84"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t>&lt;element name=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AspectRatio</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 xml:space="preserve"> type=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tva:AspectRatioType</w:t>
      </w:r>
      <w:r w:rsidR="00452C3A" w:rsidRPr="00E05D84">
        <w:rPr>
          <w:rFonts w:ascii="Courier New" w:eastAsia="Arial Unicode MS" w:hAnsi="Courier New"/>
          <w:sz w:val="18"/>
          <w:lang w:val="fr-CH"/>
        </w:rPr>
        <w: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proofErr w:type="gramStart"/>
      <w:r w:rsidRPr="00E05D84">
        <w:rPr>
          <w:rFonts w:ascii="Courier New" w:eastAsia="Arial Unicode MS" w:hAnsi="Courier New"/>
          <w:sz w:val="18"/>
          <w:lang w:val="fr-CH"/>
        </w:rPr>
        <w:t>minOccurs</w:t>
      </w:r>
      <w:proofErr w:type="gramEnd"/>
      <w:r w:rsidRPr="00E05D84">
        <w:rPr>
          <w:rFonts w:ascii="Courier New" w:eastAsia="Arial Unicode MS" w:hAnsi="Courier New"/>
          <w:sz w:val="18"/>
          <w:lang w:val="fr-CH"/>
        </w:rPr>
        <w:t>=</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0</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 xml:space="preserve"> maxOccurs=</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2</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Color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:ColorType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4E42DB"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FrameRate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:FrameRateType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9A7E64" w:rsidRPr="00F3500B" w:rsidRDefault="009A7E64" w:rsidP="009A7E64">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:BitRateType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r w:rsidRPr="00F3500B">
        <w:rPr>
          <w:rFonts w:ascii="Courier New" w:eastAsia="Arial Unicode MS" w:hAnsi="Courier New"/>
          <w:sz w:val="18"/>
          <w:szCs w:val="18"/>
        </w:rPr>
        <w:tab/>
      </w:r>
    </w:p>
    <w:p w:rsidR="009A7E64" w:rsidRPr="00F3500B" w:rsidRDefault="009A7E64" w:rsidP="009A7E64">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PictureFormat</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:ControlledTermType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r w:rsidRPr="00F3500B">
        <w:rPr>
          <w:rFonts w:ascii="Courier New" w:hAnsi="Courier New"/>
          <w:sz w:val="18"/>
          <w:szCs w:val="18"/>
          <w:lang w:eastAsia="en-GB"/>
        </w:rPr>
        <w:tab/>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9396A" w:rsidRPr="00F3500B" w:rsidRDefault="002F05F2"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eastAsia="Arial Unicode MS" w:hAnsi="Courier New"/>
          <w:noProof/>
          <w:sz w:val="18"/>
          <w:lang w:val="fr-CH" w:eastAsia="fr-CH"/>
        </w:rPr>
        <w:drawing>
          <wp:inline distT="0" distB="0" distL="0" distR="0" wp14:anchorId="72DD95CA" wp14:editId="39C860F7">
            <wp:extent cx="3379470" cy="596265"/>
            <wp:effectExtent l="0" t="0" r="0" b="0"/>
            <wp:docPr id="17" name="Picture 17" descr="tva_metadata_3-1_v171_Captioning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va_metadata_3-1_v171_CaptioningAttributes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9470" cy="596265"/>
                    </a:xfrm>
                    <a:prstGeom prst="rect">
                      <a:avLst/>
                    </a:prstGeom>
                    <a:noFill/>
                    <a:ln>
                      <a:noFill/>
                    </a:ln>
                  </pic:spPr>
                </pic:pic>
              </a:graphicData>
            </a:graphic>
          </wp:inline>
        </w:drawing>
      </w:r>
    </w:p>
    <w:p w:rsidR="00AB30F6" w:rsidRPr="00F3500B" w:rsidRDefault="00AB30F6"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p>
    <w:p w:rsidR="00AB4356" w:rsidRPr="00F3500B" w:rsidRDefault="004A79E0" w:rsidP="00AB435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CaptioningAttributesType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t>&lt;sequence&gt;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Coding</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:ControlledTermType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p>
    <w:p w:rsidR="00EC25E7" w:rsidRPr="00F3500B" w:rsidRDefault="00D245A5" w:rsidP="00AB4356">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:BitRateType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4A79E0" w:rsidRPr="00F3500B" w:rsidRDefault="00EC25E7" w:rsidP="00AB4356">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8"/>
          <w:szCs w:val="18"/>
          <w:lang w:eastAsia="en-GB"/>
        </w:rPr>
        <w:tab/>
        <w:t>&lt;/sequence&gt;</w:t>
      </w:r>
      <w:r w:rsidR="00D245A5" w:rsidRPr="00F3500B">
        <w:rPr>
          <w:rFonts w:ascii="Courier New" w:hAnsi="Courier New" w:cs="Courier New"/>
          <w:sz w:val="18"/>
          <w:szCs w:val="18"/>
        </w:rPr>
        <w:tab/>
      </w:r>
      <w:r w:rsidR="00D245A5" w:rsidRPr="00F3500B">
        <w:rPr>
          <w:rFonts w:ascii="Courier New" w:hAnsi="Courier New" w:cs="Courier New"/>
          <w:sz w:val="18"/>
          <w:szCs w:val="18"/>
        </w:rPr>
        <w:br/>
      </w:r>
      <w:r w:rsidR="004A79E0" w:rsidRPr="00F3500B">
        <w:rPr>
          <w:rFonts w:ascii="Courier New" w:hAnsi="Courier New" w:cs="Courier New"/>
          <w:sz w:val="18"/>
          <w:szCs w:val="18"/>
        </w:rPr>
        <w:t>&lt;/complexType&gt;</w:t>
      </w:r>
    </w:p>
    <w:p w:rsidR="00A3385F" w:rsidRPr="00F3500B" w:rsidRDefault="00A3385F" w:rsidP="00206008">
      <w:pPr>
        <w:shd w:val="clear" w:color="auto" w:fill="FFFFFF"/>
        <w:spacing w:after="0"/>
        <w:rPr>
          <w:rFonts w:ascii="Courier New" w:eastAsia="Arial Unicode MS" w:hAnsi="Courier New"/>
          <w:sz w:val="18"/>
        </w:rPr>
      </w:pPr>
    </w:p>
    <w:p w:rsidR="00A3385F" w:rsidRPr="00F3500B" w:rsidRDefault="002F05F2" w:rsidP="00072089">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lastRenderedPageBreak/>
        <w:drawing>
          <wp:inline distT="0" distB="0" distL="0" distR="0" wp14:anchorId="573CC3DD" wp14:editId="5132D0D9">
            <wp:extent cx="3641725" cy="2751455"/>
            <wp:effectExtent l="0" t="0" r="0" b="0"/>
            <wp:docPr id="18" name="Picture 18" descr="AV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VAttributesTyp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1725" cy="275145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w:t>
      </w:r>
      <w:r w:rsidRPr="00F3500B">
        <w:rPr>
          <w:rFonts w:ascii="Courier New" w:eastAsia="Arial Unicode MS" w:hAnsi="Courier New"/>
          <w:sz w:val="18"/>
        </w:rPr>
        <w:t>omplexType name=</w:t>
      </w:r>
      <w:r w:rsidR="00452C3A" w:rsidRPr="00F3500B">
        <w:rPr>
          <w:rFonts w:ascii="Courier New" w:eastAsia="Arial Unicode MS" w:hAnsi="Courier New"/>
          <w:sz w:val="18"/>
        </w:rPr>
        <w:t>"</w:t>
      </w:r>
      <w:r w:rsidRPr="00F3500B">
        <w:rPr>
          <w:rFonts w:ascii="Courier New" w:eastAsia="Arial Unicode MS" w:hAnsi="Courier New"/>
          <w:sz w:val="18"/>
        </w:rPr>
        <w:t>AVAttributesType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FileFormat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FileSize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System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:ControlledTermType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BitRate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:BitRateType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177A38"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177A38" w:rsidRPr="00F3500B">
        <w:rPr>
          <w:rFonts w:ascii="Courier New" w:eastAsia="Arial Unicode MS" w:hAnsi="Courier New"/>
          <w:sz w:val="18"/>
        </w:rPr>
        <w:t>2</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AudioAttributes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:AudioAttributesType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VideoAttributes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:VideoAttributesType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CaptioningAttributes</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:CaptioningAttributesType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minOccurs</w:t>
      </w:r>
      <w:proofErr w:type="gramEnd"/>
      <w:r w:rsidRPr="00F3500B">
        <w:rPr>
          <w:rFonts w:ascii="Courier New" w:hAnsi="Courier New" w:cs="Courier New"/>
          <w:sz w:val="18"/>
          <w:szCs w:val="18"/>
        </w:rPr>
        <w:t>=</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 xml:space="preserve"> 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64572F"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ScanType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interlaced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progressive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ColorTypeType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color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blackAndWhite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blackAndWhiteAndColor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colorized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ColorType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:ColorTypeType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RatioType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\d+:\d+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AspectRatioType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:RatioType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original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original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publication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60"/>
      </w:tblGrid>
      <w:tr w:rsidR="00A3385F" w:rsidRPr="00F3500B">
        <w:trPr>
          <w:tblHeader/>
          <w:jc w:val="center"/>
        </w:trPr>
        <w:tc>
          <w:tcPr>
            <w:tcW w:w="3708" w:type="dxa"/>
            <w:tcBorders>
              <w:top w:val="single" w:sz="12" w:space="0" w:color="000000"/>
              <w:left w:val="nil"/>
              <w:bottom w:val="single" w:sz="12" w:space="0" w:color="000000"/>
              <w:right w:val="nil"/>
            </w:tcBorders>
          </w:tcPr>
          <w:p w:rsidR="00A3385F" w:rsidRPr="00F3500B" w:rsidRDefault="00A3385F">
            <w:pPr>
              <w:pStyle w:val="TAH"/>
              <w:keepNext w:val="0"/>
              <w:keepLines w:val="0"/>
            </w:pPr>
            <w:r w:rsidRPr="00F3500B">
              <w:t>Name</w:t>
            </w:r>
          </w:p>
        </w:tc>
        <w:tc>
          <w:tcPr>
            <w:tcW w:w="4860" w:type="dxa"/>
            <w:tcBorders>
              <w:top w:val="single" w:sz="12" w:space="0" w:color="000000"/>
              <w:left w:val="nil"/>
              <w:bottom w:val="single" w:sz="12" w:space="0" w:color="000000"/>
              <w:right w:val="nil"/>
            </w:tcBorders>
          </w:tcPr>
          <w:p w:rsidR="00A3385F" w:rsidRPr="00F3500B" w:rsidRDefault="00A3385F">
            <w:pPr>
              <w:pStyle w:val="TAH"/>
              <w:keepNext w:val="0"/>
              <w:keepLines w:val="0"/>
            </w:pPr>
            <w:r w:rsidRPr="00F3500B">
              <w:t>Definition</w:t>
            </w:r>
          </w:p>
        </w:tc>
      </w:tr>
      <w:tr w:rsidR="00A3385F" w:rsidRPr="00F3500B">
        <w:trPr>
          <w:jc w:val="center"/>
        </w:trPr>
        <w:tc>
          <w:tcPr>
            <w:tcW w:w="3708" w:type="dxa"/>
            <w:tcBorders>
              <w:top w:val="single" w:sz="12" w:space="0" w:color="000000"/>
              <w:left w:val="nil"/>
              <w:bottom w:val="single" w:sz="4" w:space="0" w:color="808080"/>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BitRateType</w:t>
            </w:r>
          </w:p>
        </w:tc>
        <w:tc>
          <w:tcPr>
            <w:tcW w:w="4860" w:type="dxa"/>
            <w:tcBorders>
              <w:top w:val="single" w:sz="12" w:space="0" w:color="000000"/>
              <w:left w:val="nil"/>
              <w:bottom w:val="single" w:sz="4" w:space="0" w:color="808080"/>
              <w:right w:val="nil"/>
            </w:tcBorders>
          </w:tcPr>
          <w:p w:rsidR="00A3385F" w:rsidRPr="00F3500B" w:rsidRDefault="00A3385F">
            <w:pPr>
              <w:pStyle w:val="TAH"/>
              <w:keepNext w:val="0"/>
              <w:keepLines w:val="0"/>
              <w:jc w:val="left"/>
              <w:rPr>
                <w:b w:val="0"/>
              </w:rPr>
            </w:pPr>
            <w:r w:rsidRPr="00F3500B">
              <w:rPr>
                <w:b w:val="0"/>
              </w:rPr>
              <w:t>A complex type that defines the bit rate for a content item</w:t>
            </w:r>
            <w:r w:rsidR="006F6F8D" w:rsidRPr="00F3500B">
              <w:rPr>
                <w:b w:val="0"/>
              </w:rPr>
              <w:t xml:space="preserve"> expressed in bits per second</w:t>
            </w:r>
            <w:r w:rsidRPr="00F3500B">
              <w:rPr>
                <w:b w:val="0"/>
              </w:rPr>
              <w:t>.</w:t>
            </w:r>
            <w:r w:rsidR="00BB4E48" w:rsidRPr="00F3500B">
              <w:rPr>
                <w:b w:val="0"/>
              </w:rPr>
              <w:t xml:space="preserve"> The datavalue associated with this type defines the average bitrate if the bitrate is variable.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variable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 xml:space="preserve">Indicates whether the BitRate is variable or fixed. If the BitRate is variable, three optional attributes can be used to specify the minimum, maximum and average bitrates. </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minimum</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minimum numerical value for the BitRate in case of variable bit rate.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average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average numerical value for the BitRate in case of variable bit rate.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maximum</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maximum numerical value for the BitRate in case of variable bit rate.</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AudioLanguageType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complex type that defines the spoken word of the audio and its intended purpose. </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ind w:left="257"/>
              <w:jc w:val="left"/>
              <w:rPr>
                <w:rFonts w:ascii="Courier New" w:hAnsi="Courier New"/>
                <w:b w:val="0"/>
              </w:rPr>
            </w:pPr>
            <w:r w:rsidRPr="00F3500B">
              <w:rPr>
                <w:rFonts w:ascii="Courier New" w:hAnsi="Courier New"/>
                <w:b w:val="0"/>
              </w:rPr>
              <w:t>purpose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controlled term used to define the purpose of the audio track. For example </w:t>
            </w:r>
            <w:r w:rsidR="00452C3A" w:rsidRPr="00F3500B">
              <w:rPr>
                <w:b w:val="0"/>
              </w:rPr>
              <w:t>"</w:t>
            </w:r>
            <w:r w:rsidRPr="00F3500B">
              <w:rPr>
                <w:b w:val="0"/>
              </w:rPr>
              <w:t>Audio Description</w:t>
            </w:r>
            <w:r w:rsidR="00452C3A" w:rsidRPr="00F3500B">
              <w:rPr>
                <w:b w:val="0"/>
              </w:rPr>
              <w:t>"</w:t>
            </w:r>
            <w:r w:rsidRPr="00F3500B">
              <w:rPr>
                <w:b w:val="0"/>
              </w:rPr>
              <w:t>, Directors Commentary. By default the system shall make use of the AudioPurposeCS.</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AudioAttributesType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complex type that describe audio characteristics. </w:t>
            </w:r>
          </w:p>
        </w:tc>
      </w:tr>
      <w:tr w:rsidR="00A3385F" w:rsidRPr="00F3500B">
        <w:trPr>
          <w:jc w:val="center"/>
        </w:trPr>
        <w:tc>
          <w:tcPr>
            <w:tcW w:w="3708" w:type="dxa"/>
            <w:tcBorders>
              <w:top w:val="single" w:sz="4" w:space="0" w:color="auto"/>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Coding</w:t>
            </w:r>
          </w:p>
        </w:tc>
        <w:tc>
          <w:tcPr>
            <w:tcW w:w="4860" w:type="dxa"/>
            <w:tcBorders>
              <w:top w:val="single" w:sz="4" w:space="0" w:color="auto"/>
              <w:left w:val="nil"/>
              <w:bottom w:val="single" w:sz="4" w:space="0" w:color="808080"/>
              <w:right w:val="nil"/>
            </w:tcBorders>
          </w:tcPr>
          <w:p w:rsidR="00A3385F" w:rsidRPr="00F3500B" w:rsidRDefault="00A3385F">
            <w:pPr>
              <w:pStyle w:val="TAL"/>
              <w:keepNext w:val="0"/>
              <w:keepLines w:val="0"/>
              <w:rPr>
                <w:lang w:eastAsia="ja-JP"/>
              </w:rPr>
            </w:pPr>
            <w:r w:rsidRPr="00F3500B">
              <w:t>The coding format of the audio</w:t>
            </w:r>
            <w:r w:rsidRPr="00F3500B">
              <w:rPr>
                <w:lang w:eastAsia="ja-JP"/>
              </w:rPr>
              <w:t xml:space="preserve">. This term should be taken from the MPEG-7 </w:t>
            </w:r>
            <w:r w:rsidR="00452C3A" w:rsidRPr="00F3500B">
              <w:rPr>
                <w:lang w:eastAsia="ja-JP"/>
              </w:rPr>
              <w:t>"</w:t>
            </w:r>
            <w:proofErr w:type="gramStart"/>
            <w:r w:rsidRPr="00F3500B">
              <w:t>AudioCodingFormatCS</w:t>
            </w:r>
            <w:r w:rsidRPr="00F3500B">
              <w:rPr>
                <w:lang w:eastAsia="ja-JP"/>
              </w:rPr>
              <w:t xml:space="preserve"> </w:t>
            </w:r>
            <w:r w:rsidR="00452C3A" w:rsidRPr="00F3500B">
              <w:rPr>
                <w:lang w:eastAsia="ja-JP"/>
              </w:rPr>
              <w:t>"</w:t>
            </w:r>
            <w:proofErr w:type="gramEnd"/>
            <w:r w:rsidRPr="00F3500B">
              <w:rPr>
                <w:lang w:eastAsia="ja-JP"/>
              </w:rPr>
              <w:t xml:space="preserve"> classification scheme</w:t>
            </w:r>
            <w:r w:rsidRPr="00F3500B">
              <w:t xml:space="preserve"> </w:t>
            </w:r>
            <w:r w:rsidRPr="00F3500B">
              <w:rPr>
                <w:lang w:eastAsia="ja-JP"/>
              </w:rPr>
              <w:t xml:space="preserve">listed in </w:t>
            </w:r>
            <w:r w:rsidR="00C16A9B" w:rsidRPr="00F3500B">
              <w:rPr>
                <w:lang w:eastAsia="ja-JP"/>
              </w:rPr>
              <w:t xml:space="preserve">clause </w:t>
            </w:r>
            <w:r w:rsidRPr="00F3500B">
              <w:rPr>
                <w:lang w:eastAsia="ja-JP"/>
              </w:rPr>
              <w:t xml:space="preserve">B.2.3 of </w:t>
            </w:r>
            <w:r w:rsidRPr="00F3500B">
              <w:t>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w:t>
            </w:r>
            <w:r w:rsidR="000923EB" w:rsidRPr="00F3500B">
              <w:rPr>
                <w:lang w:eastAsia="ja-JP"/>
              </w:rPr>
              <w:t xml:space="preserve"> </w:t>
            </w:r>
            <w:r w:rsidRPr="00F3500B">
              <w:rPr>
                <w:lang w:eastAsia="ja-JP"/>
              </w:rPr>
              <w:t>i.e.</w:t>
            </w:r>
            <w:r w:rsidR="000923EB" w:rsidRPr="00F3500B">
              <w:rPr>
                <w:lang w:eastAsia="ja-JP"/>
              </w:rPr>
              <w:t> </w:t>
            </w:r>
            <w:r w:rsidRPr="00F3500B">
              <w:rPr>
                <w:lang w:eastAsia="ja-JP"/>
              </w:rPr>
              <w:t>AC3,</w:t>
            </w:r>
            <w:r w:rsidR="000923EB" w:rsidRPr="00F3500B">
              <w:rPr>
                <w:lang w:eastAsia="ja-JP"/>
              </w:rPr>
              <w:t> </w:t>
            </w:r>
            <w:r w:rsidRPr="00F3500B">
              <w:rPr>
                <w:lang w:eastAsia="ja-JP"/>
              </w:rPr>
              <w:t>DTS, MP3, MPEG-1, MPEG-2 Layer III, MPEG-2 AAC, MPEG-4, AMR.</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lang w:eastAsia="ja-JP"/>
              </w:rPr>
            </w:pPr>
            <w:r w:rsidRPr="00F3500B">
              <w:rPr>
                <w:rFonts w:ascii="Courier New" w:hAnsi="Courier New"/>
                <w:lang w:eastAsia="ja-JP"/>
              </w:rPr>
              <w:t>NumOfChannels</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The number of channels of audio</w:t>
            </w:r>
            <w:r w:rsidR="008532F7" w:rsidRPr="00F3500B">
              <w:t>:</w:t>
            </w:r>
            <w:r w:rsidRPr="00F3500B">
              <w:t xml:space="preserve"> e.g. 1 for mono, 2 for stereo or more for multi-channel audio.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MixType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rPr>
                <w:lang w:eastAsia="ja-JP"/>
              </w:rPr>
            </w:pPr>
            <w:r w:rsidRPr="00F3500B">
              <w:t>The type of the audio mix</w:t>
            </w:r>
            <w:r w:rsidRPr="00F3500B">
              <w:rPr>
                <w:lang w:eastAsia="ja-JP"/>
              </w:rPr>
              <w:t>. This term should be taken</w:t>
            </w:r>
            <w:r w:rsidRPr="00F3500B">
              <w:t xml:space="preserve"> </w:t>
            </w:r>
            <w:r w:rsidRPr="00F3500B">
              <w:rPr>
                <w:lang w:eastAsia="ja-JP"/>
              </w:rPr>
              <w:t xml:space="preserve">from the MPEG-7 </w:t>
            </w:r>
            <w:r w:rsidR="00452C3A" w:rsidRPr="00F3500B">
              <w:rPr>
                <w:lang w:eastAsia="ja-JP"/>
              </w:rPr>
              <w:t>"</w:t>
            </w:r>
            <w:r w:rsidRPr="00F3500B">
              <w:t>AudioPresentationCS</w:t>
            </w:r>
            <w:r w:rsidR="00452C3A" w:rsidRPr="00F3500B">
              <w:rPr>
                <w:lang w:eastAsia="ja-JP"/>
              </w:rPr>
              <w:t>"</w:t>
            </w:r>
            <w:r w:rsidRPr="00F3500B">
              <w:rPr>
                <w:lang w:eastAsia="ja-JP"/>
              </w:rPr>
              <w:t xml:space="preserve"> </w:t>
            </w:r>
            <w:r w:rsidRPr="00F3500B">
              <w:t>ClassificationScheme</w:t>
            </w:r>
            <w:r w:rsidRPr="00F3500B">
              <w:rPr>
                <w:lang w:eastAsia="ja-JP"/>
              </w:rPr>
              <w:t xml:space="preserve"> listed in </w:t>
            </w:r>
            <w:r w:rsidR="00C16A9B" w:rsidRPr="00F3500B">
              <w:rPr>
                <w:lang w:eastAsia="ja-JP"/>
              </w:rPr>
              <w:t xml:space="preserve">clause </w:t>
            </w:r>
            <w:r w:rsidRPr="00F3500B">
              <w:rPr>
                <w:lang w:eastAsia="ja-JP"/>
              </w:rPr>
              <w:t xml:space="preserve">B.2.6 of </w:t>
            </w:r>
            <w:r w:rsidRPr="00F3500B">
              <w:t>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 i.e. no sound, mono, stereo, surround, home theatre 5.1 and movie theatre.</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ind w:left="257"/>
              <w:jc w:val="left"/>
              <w:rPr>
                <w:rFonts w:ascii="Courier New" w:hAnsi="Courier New"/>
                <w:b w:val="0"/>
              </w:rPr>
            </w:pPr>
            <w:r w:rsidRPr="00F3500B">
              <w:rPr>
                <w:rFonts w:ascii="Courier New" w:hAnsi="Courier New"/>
                <w:b w:val="0"/>
              </w:rPr>
              <w:t>AudioLanguage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The spoken language of the audio.</w:t>
            </w:r>
          </w:p>
        </w:tc>
      </w:tr>
      <w:tr w:rsidR="00F640DA" w:rsidRPr="00F3500B">
        <w:trPr>
          <w:jc w:val="center"/>
        </w:trPr>
        <w:tc>
          <w:tcPr>
            <w:tcW w:w="3708" w:type="dxa"/>
            <w:tcBorders>
              <w:top w:val="single" w:sz="4" w:space="0" w:color="auto"/>
              <w:left w:val="nil"/>
              <w:bottom w:val="single" w:sz="4" w:space="0" w:color="auto"/>
              <w:right w:val="nil"/>
            </w:tcBorders>
          </w:tcPr>
          <w:p w:rsidR="00F640DA" w:rsidRPr="00F3500B" w:rsidRDefault="004E42DB">
            <w:pPr>
              <w:pStyle w:val="TAH"/>
              <w:keepNext w:val="0"/>
              <w:keepLines w:val="0"/>
              <w:ind w:left="257"/>
              <w:jc w:val="left"/>
              <w:rPr>
                <w:rFonts w:ascii="Courier New" w:hAnsi="Courier New"/>
                <w:b w:val="0"/>
              </w:rPr>
            </w:pPr>
            <w:r w:rsidRPr="00F3500B">
              <w:rPr>
                <w:rFonts w:ascii="Courier New" w:hAnsi="Courier New"/>
                <w:b w:val="0"/>
              </w:rPr>
              <w:t>S</w:t>
            </w:r>
            <w:r w:rsidR="00A34767" w:rsidRPr="00F3500B">
              <w:rPr>
                <w:rFonts w:ascii="Courier New" w:hAnsi="Courier New"/>
                <w:b w:val="0"/>
              </w:rPr>
              <w:t>ample</w:t>
            </w:r>
            <w:r w:rsidR="00F640DA" w:rsidRPr="00F3500B">
              <w:rPr>
                <w:rFonts w:ascii="Courier New" w:hAnsi="Courier New"/>
                <w:b w:val="0"/>
              </w:rPr>
              <w:t>Frequency</w:t>
            </w:r>
          </w:p>
        </w:tc>
        <w:tc>
          <w:tcPr>
            <w:tcW w:w="4860" w:type="dxa"/>
            <w:tcBorders>
              <w:top w:val="single" w:sz="4" w:space="0" w:color="auto"/>
              <w:left w:val="nil"/>
              <w:bottom w:val="single" w:sz="4" w:space="0" w:color="auto"/>
              <w:right w:val="nil"/>
            </w:tcBorders>
          </w:tcPr>
          <w:p w:rsidR="00F640DA" w:rsidRPr="00F3500B" w:rsidRDefault="00F640DA">
            <w:pPr>
              <w:pStyle w:val="TAH"/>
              <w:keepNext w:val="0"/>
              <w:keepLines w:val="0"/>
              <w:jc w:val="left"/>
              <w:rPr>
                <w:b w:val="0"/>
              </w:rPr>
            </w:pPr>
            <w:r w:rsidRPr="00F3500B">
              <w:rPr>
                <w:b w:val="0"/>
              </w:rPr>
              <w:t xml:space="preserve">An </w:t>
            </w:r>
            <w:r w:rsidR="004E42DB" w:rsidRPr="00F3500B">
              <w:rPr>
                <w:b w:val="0"/>
              </w:rPr>
              <w:t>element</w:t>
            </w:r>
            <w:r w:rsidRPr="00F3500B">
              <w:rPr>
                <w:b w:val="0"/>
              </w:rPr>
              <w:t xml:space="preserve"> to specify the rate at which the audio material is being sampled</w:t>
            </w:r>
            <w:r w:rsidR="00851EDD" w:rsidRPr="00F3500B">
              <w:rPr>
                <w:b w:val="0"/>
              </w:rPr>
              <w:t>.</w:t>
            </w:r>
          </w:p>
        </w:tc>
      </w:tr>
      <w:tr w:rsidR="00F640DA" w:rsidRPr="00F3500B">
        <w:trPr>
          <w:jc w:val="center"/>
        </w:trPr>
        <w:tc>
          <w:tcPr>
            <w:tcW w:w="3708" w:type="dxa"/>
            <w:tcBorders>
              <w:top w:val="single" w:sz="4" w:space="0" w:color="auto"/>
              <w:left w:val="nil"/>
              <w:bottom w:val="single" w:sz="4" w:space="0" w:color="auto"/>
              <w:right w:val="nil"/>
            </w:tcBorders>
          </w:tcPr>
          <w:p w:rsidR="00F640DA" w:rsidRPr="00F3500B" w:rsidRDefault="004E42DB">
            <w:pPr>
              <w:pStyle w:val="TAH"/>
              <w:keepNext w:val="0"/>
              <w:keepLines w:val="0"/>
              <w:ind w:left="257"/>
              <w:jc w:val="left"/>
              <w:rPr>
                <w:rFonts w:ascii="Courier New" w:hAnsi="Courier New"/>
                <w:b w:val="0"/>
              </w:rPr>
            </w:pPr>
            <w:r w:rsidRPr="00F3500B">
              <w:rPr>
                <w:rFonts w:ascii="Courier New" w:hAnsi="Courier New"/>
                <w:b w:val="0"/>
              </w:rPr>
              <w:t>B</w:t>
            </w:r>
            <w:r w:rsidR="00F640DA" w:rsidRPr="00F3500B">
              <w:rPr>
                <w:rFonts w:ascii="Courier New" w:hAnsi="Courier New"/>
                <w:b w:val="0"/>
              </w:rPr>
              <w:t>it</w:t>
            </w:r>
            <w:r w:rsidR="00A34767" w:rsidRPr="00F3500B">
              <w:rPr>
                <w:rFonts w:ascii="Courier New" w:hAnsi="Courier New"/>
                <w:b w:val="0"/>
              </w:rPr>
              <w:t>s</w:t>
            </w:r>
            <w:r w:rsidR="00D23412" w:rsidRPr="00F3500B">
              <w:rPr>
                <w:rFonts w:ascii="Courier New" w:hAnsi="Courier New"/>
                <w:b w:val="0"/>
              </w:rPr>
              <w:t>P</w:t>
            </w:r>
            <w:r w:rsidR="00F640DA" w:rsidRPr="00F3500B">
              <w:rPr>
                <w:rFonts w:ascii="Courier New" w:hAnsi="Courier New"/>
                <w:b w:val="0"/>
              </w:rPr>
              <w:t>erSample</w:t>
            </w:r>
          </w:p>
        </w:tc>
        <w:tc>
          <w:tcPr>
            <w:tcW w:w="4860" w:type="dxa"/>
            <w:tcBorders>
              <w:top w:val="single" w:sz="4" w:space="0" w:color="auto"/>
              <w:left w:val="nil"/>
              <w:bottom w:val="single" w:sz="4" w:space="0" w:color="auto"/>
              <w:right w:val="nil"/>
            </w:tcBorders>
          </w:tcPr>
          <w:p w:rsidR="00F640DA" w:rsidRPr="00F3500B" w:rsidRDefault="00F640DA">
            <w:pPr>
              <w:pStyle w:val="TAH"/>
              <w:keepNext w:val="0"/>
              <w:keepLines w:val="0"/>
              <w:jc w:val="left"/>
              <w:rPr>
                <w:b w:val="0"/>
              </w:rPr>
            </w:pPr>
            <w:r w:rsidRPr="00F3500B">
              <w:rPr>
                <w:b w:val="0"/>
              </w:rPr>
              <w:t xml:space="preserve">An </w:t>
            </w:r>
            <w:r w:rsidR="004E42DB" w:rsidRPr="00F3500B">
              <w:rPr>
                <w:b w:val="0"/>
              </w:rPr>
              <w:t>element</w:t>
            </w:r>
            <w:r w:rsidRPr="00F3500B">
              <w:rPr>
                <w:b w:val="0"/>
              </w:rPr>
              <w:t xml:space="preserve"> to specify the encoding depth or the number of bits allocated to the encoding of each audio sample</w:t>
            </w:r>
            <w:r w:rsidR="00851EDD" w:rsidRPr="00F3500B">
              <w:rPr>
                <w:b w:val="0"/>
              </w:rPr>
              <w:t>.</w:t>
            </w:r>
          </w:p>
        </w:tc>
      </w:tr>
      <w:tr w:rsidR="004E42DB" w:rsidRPr="00F3500B">
        <w:trPr>
          <w:jc w:val="center"/>
        </w:trPr>
        <w:tc>
          <w:tcPr>
            <w:tcW w:w="3708" w:type="dxa"/>
            <w:tcBorders>
              <w:top w:val="single" w:sz="4" w:space="0" w:color="auto"/>
              <w:left w:val="nil"/>
              <w:bottom w:val="single" w:sz="4" w:space="0" w:color="auto"/>
              <w:right w:val="nil"/>
            </w:tcBorders>
          </w:tcPr>
          <w:p w:rsidR="004E42DB" w:rsidRPr="00F3500B" w:rsidRDefault="004E42DB">
            <w:pPr>
              <w:pStyle w:val="TAH"/>
              <w:keepNext w:val="0"/>
              <w:keepLines w:val="0"/>
              <w:ind w:left="257"/>
              <w:jc w:val="left"/>
              <w:rPr>
                <w:rFonts w:ascii="Courier New" w:hAnsi="Courier New"/>
                <w:b w:val="0"/>
              </w:rPr>
            </w:pPr>
            <w:r w:rsidRPr="00F3500B">
              <w:rPr>
                <w:rFonts w:ascii="Courier New" w:hAnsi="Courier New"/>
                <w:b w:val="0"/>
              </w:rPr>
              <w:t>BitRate</w:t>
            </w:r>
          </w:p>
        </w:tc>
        <w:tc>
          <w:tcPr>
            <w:tcW w:w="4860" w:type="dxa"/>
            <w:tcBorders>
              <w:top w:val="single" w:sz="4" w:space="0" w:color="auto"/>
              <w:left w:val="nil"/>
              <w:bottom w:val="single" w:sz="4" w:space="0" w:color="auto"/>
              <w:right w:val="nil"/>
            </w:tcBorders>
          </w:tcPr>
          <w:p w:rsidR="004E42DB" w:rsidRPr="00F3500B" w:rsidRDefault="004E42DB">
            <w:pPr>
              <w:pStyle w:val="TAH"/>
              <w:keepNext w:val="0"/>
              <w:keepLines w:val="0"/>
              <w:jc w:val="left"/>
              <w:rPr>
                <w:b w:val="0"/>
              </w:rPr>
            </w:pPr>
            <w:r w:rsidRPr="00F3500B">
              <w:rPr>
                <w:b w:val="0"/>
              </w:rPr>
              <w:t>An element to define the bit rate of the audio stream</w:t>
            </w:r>
            <w:r w:rsidR="00095A59" w:rsidRPr="00F3500B">
              <w:rPr>
                <w:b w:val="0"/>
              </w:rPr>
              <w:t>.</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095A59">
            <w:pPr>
              <w:pStyle w:val="TAL"/>
              <w:rPr>
                <w:rFonts w:ascii="Courier New" w:hAnsi="Courier New" w:cs="Courier New"/>
              </w:rPr>
            </w:pPr>
            <w:r w:rsidRPr="00F3500B">
              <w:rPr>
                <w:rFonts w:ascii="Courier New" w:hAnsi="Courier New" w:cs="Courier New"/>
              </w:rPr>
              <w:t>FrameRateType</w:t>
            </w:r>
          </w:p>
        </w:tc>
        <w:tc>
          <w:tcPr>
            <w:tcW w:w="4860" w:type="dxa"/>
            <w:tcBorders>
              <w:top w:val="single" w:sz="4" w:space="0" w:color="808080"/>
              <w:left w:val="nil"/>
              <w:bottom w:val="single" w:sz="4" w:space="0" w:color="808080"/>
              <w:right w:val="nil"/>
            </w:tcBorders>
          </w:tcPr>
          <w:p w:rsidR="00A3385F" w:rsidRPr="00F3500B" w:rsidRDefault="00A3385F" w:rsidP="00095A59">
            <w:pPr>
              <w:pStyle w:val="TAL"/>
              <w:rPr>
                <w:rFonts w:cs="Arial"/>
                <w:szCs w:val="18"/>
              </w:rPr>
            </w:pPr>
            <w:r w:rsidRPr="00F3500B">
              <w:rPr>
                <w:rFonts w:cs="Arial"/>
                <w:szCs w:val="18"/>
              </w:rPr>
              <w:t>A simple type that allows video frame rates to be specified.</w:t>
            </w:r>
          </w:p>
          <w:p w:rsidR="008532F7" w:rsidRPr="00F3500B" w:rsidRDefault="00A3385F" w:rsidP="00095A59">
            <w:pPr>
              <w:keepNext/>
              <w:keepLines/>
              <w:overflowPunct/>
              <w:spacing w:after="0"/>
              <w:textAlignment w:val="auto"/>
              <w:rPr>
                <w:rFonts w:ascii="Arial" w:eastAsia="Arial Unicode MS" w:hAnsi="Arial" w:cs="Arial"/>
                <w:sz w:val="18"/>
                <w:szCs w:val="18"/>
                <w:lang w:eastAsia="ja-JP"/>
              </w:rPr>
            </w:pPr>
            <w:r w:rsidRPr="00F3500B">
              <w:rPr>
                <w:rFonts w:ascii="Arial" w:eastAsia="Arial Unicode MS" w:hAnsi="Arial" w:cs="Arial"/>
                <w:sz w:val="18"/>
                <w:szCs w:val="18"/>
                <w:lang w:eastAsia="ja-JP"/>
              </w:rPr>
              <w:t>The string may be either used directly for presentation;</w:t>
            </w:r>
          </w:p>
          <w:p w:rsidR="008532F7" w:rsidRPr="00F3500B" w:rsidRDefault="00A3385F" w:rsidP="00095A59">
            <w:pPr>
              <w:keepNext/>
              <w:keepLines/>
              <w:overflowPunct/>
              <w:spacing w:after="0"/>
              <w:textAlignment w:val="auto"/>
              <w:rPr>
                <w:rFonts w:ascii="Arial" w:eastAsia="Arial Unicode MS" w:hAnsi="Arial" w:cs="Arial"/>
                <w:sz w:val="18"/>
                <w:szCs w:val="18"/>
                <w:lang w:eastAsia="ja-JP"/>
              </w:rPr>
            </w:pPr>
            <w:proofErr w:type="gramStart"/>
            <w:r w:rsidRPr="00F3500B">
              <w:rPr>
                <w:rFonts w:ascii="Arial" w:eastAsia="Arial Unicode MS" w:hAnsi="Arial" w:cs="Arial"/>
                <w:sz w:val="18"/>
                <w:szCs w:val="18"/>
                <w:lang w:eastAsia="ja-JP"/>
              </w:rPr>
              <w:t>or</w:t>
            </w:r>
            <w:proofErr w:type="gramEnd"/>
            <w:r w:rsidRPr="00F3500B">
              <w:rPr>
                <w:rFonts w:ascii="Arial" w:eastAsia="Arial Unicode MS" w:hAnsi="Arial" w:cs="Arial"/>
                <w:sz w:val="18"/>
                <w:szCs w:val="18"/>
                <w:lang w:eastAsia="ja-JP"/>
              </w:rPr>
              <w:t xml:space="preserve"> be converted to a numerical value for processing.</w:t>
            </w:r>
          </w:p>
          <w:p w:rsidR="008532F7" w:rsidRPr="00F3500B" w:rsidRDefault="00A3385F" w:rsidP="00095A59">
            <w:pPr>
              <w:pStyle w:val="TAL"/>
              <w:rPr>
                <w:rFonts w:eastAsia="Arial Unicode MS" w:cs="Arial"/>
                <w:szCs w:val="18"/>
                <w:lang w:eastAsia="ja-JP"/>
              </w:rPr>
            </w:pPr>
            <w:r w:rsidRPr="00F3500B">
              <w:rPr>
                <w:rFonts w:eastAsia="Arial Unicode MS" w:cs="Arial"/>
                <w:szCs w:val="18"/>
                <w:lang w:eastAsia="ja-JP"/>
              </w:rPr>
              <w:t xml:space="preserve">In case the precise numerical value of a 30/1.001 or 60/1.001 system is intended, then it is recommended to use the form </w:t>
            </w:r>
            <w:r w:rsidR="00452C3A" w:rsidRPr="00F3500B">
              <w:rPr>
                <w:rFonts w:eastAsia="Arial Unicode MS" w:cs="Arial"/>
                <w:szCs w:val="18"/>
                <w:lang w:eastAsia="ja-JP"/>
              </w:rPr>
              <w:t>"</w:t>
            </w:r>
            <w:r w:rsidRPr="00F3500B">
              <w:rPr>
                <w:rFonts w:eastAsia="Arial Unicode MS" w:cs="Arial"/>
                <w:szCs w:val="18"/>
                <w:lang w:eastAsia="ja-JP"/>
              </w:rPr>
              <w:t>30/1.001</w:t>
            </w:r>
            <w:r w:rsidR="00452C3A" w:rsidRPr="00F3500B">
              <w:rPr>
                <w:rFonts w:eastAsia="Arial Unicode MS" w:cs="Arial"/>
                <w:szCs w:val="18"/>
                <w:lang w:eastAsia="ja-JP"/>
              </w:rPr>
              <w:t>"</w:t>
            </w:r>
            <w:r w:rsidRPr="00F3500B">
              <w:rPr>
                <w:rFonts w:eastAsia="Arial Unicode MS" w:cs="Arial"/>
                <w:szCs w:val="18"/>
                <w:lang w:eastAsia="ja-JP"/>
              </w:rPr>
              <w:t xml:space="preserve"> resp. </w:t>
            </w:r>
            <w:r w:rsidR="00452C3A" w:rsidRPr="00F3500B">
              <w:rPr>
                <w:rFonts w:eastAsia="Arial Unicode MS" w:cs="Arial"/>
                <w:szCs w:val="18"/>
                <w:lang w:eastAsia="ja-JP"/>
              </w:rPr>
              <w:t>"</w:t>
            </w:r>
            <w:r w:rsidRPr="00F3500B">
              <w:rPr>
                <w:rFonts w:eastAsia="Arial Unicode MS" w:cs="Arial"/>
                <w:szCs w:val="18"/>
                <w:lang w:eastAsia="ja-JP"/>
              </w:rPr>
              <w:t>60/1.001</w:t>
            </w:r>
            <w:r w:rsidR="00452C3A" w:rsidRPr="00F3500B">
              <w:rPr>
                <w:rFonts w:eastAsia="Arial Unicode MS" w:cs="Arial"/>
                <w:szCs w:val="18"/>
                <w:lang w:eastAsia="ja-JP"/>
              </w:rPr>
              <w:t>"</w:t>
            </w:r>
            <w:r w:rsidRPr="00F3500B">
              <w:rPr>
                <w:rFonts w:eastAsia="Arial Unicode MS" w:cs="Arial"/>
                <w:szCs w:val="18"/>
                <w:lang w:eastAsia="ja-JP"/>
              </w:rPr>
              <w:t>.</w:t>
            </w:r>
          </w:p>
          <w:p w:rsidR="00A3385F" w:rsidRPr="00F3500B" w:rsidRDefault="00A3385F" w:rsidP="00095A59">
            <w:pPr>
              <w:pStyle w:val="TAL"/>
              <w:rPr>
                <w:rFonts w:eastAsia="Arial Unicode MS" w:cs="Arial"/>
                <w:szCs w:val="18"/>
                <w:lang w:eastAsia="ja-JP"/>
              </w:rPr>
            </w:pPr>
            <w:r w:rsidRPr="00F3500B">
              <w:rPr>
                <w:rFonts w:eastAsia="Arial Unicode MS" w:cs="Arial"/>
                <w:szCs w:val="18"/>
                <w:lang w:eastAsia="ja-JP"/>
              </w:rPr>
              <w:t>This does</w:t>
            </w:r>
            <w:r w:rsidR="00344126" w:rsidRPr="00F3500B">
              <w:rPr>
                <w:rFonts w:eastAsia="Arial Unicode MS" w:cs="Arial"/>
                <w:szCs w:val="18"/>
                <w:lang w:eastAsia="ja-JP"/>
              </w:rPr>
              <w:t xml:space="preserve"> </w:t>
            </w:r>
            <w:r w:rsidRPr="00F3500B">
              <w:rPr>
                <w:rFonts w:eastAsia="Arial Unicode MS" w:cs="Arial"/>
                <w:szCs w:val="18"/>
                <w:lang w:eastAsia="ja-JP"/>
              </w:rPr>
              <w:t>n</w:t>
            </w:r>
            <w:r w:rsidR="00344126" w:rsidRPr="00F3500B">
              <w:rPr>
                <w:rFonts w:eastAsia="Arial Unicode MS" w:cs="Arial"/>
                <w:szCs w:val="18"/>
                <w:lang w:eastAsia="ja-JP"/>
              </w:rPr>
              <w:t>o</w:t>
            </w:r>
            <w:r w:rsidRPr="00F3500B">
              <w:rPr>
                <w:rFonts w:eastAsia="Arial Unicode MS" w:cs="Arial"/>
                <w:szCs w:val="18"/>
                <w:lang w:eastAsia="ja-JP"/>
              </w:rPr>
              <w:t>t allow to signal the precise numerical value of 1</w:t>
            </w:r>
            <w:r w:rsidR="00FA582A" w:rsidRPr="00F3500B">
              <w:rPr>
                <w:rFonts w:eastAsia="Arial Unicode MS" w:cs="Arial"/>
                <w:szCs w:val="18"/>
                <w:lang w:eastAsia="ja-JP"/>
              </w:rPr>
              <w:t>6 2</w:t>
            </w:r>
            <w:r w:rsidRPr="00F3500B">
              <w:rPr>
                <w:rFonts w:eastAsia="Arial Unicode MS" w:cs="Arial"/>
                <w:szCs w:val="18"/>
                <w:lang w:eastAsia="ja-JP"/>
              </w:rPr>
              <w:t xml:space="preserve">/3 and other values. As an example, table </w:t>
            </w:r>
            <w:r w:rsidRPr="00F3500B">
              <w:rPr>
                <w:rFonts w:eastAsia="Arial Unicode MS" w:cs="Arial"/>
                <w:szCs w:val="18"/>
                <w:lang w:eastAsia="ja-JP"/>
              </w:rPr>
              <w:fldChar w:fldCharType="begin"/>
            </w:r>
            <w:r w:rsidR="003E37A0" w:rsidRPr="00F3500B">
              <w:rPr>
                <w:rFonts w:eastAsia="Arial Unicode MS" w:cs="Arial"/>
                <w:szCs w:val="18"/>
                <w:lang w:eastAsia="ja-JP"/>
              </w:rPr>
              <w:instrText xml:space="preserve">REF TAB_FRAMERATES </w:instrText>
            </w:r>
            <w:r w:rsidR="00505743" w:rsidRPr="00F3500B">
              <w:rPr>
                <w:rFonts w:eastAsia="Arial Unicode MS" w:cs="Arial"/>
                <w:szCs w:val="18"/>
                <w:lang w:eastAsia="ja-JP"/>
              </w:rPr>
              <w:instrText xml:space="preserve"> \* MERGEFORMAT </w:instrText>
            </w:r>
            <w:r w:rsidRPr="00F3500B">
              <w:rPr>
                <w:rFonts w:eastAsia="Arial Unicode MS" w:cs="Arial"/>
                <w:szCs w:val="18"/>
                <w:lang w:eastAsia="ja-JP"/>
              </w:rPr>
              <w:fldChar w:fldCharType="separate"/>
            </w:r>
            <w:r w:rsidR="00831E19" w:rsidRPr="00F3500B">
              <w:t>1</w:t>
            </w:r>
            <w:r w:rsidRPr="00F3500B">
              <w:rPr>
                <w:rFonts w:eastAsia="Arial Unicode MS" w:cs="Arial"/>
                <w:szCs w:val="18"/>
                <w:lang w:eastAsia="ja-JP"/>
              </w:rPr>
              <w:fldChar w:fldCharType="end"/>
            </w:r>
            <w:r w:rsidRPr="00F3500B">
              <w:rPr>
                <w:rFonts w:eastAsia="Arial Unicode MS" w:cs="Arial"/>
                <w:szCs w:val="18"/>
                <w:lang w:eastAsia="ja-JP"/>
              </w:rPr>
              <w:t xml:space="preserve"> gives an indicative list of systems and frame rates used for television.</w:t>
            </w:r>
            <w:r w:rsidR="008532F7" w:rsidRPr="00F3500B">
              <w:rPr>
                <w:rFonts w:eastAsia="Arial Unicode MS" w:cs="Arial"/>
                <w:szCs w:val="18"/>
                <w:lang w:eastAsia="ja-JP"/>
              </w:rPr>
              <w:t xml:space="preserve"> </w:t>
            </w:r>
            <w:r w:rsidRPr="00F3500B">
              <w:rPr>
                <w:rFonts w:eastAsia="Arial Unicode MS" w:cs="Arial"/>
                <w:szCs w:val="18"/>
                <w:lang w:eastAsia="ja-JP"/>
              </w:rPr>
              <w:t>FrameRateType can be used to express frame rates of other systems e.g. personal computers, personal digital assistants or mobile phones.</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VideoAttributesType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A complex type defining a set of elements that describe video characteristics.</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lastRenderedPageBreak/>
              <w:t>Coding</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rPr>
                <w:lang w:eastAsia="ja-JP"/>
              </w:rPr>
            </w:pPr>
            <w:r w:rsidRPr="00F3500B">
              <w:t xml:space="preserve">The coding format of the </w:t>
            </w:r>
            <w:r w:rsidRPr="00F3500B">
              <w:rPr>
                <w:lang w:eastAsia="ja-JP"/>
              </w:rPr>
              <w:t xml:space="preserve">video. This term should be taken from the MPEG-7 </w:t>
            </w:r>
            <w:r w:rsidR="00452C3A" w:rsidRPr="00F3500B">
              <w:rPr>
                <w:lang w:eastAsia="ja-JP"/>
              </w:rPr>
              <w:t>"</w:t>
            </w:r>
            <w:r w:rsidRPr="00F3500B">
              <w:t>VisualCodingFormatCS</w:t>
            </w:r>
            <w:r w:rsidR="00452C3A" w:rsidRPr="00F3500B">
              <w:rPr>
                <w:lang w:eastAsia="ja-JP"/>
              </w:rPr>
              <w:t>"</w:t>
            </w:r>
            <w:r w:rsidRPr="00F3500B">
              <w:rPr>
                <w:lang w:eastAsia="ja-JP"/>
              </w:rPr>
              <w:t xml:space="preserve"> classification scheme listed in </w:t>
            </w:r>
            <w:r w:rsidR="00C16A9B" w:rsidRPr="00F3500B">
              <w:rPr>
                <w:lang w:eastAsia="ja-JP"/>
              </w:rPr>
              <w:t xml:space="preserve">clause </w:t>
            </w:r>
            <w:r w:rsidRPr="00F3500B">
              <w:rPr>
                <w:lang w:eastAsia="ja-JP"/>
              </w:rPr>
              <w:t>B.2.34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Scan</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scan type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HorizontalSize</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horizontal size in pixels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VerticalSize</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vertical size in pixels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AspectRatio</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aspect ratio of the video. There may be two aspect ratios associated with a programme: the original aspect ratio that the programme is available in and the aspect ratio of a particular instance of the programme.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Color</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The colour format of the video (e.g. black and white).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FrameRate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An element expressing the frame rate of the video</w:t>
            </w:r>
            <w:r w:rsidR="00851EDD" w:rsidRPr="00F3500B">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57"/>
              <w:rPr>
                <w:rFonts w:ascii="Courier New" w:hAnsi="Courier New"/>
              </w:rPr>
            </w:pPr>
            <w:r w:rsidRPr="00F3500B">
              <w:rPr>
                <w:rFonts w:ascii="Courier New" w:hAnsi="Courier New"/>
              </w:rPr>
              <w:t>BitRate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An element to define the bit rate of the video stream</w:t>
            </w:r>
            <w:r w:rsidR="00095A59" w:rsidRPr="00F3500B">
              <w:t>.</w:t>
            </w:r>
          </w:p>
        </w:tc>
      </w:tr>
      <w:tr w:rsidR="0009396A" w:rsidRPr="00F3500B">
        <w:trPr>
          <w:jc w:val="center"/>
        </w:trPr>
        <w:tc>
          <w:tcPr>
            <w:tcW w:w="3708" w:type="dxa"/>
            <w:tcBorders>
              <w:top w:val="single" w:sz="4" w:space="0" w:color="808080"/>
              <w:left w:val="nil"/>
              <w:bottom w:val="single" w:sz="4" w:space="0" w:color="808080"/>
              <w:right w:val="nil"/>
            </w:tcBorders>
          </w:tcPr>
          <w:p w:rsidR="0009396A" w:rsidRPr="00F3500B" w:rsidRDefault="0009396A">
            <w:pPr>
              <w:pStyle w:val="TAL"/>
              <w:keepNext w:val="0"/>
              <w:keepLines w:val="0"/>
              <w:ind w:left="257"/>
              <w:rPr>
                <w:rFonts w:ascii="Courier New" w:hAnsi="Courier New"/>
              </w:rPr>
            </w:pPr>
            <w:r w:rsidRPr="00F3500B">
              <w:rPr>
                <w:rFonts w:ascii="Courier New" w:hAnsi="Courier New"/>
              </w:rPr>
              <w:t>PictureFormat</w:t>
            </w:r>
          </w:p>
        </w:tc>
        <w:tc>
          <w:tcPr>
            <w:tcW w:w="4860" w:type="dxa"/>
            <w:tcBorders>
              <w:top w:val="single" w:sz="4" w:space="0" w:color="808080"/>
              <w:left w:val="nil"/>
              <w:bottom w:val="single" w:sz="4" w:space="0" w:color="808080"/>
              <w:right w:val="nil"/>
            </w:tcBorders>
          </w:tcPr>
          <w:p w:rsidR="0009396A" w:rsidRPr="00F3500B" w:rsidRDefault="00BF759B" w:rsidP="0009396A">
            <w:pPr>
              <w:pStyle w:val="TAL"/>
              <w:keepNext w:val="0"/>
              <w:keepLines w:val="0"/>
            </w:pPr>
            <w:r w:rsidRPr="00F3500B">
              <w:t>The</w:t>
            </w:r>
            <w:r w:rsidRPr="00F3500B">
              <w:rPr>
                <w:color w:val="000000"/>
              </w:rPr>
              <w:t xml:space="preserve"> format </w:t>
            </w:r>
            <w:r w:rsidRPr="00F3500B">
              <w:t>of</w:t>
            </w:r>
            <w:r w:rsidRPr="00F3500B">
              <w:rPr>
                <w:color w:val="000000"/>
              </w:rPr>
              <w:t xml:space="preserve"> </w:t>
            </w:r>
            <w:r w:rsidRPr="00F3500B">
              <w:t>the</w:t>
            </w:r>
            <w:r w:rsidRPr="00F3500B">
              <w:rPr>
                <w:color w:val="000000"/>
              </w:rPr>
              <w:t xml:space="preserve"> video image. This term should be taken from </w:t>
            </w:r>
            <w:r w:rsidRPr="00F3500B">
              <w:t>the</w:t>
            </w:r>
            <w:r w:rsidRPr="00F3500B">
              <w:rPr>
                <w:color w:val="000000"/>
              </w:rPr>
              <w:t xml:space="preserve"> </w:t>
            </w:r>
            <w:r w:rsidR="00452C3A" w:rsidRPr="00F3500B">
              <w:rPr>
                <w:color w:val="000000"/>
              </w:rPr>
              <w:t>"</w:t>
            </w:r>
            <w:r w:rsidRPr="00F3500B">
              <w:rPr>
                <w:color w:val="000000"/>
              </w:rPr>
              <w:t>PictureFormatCS</w:t>
            </w:r>
            <w:r w:rsidR="00452C3A" w:rsidRPr="00F3500B">
              <w:rPr>
                <w:color w:val="000000"/>
              </w:rPr>
              <w:t>"</w:t>
            </w:r>
            <w:r w:rsidRPr="00F3500B">
              <w:rPr>
                <w:color w:val="000000"/>
              </w:rPr>
              <w:t xml:space="preserve"> classification scheme. When this element is absent </w:t>
            </w:r>
            <w:r w:rsidRPr="00F3500B">
              <w:t>the</w:t>
            </w:r>
            <w:r w:rsidRPr="00F3500B">
              <w:rPr>
                <w:color w:val="000000"/>
              </w:rPr>
              <w:t xml:space="preserve"> video format can be assumed to be </w:t>
            </w:r>
            <w:r w:rsidR="00452C3A" w:rsidRPr="00F3500B">
              <w:rPr>
                <w:color w:val="000000"/>
              </w:rPr>
              <w:t>"</w:t>
            </w:r>
            <w:r w:rsidRPr="00F3500B">
              <w:rPr>
                <w:color w:val="000000"/>
              </w:rPr>
              <w:t>2D Video</w:t>
            </w:r>
            <w:r w:rsidR="00452C3A" w:rsidRPr="00F3500B">
              <w:rPr>
                <w:color w:val="000000"/>
              </w:rPr>
              <w:t>"</w:t>
            </w:r>
            <w:r w:rsidRPr="00F3500B">
              <w:rPr>
                <w:color w:val="000000"/>
              </w:rPr>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E423CE">
            <w:pPr>
              <w:pStyle w:val="TAL"/>
              <w:keepNext w:val="0"/>
              <w:keepLines w:val="0"/>
              <w:rPr>
                <w:rFonts w:ascii="Courier New" w:hAnsi="Courier New"/>
              </w:rPr>
            </w:pPr>
            <w:r w:rsidRPr="00F3500B">
              <w:rPr>
                <w:rFonts w:ascii="Courier New" w:hAnsi="Courier New"/>
              </w:rPr>
              <w:t>CaptioningAttributesType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 complex type describing captioning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E423CE">
            <w:pPr>
              <w:pStyle w:val="TAL"/>
              <w:keepNext w:val="0"/>
              <w:keepLines w:val="0"/>
              <w:ind w:left="283"/>
              <w:rPr>
                <w:rFonts w:ascii="Courier New" w:hAnsi="Courier New"/>
              </w:rPr>
            </w:pPr>
            <w:r w:rsidRPr="00F3500B">
              <w:rPr>
                <w:rFonts w:ascii="Courier New" w:hAnsi="Courier New"/>
              </w:rPr>
              <w:t>Coding</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The coding format used for captioning and defined as a term extracted from a predefined list in a classification scheme (CaptionCodingFormatCS).</w:t>
            </w:r>
          </w:p>
        </w:tc>
      </w:tr>
      <w:tr w:rsidR="00AB4356" w:rsidRPr="00F3500B">
        <w:trPr>
          <w:jc w:val="center"/>
        </w:trPr>
        <w:tc>
          <w:tcPr>
            <w:tcW w:w="3708" w:type="dxa"/>
            <w:tcBorders>
              <w:top w:val="single" w:sz="4" w:space="0" w:color="808080"/>
              <w:left w:val="nil"/>
              <w:bottom w:val="single" w:sz="4" w:space="0" w:color="808080"/>
              <w:right w:val="nil"/>
            </w:tcBorders>
          </w:tcPr>
          <w:p w:rsidR="00AB4356" w:rsidRPr="00F3500B" w:rsidRDefault="00AB4356" w:rsidP="00E423CE">
            <w:pPr>
              <w:pStyle w:val="TAL"/>
              <w:keepNext w:val="0"/>
              <w:keepLines w:val="0"/>
              <w:ind w:left="283"/>
              <w:rPr>
                <w:rFonts w:ascii="Courier New" w:hAnsi="Courier New"/>
              </w:rPr>
            </w:pPr>
            <w:r w:rsidRPr="00F3500B">
              <w:rPr>
                <w:rFonts w:ascii="Courier New" w:hAnsi="Courier New"/>
              </w:rPr>
              <w:t>BitRate</w:t>
            </w:r>
          </w:p>
        </w:tc>
        <w:tc>
          <w:tcPr>
            <w:tcW w:w="4860" w:type="dxa"/>
            <w:tcBorders>
              <w:top w:val="single" w:sz="4" w:space="0" w:color="808080"/>
              <w:left w:val="nil"/>
              <w:bottom w:val="single" w:sz="4" w:space="0" w:color="808080"/>
              <w:right w:val="nil"/>
            </w:tcBorders>
          </w:tcPr>
          <w:p w:rsidR="00AB4356" w:rsidRPr="00F3500B" w:rsidRDefault="00AB4356">
            <w:pPr>
              <w:pStyle w:val="TAL"/>
              <w:keepNext w:val="0"/>
              <w:keepLines w:val="0"/>
            </w:pPr>
            <w:r w:rsidRPr="00F3500B">
              <w:t>An element to provide the bit rate of the captioning stream</w:t>
            </w:r>
            <w:r w:rsidR="00095A59" w:rsidRPr="00F3500B">
              <w:t>.</w:t>
            </w:r>
          </w:p>
        </w:tc>
      </w:tr>
      <w:tr w:rsidR="004E42DB" w:rsidRPr="00F3500B">
        <w:trPr>
          <w:jc w:val="center"/>
        </w:trPr>
        <w:tc>
          <w:tcPr>
            <w:tcW w:w="3708" w:type="dxa"/>
            <w:tcBorders>
              <w:top w:val="nil"/>
              <w:left w:val="nil"/>
              <w:bottom w:val="single" w:sz="4" w:space="0" w:color="808080"/>
              <w:right w:val="nil"/>
            </w:tcBorders>
          </w:tcPr>
          <w:p w:rsidR="004E42DB" w:rsidRPr="00F3500B" w:rsidRDefault="004E42DB">
            <w:pPr>
              <w:pStyle w:val="TAL"/>
              <w:keepNext w:val="0"/>
              <w:keepLines w:val="0"/>
              <w:rPr>
                <w:rFonts w:ascii="Courier New" w:hAnsi="Courier New"/>
                <w:lang w:eastAsia="ja-JP"/>
              </w:rPr>
            </w:pPr>
            <w:r w:rsidRPr="00F3500B">
              <w:rPr>
                <w:rFonts w:ascii="Courier New" w:hAnsi="Courier New"/>
                <w:lang w:eastAsia="ja-JP"/>
              </w:rPr>
              <w:t>AVAttributesType</w:t>
            </w:r>
          </w:p>
        </w:tc>
        <w:tc>
          <w:tcPr>
            <w:tcW w:w="4860" w:type="dxa"/>
            <w:tcBorders>
              <w:top w:val="nil"/>
              <w:left w:val="nil"/>
              <w:bottom w:val="single" w:sz="4" w:space="0" w:color="808080"/>
              <w:right w:val="nil"/>
            </w:tcBorders>
          </w:tcPr>
          <w:p w:rsidR="004E42DB" w:rsidRPr="00F3500B" w:rsidRDefault="004E42DB">
            <w:pPr>
              <w:pStyle w:val="TAL"/>
              <w:keepNext w:val="0"/>
              <w:keepLines w:val="0"/>
              <w:rPr>
                <w:lang w:eastAsia="ja-JP"/>
              </w:rPr>
            </w:pPr>
            <w:r w:rsidRPr="00F3500B">
              <w:rPr>
                <w:lang w:eastAsia="ja-JP"/>
              </w:rPr>
              <w:t>A complex type defining a set of elements describing audio and/or video using the AudioAttributes and VideoAttributes.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FileFormat</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file format of the programme instance.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FileSize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Indicates the size, in bytes, of the file where the programme instance is stored.</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System</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rPr>
                <w:lang w:eastAsia="ja-JP"/>
              </w:rPr>
            </w:pPr>
            <w:r w:rsidRPr="00F3500B">
              <w:t xml:space="preserve">Describes the broad media format of the programme instance. </w:t>
            </w:r>
            <w:r w:rsidRPr="00F3500B">
              <w:rPr>
                <w:lang w:eastAsia="ja-JP"/>
              </w:rPr>
              <w:t xml:space="preserve">This term should be taken from the MPEG-7 </w:t>
            </w:r>
            <w:r w:rsidR="00452C3A" w:rsidRPr="00F3500B">
              <w:rPr>
                <w:lang w:eastAsia="ja-JP"/>
              </w:rPr>
              <w:t>"</w:t>
            </w:r>
            <w:r w:rsidRPr="00F3500B">
              <w:rPr>
                <w:lang w:eastAsia="ja-JP"/>
              </w:rPr>
              <w:t>SystemCS</w:t>
            </w:r>
            <w:r w:rsidR="00452C3A" w:rsidRPr="00F3500B">
              <w:rPr>
                <w:lang w:eastAsia="ja-JP"/>
              </w:rPr>
              <w:t>"</w:t>
            </w:r>
            <w:r w:rsidRPr="00F3500B">
              <w:rPr>
                <w:lang w:eastAsia="ja-JP"/>
              </w:rPr>
              <w:t xml:space="preserve"> classification scheme listed in clause B.2.30 of </w:t>
            </w:r>
            <w:r w:rsidRPr="00F3500B">
              <w:t>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BitRate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Indicates the nominal bit rate in bit</w:t>
            </w:r>
            <w:r w:rsidRPr="00F3500B">
              <w:rPr>
                <w:rFonts w:eastAsia="MS Mincho"/>
                <w:lang w:eastAsia="ja-JP"/>
              </w:rPr>
              <w:t>s</w:t>
            </w:r>
            <w:r w:rsidRPr="00F3500B">
              <w:t>/s of the programme instance.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AudioAttributes</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audio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VideoAttributes</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video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CaptioningAttributes</w:t>
            </w:r>
          </w:p>
        </w:tc>
        <w:tc>
          <w:tcPr>
            <w:tcW w:w="4860" w:type="dxa"/>
            <w:tcBorders>
              <w:top w:val="single" w:sz="4" w:space="0" w:color="808080"/>
              <w:left w:val="nil"/>
              <w:bottom w:val="single" w:sz="4" w:space="0" w:color="808080"/>
              <w:right w:val="nil"/>
            </w:tcBorders>
          </w:tcPr>
          <w:p w:rsidR="004E42DB" w:rsidRPr="00F3500B" w:rsidRDefault="004E42DB" w:rsidP="00D16B5F">
            <w:pPr>
              <w:pStyle w:val="TAL"/>
            </w:pPr>
            <w:r w:rsidRPr="00F3500B">
              <w:rPr>
                <w:rStyle w:val="Emphasis"/>
                <w:i w:val="0"/>
                <w:iCs w:val="0"/>
              </w:rPr>
              <w:t>An element to describe the technical attributes of subtitles.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ScanType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rPr>
                <w:lang w:eastAsia="ja-JP"/>
              </w:rPr>
            </w:pPr>
            <w:r w:rsidRPr="00F3500B">
              <w:t>A simple enumerated type defining the allowable values of the ScanType element above</w:t>
            </w:r>
            <w:r w:rsidRPr="00F3500B">
              <w:rPr>
                <w:lang w:eastAsia="ja-JP"/>
              </w:rPr>
              <w:t>. ScanType can take on the value interlaced or progressive.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rPr>
                <w:rFonts w:ascii="Courier New" w:hAnsi="Courier New"/>
              </w:rPr>
            </w:pPr>
            <w:r w:rsidRPr="00F3500B">
              <w:rPr>
                <w:rFonts w:ascii="Courier New" w:hAnsi="Courier New"/>
              </w:rPr>
              <w:t>ColorTypeType</w:t>
            </w:r>
          </w:p>
        </w:tc>
        <w:tc>
          <w:tcPr>
            <w:tcW w:w="4860" w:type="dxa"/>
            <w:tcBorders>
              <w:top w:val="single" w:sz="4" w:space="0" w:color="808080"/>
              <w:left w:val="nil"/>
              <w:bottom w:val="single" w:sz="4" w:space="0" w:color="808080"/>
              <w:right w:val="nil"/>
            </w:tcBorders>
          </w:tcPr>
          <w:p w:rsidR="004E42DB" w:rsidRPr="00F3500B" w:rsidRDefault="004E42DB">
            <w:pPr>
              <w:pStyle w:val="TAL"/>
              <w:widowControl w:val="0"/>
              <w:rPr>
                <w:lang w:eastAsia="ja-JP"/>
              </w:rPr>
            </w:pPr>
            <w:r w:rsidRPr="00F3500B">
              <w:t>A simple enumerated type defining the allowable values of the ColorType instantiated in the Color element above</w:t>
            </w:r>
            <w:r w:rsidRPr="00F3500B">
              <w:rPr>
                <w:lang w:eastAsia="ja-JP"/>
              </w:rPr>
              <w:t>. Allowed values are:</w:t>
            </w:r>
          </w:p>
          <w:p w:rsidR="004E42DB" w:rsidRPr="00F3500B" w:rsidRDefault="004E42DB">
            <w:pPr>
              <w:pStyle w:val="TAL"/>
              <w:widowControl w:val="0"/>
              <w:rPr>
                <w:lang w:eastAsia="ja-JP"/>
              </w:rPr>
            </w:pPr>
            <w:proofErr w:type="gramStart"/>
            <w:r w:rsidRPr="00F3500B">
              <w:rPr>
                <w:lang w:eastAsia="ja-JP"/>
              </w:rPr>
              <w:t>color</w:t>
            </w:r>
            <w:proofErr w:type="gramEnd"/>
            <w:r w:rsidRPr="00F3500B">
              <w:rPr>
                <w:lang w:eastAsia="ja-JP"/>
              </w:rPr>
              <w:t xml:space="preserve"> - the content was produced using a colour video format.</w:t>
            </w:r>
          </w:p>
          <w:p w:rsidR="004E42DB" w:rsidRPr="00F3500B" w:rsidRDefault="004E42DB">
            <w:pPr>
              <w:pStyle w:val="TAL"/>
              <w:widowControl w:val="0"/>
              <w:rPr>
                <w:lang w:eastAsia="ja-JP"/>
              </w:rPr>
            </w:pPr>
            <w:proofErr w:type="gramStart"/>
            <w:r w:rsidRPr="00F3500B">
              <w:rPr>
                <w:lang w:eastAsia="ja-JP"/>
              </w:rPr>
              <w:t>blackAndWhite</w:t>
            </w:r>
            <w:proofErr w:type="gramEnd"/>
            <w:r w:rsidRPr="00F3500B">
              <w:rPr>
                <w:lang w:eastAsia="ja-JP"/>
              </w:rPr>
              <w:t xml:space="preserve"> - the content was produced using a black and white video format.</w:t>
            </w:r>
          </w:p>
          <w:p w:rsidR="004E42DB" w:rsidRPr="00F3500B" w:rsidRDefault="004E42DB">
            <w:pPr>
              <w:pStyle w:val="TAL"/>
              <w:widowControl w:val="0"/>
              <w:rPr>
                <w:lang w:eastAsia="ja-JP"/>
              </w:rPr>
            </w:pPr>
            <w:proofErr w:type="gramStart"/>
            <w:r w:rsidRPr="00F3500B">
              <w:rPr>
                <w:lang w:eastAsia="ja-JP"/>
              </w:rPr>
              <w:t>blackAndWhiteAndColor</w:t>
            </w:r>
            <w:proofErr w:type="gramEnd"/>
            <w:r w:rsidRPr="00F3500B">
              <w:rPr>
                <w:lang w:eastAsia="ja-JP"/>
              </w:rPr>
              <w:t xml:space="preserve"> - the content contains a mixture of video that was originally produced in colour and content that was produced in black and white.</w:t>
            </w:r>
          </w:p>
          <w:p w:rsidR="004E42DB" w:rsidRPr="00F3500B" w:rsidRDefault="004E42DB">
            <w:pPr>
              <w:pStyle w:val="TAL"/>
              <w:widowControl w:val="0"/>
              <w:rPr>
                <w:lang w:eastAsia="ja-JP"/>
              </w:rPr>
            </w:pPr>
            <w:proofErr w:type="gramStart"/>
            <w:r w:rsidRPr="00F3500B">
              <w:rPr>
                <w:lang w:eastAsia="ja-JP"/>
              </w:rPr>
              <w:t>colorized</w:t>
            </w:r>
            <w:proofErr w:type="gramEnd"/>
            <w:r w:rsidRPr="00F3500B">
              <w:rPr>
                <w:lang w:eastAsia="ja-JP"/>
              </w:rPr>
              <w:t xml:space="preserve"> - the content was originally produced using a black and white video format and colour was added after original production.</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ColorType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 complex type, with a single attribute describing the colour format using one of the ColorTypeType values.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lang w:eastAsia="ja-JP"/>
              </w:rPr>
              <w:t>t</w:t>
            </w:r>
            <w:r w:rsidRPr="00F3500B">
              <w:rPr>
                <w:rFonts w:ascii="Courier New" w:hAnsi="Courier New"/>
              </w:rPr>
              <w: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The type of colour format.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851EDD">
            <w:pPr>
              <w:pStyle w:val="TAL"/>
              <w:rPr>
                <w:rFonts w:ascii="Courier New" w:hAnsi="Courier New"/>
              </w:rPr>
            </w:pPr>
            <w:r w:rsidRPr="00F3500B">
              <w:rPr>
                <w:rFonts w:ascii="Courier New" w:hAnsi="Courier New"/>
              </w:rPr>
              <w:t>RatioType</w:t>
            </w:r>
          </w:p>
        </w:tc>
        <w:tc>
          <w:tcPr>
            <w:tcW w:w="4860" w:type="dxa"/>
            <w:tcBorders>
              <w:top w:val="single" w:sz="4" w:space="0" w:color="808080"/>
              <w:left w:val="nil"/>
              <w:bottom w:val="single" w:sz="4" w:space="0" w:color="808080"/>
              <w:right w:val="nil"/>
            </w:tcBorders>
          </w:tcPr>
          <w:p w:rsidR="004E42DB" w:rsidRPr="00F3500B" w:rsidRDefault="004E42DB" w:rsidP="00851EDD">
            <w:pPr>
              <w:pStyle w:val="TAL"/>
            </w:pPr>
            <w:r w:rsidRPr="00F3500B">
              <w:t xml:space="preserve">A data type that allows ratios to be specified in the form </w:t>
            </w:r>
            <w:r w:rsidR="00452C3A" w:rsidRPr="00F3500B">
              <w:t>"</w:t>
            </w:r>
            <w:r w:rsidRPr="00F3500B">
              <w:t>h</w:t>
            </w:r>
            <w:proofErr w:type="gramStart"/>
            <w:r w:rsidRPr="00F3500B">
              <w:t>:v</w:t>
            </w:r>
            <w:proofErr w:type="gramEnd"/>
            <w:r w:rsidR="00452C3A" w:rsidRPr="00F3500B">
              <w:t>"</w:t>
            </w:r>
            <w:r w:rsidRPr="00F3500B">
              <w:t xml:space="preserve"> where h and v represent horizontal and vertical dimensions, respectively.</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AspectRatioType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Denotes the aspect ratio of the programme. This element can denote the aspect ratio of the original programme as well as that of its instances, through the use of type attribute.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Denotes whether the specified aspect ratio is associated with the original programme (original) or its published instance (publication). The default value of the attribute is original.</w:t>
            </w:r>
          </w:p>
        </w:tc>
      </w:tr>
    </w:tbl>
    <w:p w:rsidR="00072089" w:rsidRPr="00F3500B" w:rsidRDefault="00072089" w:rsidP="00072089">
      <w:pPr>
        <w:pStyle w:val="TH"/>
      </w:pPr>
      <w:bookmarkStart w:id="84" w:name="_Toc445718783"/>
      <w:r w:rsidRPr="00F3500B">
        <w:lastRenderedPageBreak/>
        <w:t xml:space="preserve">Table </w:t>
      </w:r>
      <w:bookmarkStart w:id="85" w:name="TAB_FrameRates"/>
      <w:r w:rsidRPr="00F3500B">
        <w:fldChar w:fldCharType="begin"/>
      </w:r>
      <w:r w:rsidRPr="00F3500B">
        <w:instrText>SEQ TAB</w:instrText>
      </w:r>
      <w:r w:rsidRPr="00F3500B">
        <w:fldChar w:fldCharType="separate"/>
      </w:r>
      <w:r w:rsidR="00831E19" w:rsidRPr="00F3500B">
        <w:t>1</w:t>
      </w:r>
      <w:r w:rsidRPr="00F3500B">
        <w:fldChar w:fldCharType="end"/>
      </w:r>
      <w:bookmarkEnd w:id="85"/>
      <w:r w:rsidRPr="00F3500B">
        <w:t>: Indicative list of Television systems and frame rates</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105"/>
        <w:gridCol w:w="2095"/>
      </w:tblGrid>
      <w:tr w:rsidR="00A3385F" w:rsidRPr="00F3500B">
        <w:trPr>
          <w:jc w:val="center"/>
        </w:trPr>
        <w:tc>
          <w:tcPr>
            <w:tcW w:w="3105" w:type="dxa"/>
            <w:vAlign w:val="center"/>
          </w:tcPr>
          <w:p w:rsidR="00A3385F" w:rsidRPr="00F3500B" w:rsidRDefault="00A3385F" w:rsidP="00072089">
            <w:pPr>
              <w:pStyle w:val="TAH"/>
            </w:pPr>
            <w:r w:rsidRPr="00F3500B">
              <w:t xml:space="preserve">System Nomenclature </w:t>
            </w:r>
          </w:p>
        </w:tc>
        <w:tc>
          <w:tcPr>
            <w:tcW w:w="2095" w:type="dxa"/>
            <w:vAlign w:val="center"/>
          </w:tcPr>
          <w:p w:rsidR="00A3385F" w:rsidRPr="00F3500B" w:rsidRDefault="00A3385F" w:rsidP="00072089">
            <w:pPr>
              <w:pStyle w:val="TAH"/>
            </w:pPr>
            <w:r w:rsidRPr="00F3500B">
              <w:t>Frame rate (Hz)</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 xml:space="preserve">920 </w:t>
            </w:r>
            <w:r w:rsidR="00287EF4" w:rsidRPr="00F3500B">
              <w:rPr>
                <w:rFonts w:cs="Arial"/>
              </w:rPr>
              <w:t>×</w:t>
            </w:r>
            <w:r w:rsidRPr="00F3500B">
              <w:t xml:space="preserve"> 1</w:t>
            </w:r>
            <w:r w:rsidR="00F57B5C" w:rsidRPr="00F3500B">
              <w:t xml:space="preserve"> </w:t>
            </w:r>
            <w:r w:rsidRPr="00F3500B">
              <w:t>080</w:t>
            </w:r>
            <w:r w:rsidR="00F57B5C" w:rsidRPr="00F3500B">
              <w:t xml:space="preserve"> </w:t>
            </w:r>
            <w:r w:rsidRPr="00F3500B">
              <w:t>/</w:t>
            </w:r>
            <w:r w:rsidR="00F57B5C" w:rsidRPr="00F3500B">
              <w:t xml:space="preserve"> </w:t>
            </w:r>
            <w:r w:rsidRPr="00F3500B">
              <w:t>60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60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60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60</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30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30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84729D">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/29</w:t>
            </w:r>
            <w:r w:rsidR="0084729D" w:rsidRPr="00F3500B">
              <w:t>,</w:t>
            </w:r>
            <w:r w:rsidRPr="00F3500B">
              <w:t>97</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25</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25</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23</w:t>
            </w:r>
            <w:r w:rsidR="00F57B5C" w:rsidRPr="00F3500B">
              <w:t>,</w:t>
            </w:r>
            <w:r w:rsidRPr="00F3500B">
              <w:t>98</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 / 1</w:t>
            </w:r>
            <w:r w:rsidR="00164409" w:rsidRPr="00F3500B">
              <w:t>,</w:t>
            </w:r>
            <w:r w:rsidRPr="00F3500B">
              <w:t>001</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280</w:t>
            </w:r>
            <w:r w:rsidR="00287EF4" w:rsidRPr="00F3500B">
              <w:t xml:space="preserve"> </w:t>
            </w:r>
            <w:r w:rsidR="00287EF4" w:rsidRPr="00F3500B">
              <w:rPr>
                <w:rFonts w:cs="Arial"/>
              </w:rPr>
              <w:t xml:space="preserve">× </w:t>
            </w:r>
            <w:r w:rsidRPr="00F3500B">
              <w:t>720</w:t>
            </w:r>
            <w:r w:rsidR="00F57B5C" w:rsidRPr="00F3500B">
              <w:t xml:space="preserve"> </w:t>
            </w:r>
            <w:r w:rsidRPr="00F3500B">
              <w:t>/</w:t>
            </w:r>
            <w:r w:rsidR="00F57B5C" w:rsidRPr="00F3500B">
              <w:t xml:space="preserve"> </w:t>
            </w:r>
            <w:r w:rsidRPr="00F3500B">
              <w:t>24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280</w:t>
            </w:r>
            <w:r w:rsidR="00287EF4" w:rsidRPr="00F3500B">
              <w:t xml:space="preserve"> </w:t>
            </w:r>
            <w:r w:rsidR="00287EF4" w:rsidRPr="00F3500B">
              <w:rPr>
                <w:rFonts w:cs="Arial"/>
              </w:rPr>
              <w:t xml:space="preserve">× </w:t>
            </w:r>
            <w:r w:rsidRPr="00F3500B">
              <w:t>720</w:t>
            </w:r>
            <w:r w:rsidR="00F57B5C" w:rsidRPr="00F3500B">
              <w:t xml:space="preserve"> </w:t>
            </w:r>
            <w:r w:rsidRPr="00F3500B">
              <w:t>/</w:t>
            </w:r>
            <w:r w:rsidR="00F57B5C" w:rsidRPr="00F3500B">
              <w:t xml:space="preserve"> </w:t>
            </w:r>
            <w:r w:rsidRPr="00F3500B">
              <w:t>25</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25</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30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rPr>
                <w:u w:val="single"/>
              </w:rPr>
            </w:pPr>
            <w:r w:rsidRPr="00F3500B">
              <w:t>60 / 1</w:t>
            </w:r>
            <w:r w:rsidR="00164409" w:rsidRPr="00F3500B">
              <w:t>,</w:t>
            </w:r>
            <w:r w:rsidRPr="00F3500B">
              <w:t>001</w:t>
            </w:r>
          </w:p>
        </w:tc>
      </w:tr>
    </w:tbl>
    <w:p w:rsidR="00A3385F" w:rsidRPr="00F3500B" w:rsidRDefault="00A3385F"/>
    <w:p w:rsidR="00A3385F" w:rsidRPr="00F3500B" w:rsidRDefault="00185374" w:rsidP="00614D0B">
      <w:pPr>
        <w:pStyle w:val="Heading3"/>
      </w:pPr>
      <w:bookmarkStart w:id="86" w:name="_Toc445718958"/>
      <w:r w:rsidRPr="00F3500B">
        <w:t>6.3.6</w:t>
      </w:r>
      <w:r w:rsidRPr="00F3500B">
        <w:tab/>
      </w:r>
      <w:r w:rsidR="00A3385F" w:rsidRPr="00F3500B">
        <w:t>Programme information</w:t>
      </w:r>
      <w:bookmarkEnd w:id="86"/>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AggregationOfType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AggregatedProgram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:CRIDRefType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2</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omnibus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magazine</w:t>
      </w:r>
      <w:r w:rsidR="00452C3A" w:rsidRPr="00F3500B">
        <w:rPr>
          <w:rFonts w:ascii="Courier New" w:eastAsia="Arial Unicode MS" w:hAnsi="Courier New"/>
          <w:sz w:val="18"/>
        </w:rPr>
        <w:t>"</w:t>
      </w:r>
      <w:r w:rsidRPr="00F3500B">
        <w:rPr>
          <w:rFonts w:ascii="Courier New" w:eastAsia="Arial Unicode MS" w:hAnsi="Courier New"/>
          <w:sz w:val="18"/>
        </w:rPr>
        <w:t>/&gt;</w:t>
      </w:r>
    </w:p>
    <w:p w:rsidR="00FA30DB" w:rsidRPr="00F3500B" w:rsidRDefault="00FA30D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split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AC74D7">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drawing>
          <wp:inline distT="0" distB="0" distL="0" distR="0" wp14:anchorId="2582ED53" wp14:editId="2AD7507C">
            <wp:extent cx="4070985" cy="2822575"/>
            <wp:effectExtent l="0" t="0" r="0" b="0"/>
            <wp:docPr id="19" name="Picture 19" descr="SP003V13_p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003V13_p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0985" cy="2822575"/>
                    </a:xfrm>
                    <a:prstGeom prst="rect">
                      <a:avLst/>
                    </a:prstGeom>
                    <a:noFill/>
                    <a:ln>
                      <a:noFill/>
                    </a:ln>
                  </pic:spPr>
                </pic:pic>
              </a:graphicData>
            </a:graphic>
          </wp:inline>
        </w:drawing>
      </w:r>
    </w:p>
    <w:p w:rsidR="000E3232" w:rsidRPr="00F3500B" w:rsidRDefault="000E3232"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lastRenderedPageBreak/>
        <w:t>&lt;complexType name=</w:t>
      </w:r>
      <w:r w:rsidR="00452C3A" w:rsidRPr="00F3500B">
        <w:rPr>
          <w:rFonts w:ascii="Courier New" w:eastAsia="MS Mincho" w:hAnsi="Courier New"/>
          <w:sz w:val="18"/>
        </w:rPr>
        <w:t>"</w:t>
      </w:r>
      <w:r w:rsidRPr="00F3500B">
        <w:rPr>
          <w:rFonts w:ascii="Courier New" w:eastAsia="MS Mincho" w:hAnsi="Courier New"/>
          <w:sz w:val="18"/>
        </w:rPr>
        <w:t>ProgramInformationType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BasicDescription</w:t>
      </w:r>
      <w:r w:rsidR="00452C3A" w:rsidRPr="00F3500B">
        <w:rPr>
          <w:rFonts w:ascii="Courier New" w:eastAsia="MS Mincho"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type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tva:BasicContentDescriptionType</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:UniqueIDType</w:t>
      </w:r>
      <w:proofErr w:type="gramEnd"/>
      <w:r w:rsidR="00452C3A" w:rsidRPr="00F3500B">
        <w:rPr>
          <w:rFonts w:ascii="Courier New" w:eastAsia="MS Mincho"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w:t>
      </w:r>
      <w:r w:rsidRPr="00F3500B">
        <w:rPr>
          <w:rFonts w:ascii="Courier New" w:eastAsia="Arial Unicode MS" w:hAnsi="Courier New"/>
          <w:sz w:val="18"/>
        </w:rPr>
        <w:t>ement name=</w:t>
      </w:r>
      <w:r w:rsidR="00452C3A" w:rsidRPr="00F3500B">
        <w:rPr>
          <w:rFonts w:ascii="Courier New" w:eastAsia="Arial Unicode MS" w:hAnsi="Courier New"/>
          <w:sz w:val="18"/>
        </w:rPr>
        <w:t>"</w:t>
      </w:r>
      <w:r w:rsidRPr="00F3500B">
        <w:rPr>
          <w:rFonts w:ascii="Courier New" w:eastAsia="Arial Unicode MS" w:hAnsi="Courier New"/>
          <w:sz w:val="18"/>
        </w:rPr>
        <w:t>AVAttributes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:AVAttributesType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:MemberOfType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DerivedFrom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:DerivedFromType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EpisodeOf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:EpisodeOfType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PartOfAggregatedProgram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:CRIDType</w:t>
      </w:r>
      <w:proofErr w:type="gramEnd"/>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AggregationOf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:AggregationOfType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programId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EpisodeOfType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:BaseMemberOfType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BaseMemberOfType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9A489B" w:rsidRPr="00E05D84" w:rsidRDefault="009A489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themeColor="text1"/>
          <w:sz w:val="18"/>
          <w:szCs w:val="18"/>
          <w:lang w:eastAsia="en-GB"/>
        </w:rPr>
      </w:pP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w:t>
      </w:r>
      <w:proofErr w:type="gramStart"/>
      <w:r w:rsidRPr="00E05D84">
        <w:rPr>
          <w:rFonts w:ascii="Courier New" w:hAnsi="Courier New" w:cs="Courier New"/>
          <w:color w:val="000000" w:themeColor="text1"/>
          <w:sz w:val="18"/>
          <w:szCs w:val="18"/>
          <w:lang w:eastAsia="en-GB"/>
        </w:rPr>
        <w:t>sequence</w:t>
      </w:r>
      <w:proofErr w:type="gramEnd"/>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&lt;element name=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TimeLimitation</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 xml:space="preserve"> type=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tva:ValidPeriodType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 xml:space="preserve"> minOccurs=</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0</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 xml:space="preserve"> </w:t>
      </w:r>
    </w:p>
    <w:p w:rsidR="009A489B" w:rsidRPr="00E05D84" w:rsidRDefault="009A489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themeColor="text1"/>
          <w:sz w:val="18"/>
          <w:szCs w:val="18"/>
        </w:rPr>
      </w:pPr>
      <w:r w:rsidRPr="00E05D84">
        <w:rPr>
          <w:rFonts w:ascii="Courier New" w:hAnsi="Courier New" w:cs="Courier New"/>
          <w:color w:val="000000" w:themeColor="text1"/>
          <w:sz w:val="18"/>
          <w:szCs w:val="18"/>
          <w:lang w:eastAsia="en-GB"/>
        </w:rPr>
        <w:t xml:space="preserve">             </w:t>
      </w:r>
      <w:proofErr w:type="gramStart"/>
      <w:r w:rsidRPr="00E05D84">
        <w:rPr>
          <w:rFonts w:ascii="Courier New" w:hAnsi="Courier New" w:cs="Courier New"/>
          <w:color w:val="000000" w:themeColor="text1"/>
          <w:sz w:val="18"/>
          <w:szCs w:val="18"/>
          <w:lang w:eastAsia="en-GB"/>
        </w:rPr>
        <w:t>maxOccurs</w:t>
      </w:r>
      <w:proofErr w:type="gramEnd"/>
      <w:r w:rsidRPr="00E05D84">
        <w:rPr>
          <w:rFonts w:ascii="Courier New" w:hAnsi="Courier New" w:cs="Courier New"/>
          <w:color w:val="000000" w:themeColor="text1"/>
          <w:sz w:val="18"/>
          <w:szCs w:val="18"/>
          <w:lang w:eastAsia="en-GB"/>
        </w:rPr>
        <w:t>=</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unbounded</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index</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MemberOfType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:BaseMemberOfType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BaseDerivationReasonType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DerivationReasonType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:BaseDerivationReasonType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violence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sex</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E05D84">
        <w:rPr>
          <w:rFonts w:ascii="Courier New" w:eastAsia="Arial Unicode MS" w:hAnsi="Courier New"/>
          <w:sz w:val="18"/>
          <w:lang w:val="fr-CH"/>
        </w:rPr>
        <w:t>&lt;/</w:t>
      </w:r>
      <w:proofErr w:type="gramStart"/>
      <w:r w:rsidRPr="00E05D84">
        <w:rPr>
          <w:rFonts w:ascii="Courier New" w:eastAsia="Arial Unicode MS" w:hAnsi="Courier New"/>
          <w:sz w:val="18"/>
          <w:lang w:val="fr-CH"/>
        </w:rPr>
        <w:t>restriction</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simpleType</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attribute</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extension</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complexContent</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&lt;/</w:t>
      </w:r>
      <w:proofErr w:type="gramStart"/>
      <w:r w:rsidRPr="00E05D84">
        <w:rPr>
          <w:rFonts w:ascii="Courier New" w:eastAsia="Arial Unicode MS" w:hAnsi="Courier New"/>
          <w:sz w:val="18"/>
          <w:lang w:val="fr-CH"/>
        </w:rPr>
        <w:t>complexType</w:t>
      </w:r>
      <w:proofErr w:type="gramEnd"/>
      <w:r w:rsidRPr="00E05D84">
        <w:rPr>
          <w:rFonts w:ascii="Courier New" w:eastAsia="Arial Unicode MS" w:hAnsi="Courier New"/>
          <w:sz w:val="18"/>
          <w:lang w:val="fr-CH"/>
        </w:rPr>
        <w:t>&gt;</w:t>
      </w:r>
    </w:p>
    <w:p w:rsidR="00A3385F" w:rsidRPr="00E05D84"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p>
    <w:p w:rsidR="002E19B6" w:rsidRPr="00E05D84"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val="fr-CH"/>
        </w:rPr>
      </w:pPr>
      <w:r w:rsidRPr="00E05D84">
        <w:rPr>
          <w:rFonts w:ascii="Courier New" w:hAnsi="Courier New" w:cs="Courier New"/>
          <w:sz w:val="18"/>
          <w:szCs w:val="18"/>
          <w:lang w:val="fr-CH"/>
        </w:rPr>
        <w:lastRenderedPageBreak/>
        <w:t>&lt;complexType name=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GenericDerivationReasonType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t>&lt;complexContent&gt;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t>&lt;extension base=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tva:BaseDerivationReasonType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t>&lt;sequence&gt;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t>&lt;element name=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Classifier</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 xml:space="preserve"> 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tva:ControlledTermType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 xml:space="preserve"> minOccurs=</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0</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 xml:space="preserve"> </w:t>
      </w:r>
    </w:p>
    <w:p w:rsidR="002E19B6" w:rsidRPr="00E05D84"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val="fr-CH"/>
        </w:rPr>
      </w:pPr>
      <w:r w:rsidRPr="00E05D84">
        <w:rPr>
          <w:rFonts w:ascii="Courier New" w:hAnsi="Courier New" w:cs="Courier New"/>
          <w:sz w:val="18"/>
          <w:szCs w:val="18"/>
          <w:lang w:val="fr-CH"/>
        </w:rP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r>
      <w:proofErr w:type="gramStart"/>
      <w:r w:rsidRPr="00E05D84">
        <w:rPr>
          <w:rFonts w:ascii="Courier New" w:hAnsi="Courier New" w:cs="Courier New"/>
          <w:sz w:val="18"/>
          <w:szCs w:val="18"/>
          <w:lang w:val="fr-CH"/>
        </w:rPr>
        <w:t>maxOccurs</w:t>
      </w:r>
      <w:proofErr w:type="gramEnd"/>
      <w:r w:rsidRPr="00E05D84">
        <w:rPr>
          <w:rFonts w:ascii="Courier New" w:hAnsi="Courier New" w:cs="Courier New"/>
          <w:sz w:val="18"/>
          <w:szCs w:val="18"/>
          <w:lang w:val="fr-CH"/>
        </w:rPr>
        <w:t>=</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unbounded</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t>&lt;element name=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Description</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 xml:space="preserve"> 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mpeg7:TextualType</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 xml:space="preserve"> maxOccurs=</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unbounded</w:t>
      </w:r>
      <w:r w:rsidR="00452C3A" w:rsidRPr="00E05D84">
        <w:rPr>
          <w:rFonts w:ascii="Courier New" w:hAnsi="Courier New" w:cs="Courier New"/>
          <w:sz w:val="18"/>
          <w:szCs w:val="18"/>
          <w:lang w:val="fr-CH"/>
        </w:rPr>
        <w:t>"</w:t>
      </w:r>
      <w:r w:rsidRPr="00E05D84">
        <w:rPr>
          <w:rFonts w:ascii="Courier New" w:hAnsi="Courier New" w:cs="Courier New"/>
          <w:sz w:val="18"/>
          <w:szCs w:val="18"/>
          <w:lang w:val="fr-CH"/>
        </w:rPr>
        <w:t>/&gt;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r>
      <w:r w:rsidRPr="00E05D84">
        <w:rPr>
          <w:rFonts w:ascii="Courier New" w:hAnsi="Courier New" w:cs="Courier New"/>
          <w:sz w:val="18"/>
          <w:szCs w:val="18"/>
          <w:lang w:val="fr-CH"/>
        </w:rPr>
        <w:tab/>
        <w:t>&lt;/sequence&gt;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r>
      <w:r w:rsidRPr="00E05D84">
        <w:rPr>
          <w:rFonts w:ascii="Courier New" w:hAnsi="Courier New" w:cs="Courier New"/>
          <w:sz w:val="18"/>
          <w:szCs w:val="18"/>
          <w:lang w:val="fr-CH"/>
        </w:rPr>
        <w:tab/>
        <w:t>&lt;/extension&gt;</w:t>
      </w:r>
      <w:r w:rsidRPr="00E05D84">
        <w:rPr>
          <w:rFonts w:ascii="Courier New" w:hAnsi="Courier New" w:cs="Courier New"/>
          <w:sz w:val="18"/>
          <w:szCs w:val="18"/>
          <w:lang w:val="fr-CH"/>
        </w:rPr>
        <w:br/>
        <w:t xml:space="preserve"> </w:t>
      </w:r>
      <w:r w:rsidRPr="00E05D84">
        <w:rPr>
          <w:rFonts w:ascii="Courier New" w:hAnsi="Courier New" w:cs="Courier New"/>
          <w:sz w:val="18"/>
          <w:szCs w:val="18"/>
          <w:lang w:val="fr-CH"/>
        </w:rPr>
        <w:tab/>
        <w:t>&lt;/complexContent&gt;</w:t>
      </w:r>
      <w:r w:rsidRPr="00E05D84">
        <w:rPr>
          <w:rFonts w:ascii="Courier New" w:hAnsi="Courier New" w:cs="Courier New"/>
          <w:sz w:val="18"/>
          <w:szCs w:val="18"/>
          <w:lang w:val="fr-CH"/>
        </w:rPr>
        <w:br/>
        <w:t>&lt;/complexType&gt;</w:t>
      </w:r>
    </w:p>
    <w:p w:rsidR="002E19B6" w:rsidRPr="00E05D84"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lang w:val="fr-CH"/>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DerivedFromType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:BaseMemberOfType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DerivationReason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w:t>
      </w:r>
      <w:r w:rsidR="002F715F" w:rsidRPr="00F3500B">
        <w:rPr>
          <w:rFonts w:ascii="Courier New" w:eastAsia="Arial Unicode MS" w:hAnsi="Courier New"/>
          <w:sz w:val="18"/>
        </w:rPr>
        <w:t>Generic</w:t>
      </w:r>
      <w:r w:rsidRPr="00F3500B">
        <w:rPr>
          <w:rFonts w:ascii="Courier New" w:eastAsia="Arial Unicode MS" w:hAnsi="Courier New"/>
          <w:sz w:val="18"/>
        </w:rPr>
        <w:t>DerivationReasonType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58"/>
        <w:gridCol w:w="50"/>
        <w:gridCol w:w="4847"/>
      </w:tblGrid>
      <w:tr w:rsidR="00A3385F" w:rsidRPr="00F3500B">
        <w:trPr>
          <w:tblHeader/>
          <w:jc w:val="center"/>
        </w:trPr>
        <w:tc>
          <w:tcPr>
            <w:tcW w:w="3708" w:type="dxa"/>
            <w:gridSpan w:val="2"/>
            <w:tcBorders>
              <w:top w:val="single" w:sz="12" w:space="0" w:color="auto"/>
              <w:bottom w:val="single" w:sz="12" w:space="0" w:color="auto"/>
            </w:tcBorders>
          </w:tcPr>
          <w:p w:rsidR="00A3385F" w:rsidRPr="00F3500B" w:rsidRDefault="00A3385F">
            <w:pPr>
              <w:pStyle w:val="TAH"/>
              <w:keepLines w:val="0"/>
            </w:pPr>
            <w:r w:rsidRPr="00F3500B">
              <w:t>Name</w:t>
            </w:r>
          </w:p>
        </w:tc>
        <w:tc>
          <w:tcPr>
            <w:tcW w:w="4847" w:type="dxa"/>
            <w:tcBorders>
              <w:top w:val="single" w:sz="12" w:space="0" w:color="auto"/>
              <w:bottom w:val="single" w:sz="12" w:space="0" w:color="auto"/>
            </w:tcBorders>
          </w:tcPr>
          <w:p w:rsidR="00A3385F" w:rsidRPr="00F3500B" w:rsidRDefault="00A3385F">
            <w:pPr>
              <w:pStyle w:val="TAH"/>
              <w:keepLines w:val="0"/>
            </w:pPr>
            <w:r w:rsidRPr="00F3500B">
              <w:t>Definition</w:t>
            </w:r>
          </w:p>
        </w:tc>
      </w:tr>
      <w:tr w:rsidR="00A3385F" w:rsidRPr="00F3500B">
        <w:trPr>
          <w:jc w:val="center"/>
        </w:trPr>
        <w:tc>
          <w:tcPr>
            <w:tcW w:w="3708" w:type="dxa"/>
            <w:gridSpan w:val="2"/>
            <w:tcBorders>
              <w:top w:val="single" w:sz="12" w:space="0" w:color="auto"/>
              <w:bottom w:val="single" w:sz="4" w:space="0" w:color="auto"/>
            </w:tcBorders>
          </w:tcPr>
          <w:p w:rsidR="00A3385F" w:rsidRPr="00F3500B" w:rsidRDefault="00A3385F">
            <w:pPr>
              <w:pStyle w:val="TAH"/>
              <w:keepLines w:val="0"/>
              <w:jc w:val="left"/>
              <w:rPr>
                <w:rFonts w:ascii="Courier New" w:hAnsi="Courier New"/>
                <w:b w:val="0"/>
              </w:rPr>
            </w:pPr>
            <w:r w:rsidRPr="00F3500B">
              <w:rPr>
                <w:rFonts w:ascii="Courier New" w:hAnsi="Courier New"/>
                <w:b w:val="0"/>
              </w:rPr>
              <w:t>AggregationOfType</w:t>
            </w:r>
          </w:p>
        </w:tc>
        <w:tc>
          <w:tcPr>
            <w:tcW w:w="4847" w:type="dxa"/>
            <w:tcBorders>
              <w:top w:val="single" w:sz="12" w:space="0" w:color="auto"/>
              <w:bottom w:val="single" w:sz="4" w:space="0" w:color="auto"/>
            </w:tcBorders>
          </w:tcPr>
          <w:p w:rsidR="00A3385F" w:rsidRPr="00F3500B" w:rsidRDefault="00A3385F">
            <w:pPr>
              <w:pStyle w:val="TAH"/>
              <w:keepLines w:val="0"/>
              <w:jc w:val="left"/>
              <w:rPr>
                <w:b w:val="0"/>
              </w:rPr>
            </w:pPr>
            <w:r w:rsidRPr="00F3500B">
              <w:rPr>
                <w:b w:val="0"/>
              </w:rPr>
              <w:t>A complex type that describes an aggregated programme.</w:t>
            </w:r>
          </w:p>
        </w:tc>
      </w:tr>
      <w:tr w:rsidR="00A3385F" w:rsidRPr="00F3500B">
        <w:trPr>
          <w:jc w:val="center"/>
        </w:trPr>
        <w:tc>
          <w:tcPr>
            <w:tcW w:w="3708" w:type="dxa"/>
            <w:gridSpan w:val="2"/>
            <w:tcBorders>
              <w:top w:val="single" w:sz="4" w:space="0" w:color="auto"/>
              <w:bottom w:val="single" w:sz="6" w:space="0" w:color="000000"/>
            </w:tcBorders>
          </w:tcPr>
          <w:p w:rsidR="00A3385F" w:rsidRPr="00F3500B" w:rsidRDefault="00A3385F">
            <w:pPr>
              <w:pStyle w:val="TAL"/>
              <w:keepLines w:val="0"/>
              <w:ind w:left="250"/>
              <w:rPr>
                <w:rFonts w:ascii="Courier New" w:hAnsi="Courier New"/>
              </w:rPr>
            </w:pPr>
            <w:r w:rsidRPr="00F3500B">
              <w:rPr>
                <w:rFonts w:ascii="Courier New" w:hAnsi="Courier New"/>
              </w:rPr>
              <w:t>AggregatedProgram</w:t>
            </w:r>
          </w:p>
        </w:tc>
        <w:tc>
          <w:tcPr>
            <w:tcW w:w="4847" w:type="dxa"/>
            <w:tcBorders>
              <w:top w:val="single" w:sz="4" w:space="0" w:color="auto"/>
              <w:bottom w:val="single" w:sz="6" w:space="0" w:color="000000"/>
            </w:tcBorders>
          </w:tcPr>
          <w:p w:rsidR="00A3385F" w:rsidRPr="00F3500B" w:rsidRDefault="00A3385F">
            <w:pPr>
              <w:pStyle w:val="TAL"/>
              <w:keepLines w:val="0"/>
            </w:pPr>
            <w:r w:rsidRPr="00F3500B">
              <w:t>An element of CRIDRefType pointing to an aggregated programme to which this programme belongs to.</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50"/>
              <w:rPr>
                <w:rFonts w:ascii="Courier New" w:hAnsi="Courier New"/>
              </w:rPr>
            </w:pPr>
            <w:r w:rsidRPr="00F3500B">
              <w:rPr>
                <w:rFonts w:ascii="Courier New" w:hAnsi="Courier New"/>
              </w:rPr>
              <w:t>type</w:t>
            </w:r>
          </w:p>
        </w:tc>
        <w:tc>
          <w:tcPr>
            <w:tcW w:w="4847" w:type="dxa"/>
            <w:tcBorders>
              <w:top w:val="nil"/>
              <w:bottom w:val="single" w:sz="6" w:space="0" w:color="000000"/>
            </w:tcBorders>
          </w:tcPr>
          <w:p w:rsidR="00A3385F" w:rsidRPr="00F3500B" w:rsidRDefault="00A3385F">
            <w:pPr>
              <w:pStyle w:val="TAL"/>
              <w:keepLines w:val="0"/>
            </w:pPr>
            <w:r w:rsidRPr="00F3500B">
              <w:t>An aggregated programme can be of two distinct types:</w:t>
            </w:r>
          </w:p>
          <w:p w:rsidR="00A3385F" w:rsidRPr="00F3500B" w:rsidRDefault="00A3385F">
            <w:pPr>
              <w:pStyle w:val="TAL"/>
              <w:keepLines w:val="0"/>
            </w:pPr>
            <w:r w:rsidRPr="00F3500B">
              <w:t>* Omnibus: an omnibus programme is defined as a single programme that contains a sequence of individual programmes that may be edited to provide a coherent single programme. It is typically used to provide a summary of a week</w:t>
            </w:r>
            <w:r w:rsidR="005B1F1E" w:rsidRPr="00F3500B">
              <w:t>'</w:t>
            </w:r>
            <w:r w:rsidRPr="00F3500B">
              <w:t>s episodes of a daily series.</w:t>
            </w:r>
          </w:p>
          <w:p w:rsidR="00A3385F" w:rsidRPr="00F3500B" w:rsidRDefault="00A3385F">
            <w:pPr>
              <w:pStyle w:val="TAL"/>
              <w:keepLines w:val="0"/>
            </w:pPr>
            <w:r w:rsidRPr="00F3500B">
              <w:t>* Magazine: a magazine programme is a programme in its own right that contains other, definite smaller programmes. One example is a children</w:t>
            </w:r>
            <w:r w:rsidR="005B1F1E" w:rsidRPr="00F3500B">
              <w:t>'</w:t>
            </w:r>
            <w:r w:rsidRPr="00F3500B">
              <w:t>s magazine programme which contains live studio material along with cartoons or episodes of a children</w:t>
            </w:r>
            <w:r w:rsidR="005B1F1E" w:rsidRPr="00F3500B">
              <w:t>'</w:t>
            </w:r>
            <w:r w:rsidRPr="00F3500B">
              <w:t>s drama programme.</w:t>
            </w:r>
          </w:p>
          <w:p w:rsidR="00C40C4A" w:rsidRPr="00F3500B" w:rsidRDefault="00C40C4A">
            <w:pPr>
              <w:pStyle w:val="TAL"/>
              <w:keepLines w:val="0"/>
            </w:pPr>
            <w:r w:rsidRPr="00F3500B">
              <w:t xml:space="preserve">* Split: </w:t>
            </w:r>
            <w:r w:rsidRPr="00F3500B">
              <w:rPr>
                <w:lang w:eastAsia="ko-KR"/>
              </w:rPr>
              <w:t xml:space="preserve">a single logical programme that is split into multiple parts for convenience. For example a film that is presented in two parts with a scheduled news bulletin interrupting in the middle. The individual parts of the original programme each have their own </w:t>
            </w:r>
            <w:r w:rsidRPr="00F3500B">
              <w:rPr>
                <w:rStyle w:val="SGMLinline"/>
              </w:rPr>
              <w:t>ProgramInformation</w:t>
            </w:r>
            <w:r w:rsidRPr="00F3500B">
              <w:rPr>
                <w:lang w:eastAsia="ko-KR"/>
              </w:rPr>
              <w:t xml:space="preserve"> with corresponding instance metadata and/or Content Referencing Information. The </w:t>
            </w:r>
            <w:r w:rsidRPr="00F3500B">
              <w:rPr>
                <w:rStyle w:val="SGMLinline"/>
              </w:rPr>
              <w:t>ProgramInformation</w:t>
            </w:r>
            <w:r w:rsidRPr="00F3500B">
              <w:rPr>
                <w:lang w:eastAsia="ko-KR"/>
              </w:rPr>
              <w:t xml:space="preserve"> representing the whole programme may have its own instance metadata and/or Content Referencing Information if it can also be acquired as a single, uninterrupted unit.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ProgramInformationType</w:t>
            </w:r>
          </w:p>
        </w:tc>
        <w:tc>
          <w:tcPr>
            <w:tcW w:w="4847" w:type="dxa"/>
            <w:tcBorders>
              <w:top w:val="nil"/>
              <w:bottom w:val="single" w:sz="6" w:space="0" w:color="000000"/>
            </w:tcBorders>
          </w:tcPr>
          <w:p w:rsidR="00A3385F" w:rsidRPr="00F3500B" w:rsidRDefault="00A3385F">
            <w:pPr>
              <w:pStyle w:val="TAL"/>
              <w:keepLines w:val="0"/>
            </w:pPr>
            <w:r w:rsidRPr="00F3500B">
              <w:t>A complex type that describes a programme.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BasicDescription</w:t>
            </w:r>
          </w:p>
        </w:tc>
        <w:tc>
          <w:tcPr>
            <w:tcW w:w="4847" w:type="dxa"/>
            <w:tcBorders>
              <w:top w:val="nil"/>
              <w:bottom w:val="single" w:sz="6" w:space="0" w:color="000000"/>
            </w:tcBorders>
          </w:tcPr>
          <w:p w:rsidR="00A3385F" w:rsidRPr="00F3500B" w:rsidRDefault="00A3385F">
            <w:pPr>
              <w:pStyle w:val="TAL"/>
              <w:keepLines w:val="0"/>
            </w:pPr>
            <w:r w:rsidRPr="00F3500B">
              <w:t>The description of the programme.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OtherIdentifier</w:t>
            </w:r>
          </w:p>
        </w:tc>
        <w:tc>
          <w:tcPr>
            <w:tcW w:w="4847" w:type="dxa"/>
            <w:tcBorders>
              <w:top w:val="nil"/>
              <w:bottom w:val="single" w:sz="6" w:space="0" w:color="000000"/>
            </w:tcBorders>
          </w:tcPr>
          <w:p w:rsidR="00A3385F" w:rsidRPr="00F3500B" w:rsidRDefault="00A3385F">
            <w:pPr>
              <w:pStyle w:val="TAL"/>
              <w:keepLines w:val="0"/>
            </w:pPr>
            <w:r w:rsidRPr="00F3500B">
              <w:t xml:space="preserve">A code that can be used in addition to the CRID to identify a piece of content (e.g. </w:t>
            </w:r>
            <w:r w:rsidRPr="00F3500B">
              <w:rPr>
                <w:lang w:eastAsia="ja-JP"/>
              </w:rPr>
              <w:t>a</w:t>
            </w:r>
            <w:r w:rsidR="004C73E1" w:rsidRPr="00F3500B">
              <w:rPr>
                <w:lang w:eastAsia="ja-JP"/>
              </w:rPr>
              <w:t>n</w:t>
            </w:r>
            <w:r w:rsidRPr="00F3500B">
              <w:t xml:space="preserve"> </w:t>
            </w:r>
            <w:r w:rsidRPr="00F3500B">
              <w:rPr>
                <w:rFonts w:eastAsia="Arial Unicode MS"/>
                <w:lang w:eastAsia="ja-JP"/>
              </w:rPr>
              <w:t>ISAN to identify a piece of content or an episode or a version thereof</w:t>
            </w:r>
            <w:r w:rsidRPr="00F3500B">
              <w:t>) as different CRIDs can be allocated to identical content.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AVAttributes</w:t>
            </w:r>
          </w:p>
        </w:tc>
        <w:tc>
          <w:tcPr>
            <w:tcW w:w="4847" w:type="dxa"/>
            <w:tcBorders>
              <w:top w:val="nil"/>
              <w:bottom w:val="single" w:sz="6" w:space="0" w:color="000000"/>
            </w:tcBorders>
          </w:tcPr>
          <w:p w:rsidR="00A3385F" w:rsidRPr="00F3500B" w:rsidRDefault="00A3385F">
            <w:pPr>
              <w:pStyle w:val="TAL"/>
              <w:keepNext w:val="0"/>
              <w:keepLines w:val="0"/>
            </w:pPr>
            <w:r w:rsidRPr="00F3500B">
              <w:t>Audio-visual attributes that are applicable to the programme as originated.</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MemberOf</w:t>
            </w:r>
          </w:p>
        </w:tc>
        <w:tc>
          <w:tcPr>
            <w:tcW w:w="4847" w:type="dxa"/>
            <w:tcBorders>
              <w:top w:val="nil"/>
              <w:bottom w:val="single" w:sz="6" w:space="0" w:color="000000"/>
            </w:tcBorders>
          </w:tcPr>
          <w:p w:rsidR="00A3385F" w:rsidRPr="00F3500B" w:rsidRDefault="00A3385F">
            <w:pPr>
              <w:pStyle w:val="TAL"/>
              <w:keepNext w:val="0"/>
              <w:keepLines w:val="0"/>
            </w:pPr>
            <w:r w:rsidRPr="00F3500B">
              <w:t>Indicates group membership of a programme - for a reason other than the special cases of derivation (see DerivedFrom) or being an episode of a series (see EpisodeOf).</w:t>
            </w:r>
          </w:p>
        </w:tc>
      </w:tr>
      <w:tr w:rsidR="00A3385F" w:rsidRPr="00F3500B">
        <w:trPr>
          <w:jc w:val="center"/>
        </w:trPr>
        <w:tc>
          <w:tcPr>
            <w:tcW w:w="3708" w:type="dxa"/>
            <w:gridSpan w:val="2"/>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DerivedFrom</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Indicates that a programme is derived from another programme (e.g. by reducing violent scenes) or possibly a programme concept (see ProgramGroupTypeType)</w:t>
            </w:r>
            <w:r w:rsidR="00196F32" w:rsidRPr="00F3500B">
              <w: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EpisodeOf</w:t>
            </w:r>
          </w:p>
        </w:tc>
        <w:tc>
          <w:tcPr>
            <w:tcW w:w="4847" w:type="dxa"/>
            <w:tcBorders>
              <w:top w:val="nil"/>
              <w:bottom w:val="single" w:sz="6" w:space="0" w:color="000000"/>
            </w:tcBorders>
          </w:tcPr>
          <w:p w:rsidR="00A3385F" w:rsidRPr="00F3500B" w:rsidRDefault="00A3385F">
            <w:pPr>
              <w:pStyle w:val="TAL"/>
              <w:keepNext w:val="0"/>
              <w:keepLines w:val="0"/>
            </w:pPr>
            <w:r w:rsidRPr="00F3500B">
              <w:t>Indicates a series from which the current programme is an episode.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lastRenderedPageBreak/>
              <w:t>PartOfAggre</w:t>
            </w:r>
            <w:r w:rsidR="004743A1" w:rsidRPr="00F3500B">
              <w:rPr>
                <w:rFonts w:ascii="Courier New" w:hAnsi="Courier New"/>
              </w:rPr>
              <w:t>g</w:t>
            </w:r>
            <w:r w:rsidRPr="00F3500B">
              <w:rPr>
                <w:rFonts w:ascii="Courier New" w:hAnsi="Courier New"/>
              </w:rPr>
              <w:t>atedProgram</w:t>
            </w:r>
          </w:p>
        </w:tc>
        <w:tc>
          <w:tcPr>
            <w:tcW w:w="4847" w:type="dxa"/>
            <w:tcBorders>
              <w:top w:val="nil"/>
              <w:bottom w:val="single" w:sz="6" w:space="0" w:color="000000"/>
            </w:tcBorders>
          </w:tcPr>
          <w:p w:rsidR="00A3385F" w:rsidRPr="00F3500B" w:rsidRDefault="00A3385F">
            <w:pPr>
              <w:pStyle w:val="TAL"/>
              <w:keepNext w:val="0"/>
              <w:keepLines w:val="0"/>
            </w:pPr>
            <w:r w:rsidRPr="00F3500B">
              <w:t>An element used to specify that content is part of an aggregated programme, e.g. an Omnibus or a Magazine.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AggregationOf</w:t>
            </w:r>
          </w:p>
        </w:tc>
        <w:tc>
          <w:tcPr>
            <w:tcW w:w="4847" w:type="dxa"/>
            <w:tcBorders>
              <w:top w:val="nil"/>
              <w:bottom w:val="single" w:sz="6" w:space="0" w:color="000000"/>
            </w:tcBorders>
          </w:tcPr>
          <w:p w:rsidR="00A3385F" w:rsidRPr="00F3500B" w:rsidRDefault="004743A1">
            <w:pPr>
              <w:pStyle w:val="TAL"/>
              <w:keepNext w:val="0"/>
              <w:keepLines w:val="0"/>
            </w:pPr>
            <w:r w:rsidRPr="00F3500B">
              <w:t>An element indicating programmes aggregated by this programme</w:t>
            </w:r>
            <w:r w:rsidR="008B1A47" w:rsidRPr="00F3500B">
              <w: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50"/>
              <w:rPr>
                <w:rFonts w:ascii="Courier New" w:hAnsi="Courier New"/>
              </w:rPr>
            </w:pPr>
            <w:r w:rsidRPr="00F3500B">
              <w:rPr>
                <w:rFonts w:ascii="Courier New" w:hAnsi="Courier New"/>
                <w:lang w:eastAsia="ja-JP"/>
              </w:rPr>
              <w:t>p</w:t>
            </w:r>
            <w:r w:rsidRPr="00F3500B">
              <w:rPr>
                <w:rFonts w:ascii="Courier New" w:hAnsi="Courier New"/>
              </w:rPr>
              <w:t>rogramId</w:t>
            </w:r>
          </w:p>
        </w:tc>
        <w:tc>
          <w:tcPr>
            <w:tcW w:w="4847" w:type="dxa"/>
            <w:tcBorders>
              <w:top w:val="nil"/>
              <w:bottom w:val="single" w:sz="6" w:space="0" w:color="000000"/>
            </w:tcBorders>
          </w:tcPr>
          <w:p w:rsidR="00A3385F" w:rsidRPr="00F3500B" w:rsidRDefault="00A3385F">
            <w:pPr>
              <w:pStyle w:val="TAL"/>
              <w:keepNext w:val="0"/>
              <w:keepLines w:val="0"/>
            </w:pPr>
            <w:r w:rsidRPr="00F3500B">
              <w:t>The CRID for the programme.</w:t>
            </w:r>
          </w:p>
        </w:tc>
      </w:tr>
      <w:tr w:rsidR="00A3385F" w:rsidRPr="00F3500B">
        <w:trPr>
          <w:jc w:val="center"/>
        </w:trPr>
        <w:tc>
          <w:tcPr>
            <w:tcW w:w="3708" w:type="dxa"/>
            <w:gridSpan w:val="2"/>
            <w:tcBorders>
              <w:top w:val="single" w:sz="6" w:space="0" w:color="000000"/>
            </w:tcBorders>
          </w:tcPr>
          <w:p w:rsidR="00A3385F" w:rsidRPr="00F3500B" w:rsidRDefault="00A3385F">
            <w:pPr>
              <w:pStyle w:val="TAL"/>
              <w:keepNext w:val="0"/>
              <w:keepLines w:val="0"/>
              <w:ind w:left="250"/>
              <w:rPr>
                <w:rFonts w:ascii="Courier New" w:hAnsi="Courier New"/>
                <w:lang w:eastAsia="ja-JP"/>
              </w:rPr>
            </w:pPr>
            <w:r w:rsidRPr="00F3500B">
              <w:rPr>
                <w:rFonts w:ascii="Courier New" w:hAnsi="Courier New"/>
                <w:lang w:eastAsia="ja-JP"/>
              </w:rPr>
              <w:t>fragmentIdentification</w:t>
            </w:r>
          </w:p>
        </w:tc>
        <w:tc>
          <w:tcPr>
            <w:tcW w:w="4847" w:type="dxa"/>
            <w:tcBorders>
              <w:top w:val="single" w:sz="6" w:space="0" w:color="000000"/>
            </w:tcBorders>
          </w:tcPr>
          <w:p w:rsidR="00A3385F" w:rsidRPr="00F3500B" w:rsidRDefault="00A3385F">
            <w:pPr>
              <w:pStyle w:val="TAL"/>
              <w:keepNext w:val="0"/>
              <w:keepLines w:val="0"/>
            </w:pPr>
            <w:r w:rsidRPr="00F3500B">
              <w:t>Used to identify the fragment of data to which this description belongs to.</w:t>
            </w:r>
          </w:p>
        </w:tc>
      </w:tr>
      <w:tr w:rsidR="00A3385F" w:rsidRPr="00F3500B">
        <w:trPr>
          <w:jc w:val="center"/>
        </w:trPr>
        <w:tc>
          <w:tcPr>
            <w:tcW w:w="3708" w:type="dxa"/>
            <w:gridSpan w:val="2"/>
            <w:tcBorders>
              <w:top w:val="single" w:sz="6" w:space="0" w:color="000000"/>
            </w:tcBorders>
          </w:tcPr>
          <w:p w:rsidR="00A3385F" w:rsidRPr="00F3500B" w:rsidRDefault="00A3385F">
            <w:pPr>
              <w:pStyle w:val="TAL"/>
              <w:keepNext w:val="0"/>
              <w:keepLines w:val="0"/>
              <w:ind w:left="250"/>
              <w:rPr>
                <w:rFonts w:ascii="Courier New" w:hAnsi="Courier New"/>
                <w:lang w:eastAsia="ja-JP"/>
              </w:rPr>
            </w:pPr>
            <w:r w:rsidRPr="00F3500B">
              <w:rPr>
                <w:rFonts w:ascii="Courier New" w:hAnsi="Courier New"/>
                <w:lang w:eastAsia="ja-JP"/>
              </w:rPr>
              <w:t>metadataOriginIDRef</w:t>
            </w:r>
          </w:p>
        </w:tc>
        <w:tc>
          <w:tcPr>
            <w:tcW w:w="4847" w:type="dxa"/>
            <w:tcBorders>
              <w:top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708" w:type="dxa"/>
            <w:gridSpan w:val="2"/>
            <w:tcBorders>
              <w:top w:val="single" w:sz="6" w:space="0" w:color="000000"/>
            </w:tcBorders>
          </w:tcPr>
          <w:p w:rsidR="00A3385F" w:rsidRPr="00F3500B" w:rsidRDefault="004C73E1">
            <w:pPr>
              <w:pStyle w:val="TAL"/>
              <w:keepNext w:val="0"/>
              <w:keepLines w:val="0"/>
              <w:ind w:left="250"/>
              <w:rPr>
                <w:rFonts w:ascii="Courier New" w:hAnsi="Courier New"/>
                <w:lang w:eastAsia="ja-JP"/>
              </w:rPr>
            </w:pPr>
            <w:r w:rsidRPr="00F3500B">
              <w:rPr>
                <w:rFonts w:ascii="Courier New" w:hAnsi="Courier New"/>
                <w:lang w:eastAsia="ja-JP"/>
              </w:rPr>
              <w:t>xml:lang</w:t>
            </w:r>
          </w:p>
        </w:tc>
        <w:tc>
          <w:tcPr>
            <w:tcW w:w="4847" w:type="dxa"/>
            <w:tcBorders>
              <w:top w:val="single" w:sz="6" w:space="0" w:color="000000"/>
            </w:tcBorders>
          </w:tcPr>
          <w:p w:rsidR="00A3385F" w:rsidRPr="00F3500B" w:rsidRDefault="00A3385F">
            <w:pPr>
              <w:pStyle w:val="TAL"/>
              <w:keepNext w:val="0"/>
              <w:keepLines w:val="0"/>
            </w:pPr>
            <w:r w:rsidRPr="00F3500B">
              <w:t>The default natural language of the description.</w:t>
            </w:r>
          </w:p>
        </w:tc>
      </w:tr>
      <w:tr w:rsidR="00A3385F" w:rsidRPr="00F3500B">
        <w:trPr>
          <w:jc w:val="center"/>
        </w:trPr>
        <w:tc>
          <w:tcPr>
            <w:tcW w:w="365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EpisodeOfType</w:t>
            </w:r>
          </w:p>
        </w:tc>
        <w:tc>
          <w:tcPr>
            <w:tcW w:w="4897" w:type="dxa"/>
            <w:gridSpan w:val="2"/>
            <w:tcBorders>
              <w:top w:val="single" w:sz="6" w:space="0" w:color="000000"/>
              <w:bottom w:val="single" w:sz="6" w:space="0" w:color="000000"/>
            </w:tcBorders>
          </w:tcPr>
          <w:p w:rsidR="00A3385F" w:rsidRPr="00F3500B" w:rsidRDefault="00A3385F">
            <w:pPr>
              <w:pStyle w:val="TAL"/>
            </w:pPr>
            <w:r w:rsidRPr="00F3500B">
              <w:t>A complex type used to indicate membership of a series. It instantiates BaseMemberOfType and is usually instantiated by the EpisodeOf element. In the unusual case of a programme that is a member of more than one series, EpisodeOfType may be instantiated by MemberOf (using xsi</w:t>
            </w:r>
            <w:proofErr w:type="gramStart"/>
            <w:r w:rsidRPr="00F3500B">
              <w:t>:type</w:t>
            </w:r>
            <w:proofErr w:type="gramEnd"/>
            <w:r w:rsidRPr="00F3500B">
              <w:t>).</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BaseMemberOfType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abstract type, based on CRIDReferenceType, that references a group (or possibly, in the case of DerivedFrom, a programme).</w:t>
            </w:r>
          </w:p>
        </w:tc>
      </w:tr>
      <w:tr w:rsidR="009A489B" w:rsidRPr="00F3500B">
        <w:trPr>
          <w:jc w:val="center"/>
        </w:trPr>
        <w:tc>
          <w:tcPr>
            <w:tcW w:w="3658" w:type="dxa"/>
            <w:tcBorders>
              <w:top w:val="nil"/>
              <w:bottom w:val="single" w:sz="6" w:space="0" w:color="000000"/>
            </w:tcBorders>
          </w:tcPr>
          <w:p w:rsidR="009A489B" w:rsidRPr="00F3500B" w:rsidRDefault="009A489B" w:rsidP="00C321EA">
            <w:pPr>
              <w:pStyle w:val="TAL"/>
              <w:keepNext w:val="0"/>
              <w:keepLines w:val="0"/>
              <w:ind w:left="283"/>
              <w:rPr>
                <w:rFonts w:ascii="Courier New" w:hAnsi="Courier New"/>
              </w:rPr>
            </w:pPr>
            <w:r w:rsidRPr="00F3500B">
              <w:rPr>
                <w:rFonts w:ascii="Courier New" w:hAnsi="Courier New"/>
              </w:rPr>
              <w:t>TimeLimitation</w:t>
            </w:r>
          </w:p>
        </w:tc>
        <w:tc>
          <w:tcPr>
            <w:tcW w:w="4897" w:type="dxa"/>
            <w:gridSpan w:val="2"/>
            <w:tcBorders>
              <w:top w:val="nil"/>
              <w:bottom w:val="single" w:sz="6" w:space="0" w:color="000000"/>
            </w:tcBorders>
          </w:tcPr>
          <w:p w:rsidR="009A489B" w:rsidRPr="00F3500B" w:rsidRDefault="009A489B">
            <w:pPr>
              <w:pStyle w:val="TAL"/>
              <w:keepNext w:val="0"/>
              <w:keepLines w:val="0"/>
            </w:pPr>
            <w:r w:rsidRPr="00F3500B">
              <w:t xml:space="preserve">An element to define a period of validity for membership in the defined relation. </w:t>
            </w:r>
          </w:p>
        </w:tc>
      </w:tr>
      <w:tr w:rsidR="00A3385F" w:rsidRPr="00F3500B">
        <w:trPr>
          <w:jc w:val="center"/>
        </w:trPr>
        <w:tc>
          <w:tcPr>
            <w:tcW w:w="3658" w:type="dxa"/>
            <w:tcBorders>
              <w:top w:val="nil"/>
              <w:bottom w:val="single" w:sz="6" w:space="0" w:color="000000"/>
            </w:tcBorders>
          </w:tcPr>
          <w:p w:rsidR="00A3385F" w:rsidRPr="00F3500B" w:rsidRDefault="009A489B">
            <w:pPr>
              <w:pStyle w:val="TAL"/>
              <w:keepNext w:val="0"/>
              <w:keepLines w:val="0"/>
              <w:ind w:left="284"/>
              <w:rPr>
                <w:rFonts w:ascii="Courier New" w:hAnsi="Courier New"/>
              </w:rPr>
            </w:pPr>
            <w:r w:rsidRPr="00F3500B">
              <w:rPr>
                <w:rFonts w:ascii="Courier New" w:hAnsi="Courier New"/>
                <w:lang w:eastAsia="ja-JP"/>
              </w:rPr>
              <w:t>I</w:t>
            </w:r>
            <w:r w:rsidR="00A3385F" w:rsidRPr="00F3500B">
              <w:rPr>
                <w:rFonts w:ascii="Courier New" w:hAnsi="Courier New"/>
              </w:rPr>
              <w:t>ndex</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index for the programme within the specified group. This would be used, for example, to specify an episode number for a programme in a series.</w:t>
            </w:r>
          </w:p>
        </w:tc>
      </w:tr>
      <w:tr w:rsidR="00A3385F" w:rsidRPr="00F3500B" w:rsidTr="00287EF4">
        <w:trPr>
          <w:cantSplit/>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MemberOfType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 complex type used to indicate membership of a group for a reason other than the special cases of derivation (see DerivedFrom) or being an episode of a series (see EpisodeOf). MemberOfType instantiates BaseMemberOfType and is instantiated by the MemberOf element (using xsi</w:t>
            </w:r>
            <w:proofErr w:type="gramStart"/>
            <w:r w:rsidRPr="00F3500B">
              <w:t>:type</w:t>
            </w:r>
            <w:proofErr w:type="gramEnd"/>
            <w:r w:rsidRPr="00F3500B">
              <w:t>). It is expected that as the specification evolves other types that can be instantiated by MemberOf will be defined.</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BaseDerivationReasonType</w:t>
            </w:r>
          </w:p>
        </w:tc>
        <w:tc>
          <w:tcPr>
            <w:tcW w:w="4897" w:type="dxa"/>
            <w:gridSpan w:val="2"/>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An abstract type for defining programme derivation criteria.</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DerivationReasonType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enumerated list of the default TVA criteria for deriving a programme version from a programme concept</w:t>
            </w:r>
            <w:r w:rsidRPr="00F3500B">
              <w:rPr>
                <w:lang w:eastAsia="ja-JP"/>
              </w:rPr>
              <w:t>.</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value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rPr>
                <w:lang w:eastAsia="ja-JP"/>
              </w:rPr>
              <w:t>Permitted values are violence, language, sex, duration and other.</w:t>
            </w:r>
          </w:p>
        </w:tc>
      </w:tr>
      <w:tr w:rsidR="002E19B6" w:rsidRPr="00F3500B">
        <w:trPr>
          <w:jc w:val="center"/>
        </w:trPr>
        <w:tc>
          <w:tcPr>
            <w:tcW w:w="3658" w:type="dxa"/>
            <w:tcBorders>
              <w:top w:val="nil"/>
              <w:bottom w:val="single" w:sz="6" w:space="0" w:color="000000"/>
            </w:tcBorders>
          </w:tcPr>
          <w:p w:rsidR="002E19B6" w:rsidRPr="00F3500B" w:rsidRDefault="002E19B6" w:rsidP="00BC5E87">
            <w:pPr>
              <w:pStyle w:val="TAL"/>
              <w:keepNext w:val="0"/>
              <w:keepLines w:val="0"/>
              <w:rPr>
                <w:rFonts w:ascii="Courier New" w:hAnsi="Courier New"/>
              </w:rPr>
            </w:pPr>
            <w:r w:rsidRPr="00F3500B">
              <w:rPr>
                <w:rFonts w:ascii="Courier New" w:hAnsi="Courier New"/>
              </w:rPr>
              <w:t>GenericDerivationReasonType</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An extension to the BaseDerivationReasonType to allow using criteria from a list of terms in a classification scheme for deriving a programme version from a programme concept</w:t>
            </w:r>
            <w:r w:rsidRPr="00F3500B">
              <w:rPr>
                <w:lang w:eastAsia="ja-JP"/>
              </w:rPr>
              <w:t>.</w:t>
            </w:r>
          </w:p>
        </w:tc>
      </w:tr>
      <w:tr w:rsidR="002E19B6" w:rsidRPr="00F3500B">
        <w:trPr>
          <w:jc w:val="center"/>
        </w:trPr>
        <w:tc>
          <w:tcPr>
            <w:tcW w:w="3658" w:type="dxa"/>
            <w:tcBorders>
              <w:top w:val="nil"/>
              <w:bottom w:val="single" w:sz="6" w:space="0" w:color="000000"/>
            </w:tcBorders>
          </w:tcPr>
          <w:p w:rsidR="002E19B6" w:rsidRPr="00F3500B" w:rsidRDefault="002E19B6" w:rsidP="00A616A6">
            <w:pPr>
              <w:pStyle w:val="TAL"/>
              <w:keepNext w:val="0"/>
              <w:keepLines w:val="0"/>
              <w:ind w:left="284"/>
              <w:rPr>
                <w:rFonts w:ascii="Courier New" w:hAnsi="Courier New"/>
              </w:rPr>
            </w:pPr>
            <w:r w:rsidRPr="00F3500B">
              <w:rPr>
                <w:rFonts w:ascii="Courier New" w:hAnsi="Courier New"/>
              </w:rPr>
              <w:t>Classifier</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 URI pointing to a criteria for derivation from a classification scheme</w:t>
            </w:r>
            <w:r w:rsidR="00960893" w:rsidRPr="00F3500B">
              <w:t>.</w:t>
            </w:r>
          </w:p>
        </w:tc>
      </w:tr>
      <w:tr w:rsidR="002E19B6" w:rsidRPr="00F3500B">
        <w:trPr>
          <w:jc w:val="center"/>
        </w:trPr>
        <w:tc>
          <w:tcPr>
            <w:tcW w:w="3658" w:type="dxa"/>
            <w:tcBorders>
              <w:top w:val="nil"/>
              <w:bottom w:val="single" w:sz="6" w:space="0" w:color="000000"/>
            </w:tcBorders>
          </w:tcPr>
          <w:p w:rsidR="002E19B6" w:rsidRPr="00F3500B" w:rsidRDefault="002E19B6" w:rsidP="00A616A6">
            <w:pPr>
              <w:pStyle w:val="TAL"/>
              <w:keepNext w:val="0"/>
              <w:keepLines w:val="0"/>
              <w:ind w:left="284"/>
              <w:rPr>
                <w:rFonts w:ascii="Courier New" w:hAnsi="Courier New"/>
              </w:rPr>
            </w:pPr>
            <w:r w:rsidRPr="00F3500B">
              <w:rPr>
                <w:rFonts w:ascii="Courier New" w:hAnsi="Courier New"/>
              </w:rPr>
              <w:t>Description</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 textual definition for the criteria for derivation</w:t>
            </w:r>
            <w:r w:rsidR="00960893" w:rsidRPr="00F3500B">
              <w:t>.</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DerivedFromType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 complex type used to indicate that a programme has been derived from a programme or a programme concept (see ProgramGroupTypeType). It instantiates BaseMemberOfType and is instantiated by DerivedFrom.</w:t>
            </w:r>
          </w:p>
        </w:tc>
      </w:tr>
      <w:tr w:rsidR="00A3385F" w:rsidRPr="00F3500B">
        <w:trPr>
          <w:jc w:val="center"/>
        </w:trPr>
        <w:tc>
          <w:tcPr>
            <w:tcW w:w="3658" w:type="dxa"/>
            <w:tcBorders>
              <w:top w:val="single" w:sz="6" w:space="0" w:color="000000"/>
              <w:bottom w:val="single" w:sz="2"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D</w:t>
            </w:r>
            <w:r w:rsidRPr="00F3500B">
              <w:rPr>
                <w:rFonts w:ascii="Courier New" w:hAnsi="Courier New"/>
              </w:rPr>
              <w:t>erivationReason</w:t>
            </w:r>
          </w:p>
        </w:tc>
        <w:tc>
          <w:tcPr>
            <w:tcW w:w="4897" w:type="dxa"/>
            <w:gridSpan w:val="2"/>
            <w:tcBorders>
              <w:top w:val="single" w:sz="6" w:space="0" w:color="000000"/>
              <w:bottom w:val="single" w:sz="2" w:space="0" w:color="000000"/>
            </w:tcBorders>
          </w:tcPr>
          <w:p w:rsidR="00A3385F" w:rsidRPr="00F3500B" w:rsidRDefault="00A3385F">
            <w:pPr>
              <w:pStyle w:val="TAL"/>
              <w:keepNext w:val="0"/>
              <w:keepLines w:val="0"/>
            </w:pPr>
            <w:r w:rsidRPr="00F3500B">
              <w:t>The reason for the derivation of the programme version.</w:t>
            </w:r>
          </w:p>
        </w:tc>
      </w:tr>
    </w:tbl>
    <w:p w:rsidR="00A3385F" w:rsidRPr="00F3500B" w:rsidRDefault="00A3385F"/>
    <w:p w:rsidR="00A3385F" w:rsidRPr="00F3500B" w:rsidRDefault="00A3385F" w:rsidP="00AC74D7">
      <w:pPr>
        <w:pStyle w:val="Heading3"/>
      </w:pPr>
      <w:bookmarkStart w:id="87" w:name="_Toc445718959"/>
      <w:r w:rsidRPr="00F3500B">
        <w:lastRenderedPageBreak/>
        <w:t>6.3.7</w:t>
      </w:r>
      <w:r w:rsidRPr="00F3500B">
        <w:tab/>
        <w:t>Group Information</w:t>
      </w:r>
      <w:bookmarkEnd w:id="87"/>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BaseProgramGroupTypeType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ProgramGroupTypeType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:BaseProgramGroupTypeType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programConcept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programCompilation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otherCollection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otherChoice</w:t>
      </w:r>
      <w:r w:rsidR="00452C3A" w:rsidRPr="00F3500B">
        <w:rPr>
          <w:rFonts w:ascii="Courier New" w:eastAsia="Arial Unicode MS" w:hAnsi="Courier New"/>
          <w:sz w:val="18"/>
        </w:rPr>
        <w:t>"</w:t>
      </w:r>
      <w:r w:rsidRPr="00F3500B">
        <w:rPr>
          <w:rFonts w:ascii="Courier New" w:eastAsia="Arial Unicode MS" w:hAnsi="Courier New"/>
          <w:sz w:val="18"/>
        </w:rPr>
        <w:t>/&gt;</w:t>
      </w:r>
    </w:p>
    <w:p w:rsidR="00DF6B72" w:rsidRPr="00F3500B" w:rsidRDefault="00DF6B72"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mini-series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rsidP="004D4C2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sub-series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season</w:t>
      </w:r>
      <w:r w:rsidR="00452C3A" w:rsidRPr="00F3500B">
        <w:rPr>
          <w:rFonts w:ascii="Courier New" w:eastAsia="Arial Unicode MS" w:hAnsi="Courier New"/>
          <w:sz w:val="18"/>
        </w:rPr>
        <w:t>"</w:t>
      </w:r>
      <w:r w:rsidRPr="00F3500B">
        <w:rPr>
          <w:rFonts w:ascii="Courier New" w:eastAsia="Arial Unicode MS" w:hAnsi="Courier New"/>
          <w:sz w:val="18"/>
        </w:rPr>
        <w:t>/&gt;</w:t>
      </w:r>
    </w:p>
    <w:p w:rsidR="00D276ED" w:rsidRPr="00F3500B" w:rsidRDefault="00D276ED"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brand</w:t>
      </w:r>
      <w:r w:rsidR="00452C3A" w:rsidRPr="00F3500B">
        <w:rPr>
          <w:rFonts w:ascii="Courier New" w:eastAsia="Arial Unicode MS" w:hAnsi="Courier New"/>
          <w:sz w:val="18"/>
        </w:rPr>
        <w:t>"</w:t>
      </w:r>
      <w:r w:rsidRPr="00F3500B">
        <w:rPr>
          <w:rFonts w:ascii="Courier New" w:eastAsia="Arial Unicode MS" w:hAnsi="Courier New"/>
          <w:sz w:val="18"/>
        </w:rPr>
        <w:t>/&gt;</w:t>
      </w:r>
    </w:p>
    <w:p w:rsidR="00FE1157" w:rsidRPr="00F3500B" w:rsidRDefault="00FE1157"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&lt;enumeration value=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automaticAcquisitionThemed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&lt;enumeration value=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automaticAcquisitionNonThemed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2D3DA3" w:rsidRPr="00F3500B" w:rsidRDefault="002D3DA3" w:rsidP="002D3DA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&lt;enumeration value=</w:t>
      </w:r>
      <w:r w:rsidR="00452C3A" w:rsidRPr="00F3500B">
        <w:rPr>
          <w:rFonts w:ascii="Courier New" w:hAnsi="Courier New"/>
          <w:sz w:val="16"/>
          <w:lang w:eastAsia="en-GB"/>
        </w:rPr>
        <w:t>"</w:t>
      </w:r>
      <w:r w:rsidRPr="00F3500B">
        <w:rPr>
          <w:rFonts w:ascii="Courier New" w:hAnsi="Courier New"/>
          <w:sz w:val="16"/>
          <w:lang w:eastAsia="en-GB"/>
        </w:rPr>
        <w:t>clip</w:t>
      </w:r>
      <w:r w:rsidR="00452C3A" w:rsidRPr="00F3500B">
        <w:rPr>
          <w:rFonts w:ascii="Courier New" w:hAnsi="Courier New"/>
          <w:sz w:val="16"/>
          <w:lang w:eastAsia="en-GB"/>
        </w:rPr>
        <w:t>"</w:t>
      </w:r>
      <w:r w:rsidRPr="00F3500B">
        <w:rPr>
          <w:rFonts w:ascii="Courier New" w:hAnsi="Courier New"/>
          <w:sz w:val="16"/>
          <w:lang w:eastAsia="en-GB"/>
        </w:rPr>
        <w:t>/&gt;</w:t>
      </w:r>
    </w:p>
    <w:p w:rsidR="002D3DA3" w:rsidRPr="00F3500B" w:rsidRDefault="002D3DA3" w:rsidP="002D3DA3">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8"/>
          <w:szCs w:val="18"/>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&lt;enumeration value=</w:t>
      </w:r>
      <w:r w:rsidR="00452C3A" w:rsidRPr="00F3500B">
        <w:rPr>
          <w:rFonts w:ascii="Courier New" w:hAnsi="Courier New"/>
          <w:sz w:val="16"/>
          <w:lang w:eastAsia="en-GB"/>
        </w:rPr>
        <w:t>"</w:t>
      </w:r>
      <w:r w:rsidRPr="00F3500B">
        <w:rPr>
          <w:rFonts w:ascii="Courier New" w:hAnsi="Courier New"/>
          <w:sz w:val="16"/>
          <w:lang w:eastAsia="en-GB"/>
        </w:rPr>
        <w:t>application</w:t>
      </w:r>
      <w:r w:rsidR="00452C3A" w:rsidRPr="00F3500B">
        <w:rPr>
          <w:rFonts w:ascii="Courier New" w:hAnsi="Courier New"/>
          <w:sz w:val="16"/>
          <w:lang w:eastAsia="en-GB"/>
        </w:rPr>
        <w:t>"</w:t>
      </w:r>
      <w:r w:rsidRPr="00F3500B">
        <w:rPr>
          <w:rFonts w:ascii="Courier New" w:hAnsi="Courier New"/>
          <w:sz w:val="16"/>
          <w:lang w:eastAsia="en-GB"/>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1944A5"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4F5967">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Courier New" w:eastAsia="MS Mincho" w:hAnsi="Courier New"/>
          <w:noProof/>
          <w:sz w:val="18"/>
          <w:lang w:val="fr-CH" w:eastAsia="fr-CH"/>
        </w:rPr>
        <w:drawing>
          <wp:inline distT="0" distB="0" distL="0" distR="0" wp14:anchorId="21377BE4" wp14:editId="6898A14F">
            <wp:extent cx="3800475" cy="2131060"/>
            <wp:effectExtent l="0" t="0" r="0" b="0"/>
            <wp:docPr id="20" name="Picture 20" descr="GroupInform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oupInformationTy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475" cy="2131060"/>
                    </a:xfrm>
                    <a:prstGeom prst="rect">
                      <a:avLst/>
                    </a:prstGeom>
                    <a:noFill/>
                    <a:ln>
                      <a:noFill/>
                    </a:ln>
                  </pic:spPr>
                </pic:pic>
              </a:graphicData>
            </a:graphic>
          </wp:inline>
        </w:drawing>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b/>
          <w:sz w:val="18"/>
        </w:rPr>
      </w:pPr>
      <w:r w:rsidRPr="00F3500B">
        <w:rPr>
          <w:rFonts w:ascii="Courier New" w:eastAsia="MS Mincho" w:hAnsi="Courier New"/>
          <w:b/>
          <w:sz w:val="18"/>
        </w:rPr>
        <w:t>&lt;complexType name=</w:t>
      </w:r>
      <w:r w:rsidR="00452C3A" w:rsidRPr="00F3500B">
        <w:rPr>
          <w:rFonts w:ascii="Courier New" w:eastAsia="MS Mincho" w:hAnsi="Courier New"/>
          <w:b/>
          <w:sz w:val="18"/>
        </w:rPr>
        <w:t>"</w:t>
      </w:r>
      <w:r w:rsidRPr="00F3500B">
        <w:rPr>
          <w:rFonts w:ascii="Courier New" w:eastAsia="MS Mincho" w:hAnsi="Courier New"/>
          <w:b/>
          <w:sz w:val="18"/>
        </w:rPr>
        <w:t>GroupInformationType</w:t>
      </w:r>
      <w:r w:rsidR="00452C3A" w:rsidRPr="00F3500B">
        <w:rPr>
          <w:rFonts w:ascii="Courier New" w:eastAsia="MS Mincho" w:hAnsi="Courier New"/>
          <w:b/>
          <w:sz w:val="18"/>
        </w:rPr>
        <w:t>"</w:t>
      </w:r>
      <w:r w:rsidRPr="00F3500B">
        <w:rPr>
          <w:rFonts w:ascii="Courier New" w:eastAsia="MS Mincho" w:hAnsi="Courier New"/>
          <w:b/>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GroupType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:BaseProgramGroupTypeType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BasicDescription</w:t>
      </w:r>
      <w:r w:rsidR="00452C3A" w:rsidRPr="00F3500B">
        <w:rPr>
          <w:rFonts w:ascii="Courier New" w:eastAsia="MS Mincho" w:hAnsi="Courier New"/>
          <w:sz w:val="18"/>
        </w:rPr>
        <w:t>"</w:t>
      </w:r>
    </w:p>
    <w:p w:rsidR="00591003"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600"/>
        <w:jc w:val="both"/>
        <w:rPr>
          <w:rFonts w:ascii="Courier New" w:eastAsia="Arial Unicode MS" w:hAnsi="Courier New"/>
          <w:sz w:val="18"/>
        </w:rPr>
      </w:pPr>
      <w:proofErr w:type="gramStart"/>
      <w:r w:rsidRPr="00F3500B">
        <w:rPr>
          <w:rFonts w:ascii="Courier New" w:eastAsia="MS Mincho" w:hAnsi="Courier New"/>
          <w:sz w:val="18"/>
        </w:rPr>
        <w:t>type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tva:BasicContentDescription</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23760A"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:BaseMemberOfType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086BB7"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MS Mincho" w:hAnsi="Courier New"/>
          <w:sz w:val="18"/>
        </w:rPr>
      </w:pP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BC36BE" w:rsidRPr="00F3500B" w:rsidRDefault="00BC36BE"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sz w:val="18"/>
        </w:rPr>
      </w:pPr>
      <w:r w:rsidRPr="00F3500B">
        <w:rPr>
          <w:rFonts w:ascii="Courier New" w:eastAsia="MS Mincho" w:hAnsi="Courier New"/>
          <w:sz w:val="18"/>
        </w:rPr>
        <w:t xml:space="preserve">   </w:t>
      </w:r>
      <w:r w:rsidR="00591003" w:rsidRPr="00F3500B">
        <w:rPr>
          <w:rFonts w:ascii="Courier New" w:eastAsia="MS Mincho" w:hAnsi="Courier New"/>
          <w:sz w:val="18"/>
        </w:rPr>
        <w:t>&lt;element name=</w:t>
      </w:r>
      <w:r w:rsidR="00452C3A" w:rsidRPr="00F3500B">
        <w:rPr>
          <w:rFonts w:ascii="Courier New" w:eastAsia="MS Mincho" w:hAnsi="Courier New"/>
          <w:sz w:val="18"/>
        </w:rPr>
        <w:t>"</w:t>
      </w:r>
      <w:r w:rsidR="00591003" w:rsidRPr="00F3500B">
        <w:rPr>
          <w:rFonts w:ascii="Courier New" w:eastAsia="MS Mincho" w:hAnsi="Courier New"/>
          <w:sz w:val="18"/>
        </w:rPr>
        <w:t>OtherIdentifier</w:t>
      </w:r>
      <w:r w:rsidR="00452C3A" w:rsidRPr="00F3500B">
        <w:rPr>
          <w:rFonts w:ascii="Courier New" w:eastAsia="MS Mincho" w:hAnsi="Courier New"/>
          <w:sz w:val="18"/>
        </w:rPr>
        <w:t>"</w:t>
      </w:r>
      <w:r w:rsidR="00591003" w:rsidRPr="00F3500B">
        <w:rPr>
          <w:rFonts w:ascii="Courier New" w:eastAsia="MS Mincho" w:hAnsi="Courier New"/>
          <w:sz w:val="18"/>
        </w:rPr>
        <w:t xml:space="preserve"> type=</w:t>
      </w:r>
      <w:r w:rsidR="00452C3A" w:rsidRPr="00F3500B">
        <w:rPr>
          <w:rFonts w:ascii="Courier New" w:eastAsia="MS Mincho" w:hAnsi="Courier New"/>
          <w:sz w:val="18"/>
        </w:rPr>
        <w:t>"</w:t>
      </w:r>
      <w:r w:rsidR="00591003" w:rsidRPr="00F3500B">
        <w:rPr>
          <w:rFonts w:ascii="Courier New" w:eastAsia="MS Mincho" w:hAnsi="Courier New"/>
          <w:sz w:val="18"/>
        </w:rPr>
        <w:t>mpeg7</w:t>
      </w:r>
      <w:proofErr w:type="gramStart"/>
      <w:r w:rsidR="00591003" w:rsidRPr="00F3500B">
        <w:rPr>
          <w:rFonts w:ascii="Courier New" w:eastAsia="MS Mincho" w:hAnsi="Courier New"/>
          <w:sz w:val="18"/>
        </w:rPr>
        <w:t>:UniqueIDType</w:t>
      </w:r>
      <w:proofErr w:type="gramEnd"/>
      <w:r w:rsidR="00452C3A" w:rsidRPr="00F3500B">
        <w:rPr>
          <w:rFonts w:ascii="Courier New" w:eastAsia="MS Mincho" w:hAnsi="Courier New"/>
          <w:sz w:val="18"/>
        </w:rPr>
        <w:t>"</w:t>
      </w:r>
      <w:r w:rsidR="00591003" w:rsidRPr="00F3500B">
        <w:rPr>
          <w:rFonts w:ascii="Courier New" w:eastAsia="MS Mincho" w:hAnsi="Courier New"/>
          <w:sz w:val="18"/>
        </w:rPr>
        <w:tab/>
      </w:r>
      <w:r w:rsidRPr="00F3500B">
        <w:rPr>
          <w:rFonts w:ascii="Courier New" w:eastAsia="MS Mincho" w:hAnsi="Courier New"/>
          <w:sz w:val="18"/>
        </w:rPr>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p>
    <w:p w:rsidR="00800D3C" w:rsidRPr="00F3500B" w:rsidRDefault="00BC36BE"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sz w:val="18"/>
        </w:rPr>
      </w:pPr>
      <w:r w:rsidRPr="00F3500B">
        <w:rPr>
          <w:rFonts w:ascii="Courier New" w:eastAsia="MS Mincho" w:hAnsi="Courier New"/>
          <w:sz w:val="18"/>
        </w:rPr>
        <w:t xml:space="preserve">   </w:t>
      </w:r>
      <w:proofErr w:type="gramStart"/>
      <w:r w:rsidR="00591003" w:rsidRPr="00F3500B">
        <w:rPr>
          <w:rFonts w:ascii="Courier New" w:eastAsia="MS Mincho" w:hAnsi="Courier New"/>
          <w:sz w:val="18"/>
        </w:rPr>
        <w:t>maxOccurs</w:t>
      </w:r>
      <w:proofErr w:type="gramEnd"/>
      <w:r w:rsidR="00591003" w:rsidRPr="00F3500B">
        <w:rPr>
          <w:rFonts w:ascii="Courier New" w:eastAsia="MS Mincho" w:hAnsi="Courier New"/>
          <w:sz w:val="18"/>
        </w:rPr>
        <w:t>=</w:t>
      </w:r>
      <w:r w:rsidR="00452C3A" w:rsidRPr="00F3500B">
        <w:rPr>
          <w:rFonts w:ascii="Courier New" w:eastAsia="MS Mincho" w:hAnsi="Courier New"/>
          <w:sz w:val="18"/>
        </w:rPr>
        <w:t>"</w:t>
      </w:r>
      <w:r w:rsidR="00591003" w:rsidRPr="00F3500B">
        <w:rPr>
          <w:rFonts w:ascii="Courier New" w:eastAsia="MS Mincho" w:hAnsi="Courier New"/>
          <w:sz w:val="18"/>
        </w:rPr>
        <w:t>unbounded</w:t>
      </w:r>
      <w:r w:rsidR="00452C3A" w:rsidRPr="00F3500B">
        <w:rPr>
          <w:rFonts w:ascii="Courier New" w:eastAsia="MS Mincho" w:hAnsi="Courier New"/>
          <w:sz w:val="18"/>
        </w:rPr>
        <w:t>"</w:t>
      </w:r>
      <w:r w:rsidR="00591003" w:rsidRPr="00F3500B">
        <w:rPr>
          <w:rFonts w:ascii="Courier New" w:eastAsia="MS Mincho" w:hAnsi="Courier New"/>
          <w:sz w:val="18"/>
        </w:rPr>
        <w:t>/&gt;</w:t>
      </w:r>
    </w:p>
    <w:p w:rsidR="0023760A" w:rsidRPr="00F3500B" w:rsidRDefault="0023760A"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cs="Courier New"/>
          <w:sz w:val="18"/>
          <w:szCs w:val="18"/>
        </w:rPr>
      </w:pP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PartOfAggregatedGroup</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w:t>
      </w:r>
      <w:proofErr w:type="gramStart"/>
      <w:r w:rsidRPr="00F3500B">
        <w:rPr>
          <w:rFonts w:ascii="Courier New" w:hAnsi="Courier New" w:cs="Courier New"/>
          <w:sz w:val="18"/>
          <w:szCs w:val="18"/>
          <w:lang w:eastAsia="ja-JP"/>
        </w:rPr>
        <w:t>:CRIDType</w:t>
      </w:r>
      <w:proofErr w:type="gramEnd"/>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AggregationOf</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tva:AggregationOfType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800D3C"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Arial Unicode MS" w:hAnsi="Courier New"/>
          <w:sz w:val="18"/>
        </w:rPr>
      </w:pPr>
      <w:r w:rsidRPr="00F3500B">
        <w:rPr>
          <w:rFonts w:ascii="Courier New" w:eastAsia="Arial Unicode MS" w:hAnsi="Courier New"/>
          <w:sz w:val="18"/>
        </w:rPr>
        <w:t>&lt;/sequence&gt;</w:t>
      </w:r>
      <w:r w:rsidRPr="00F3500B">
        <w:rPr>
          <w:rFonts w:ascii="Courier New" w:eastAsia="Arial Unicode MS" w:hAnsi="Courier New"/>
          <w:sz w:val="18"/>
        </w:rPr>
        <w:tab/>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Arial Unicode MS" w:hAnsi="Courier New"/>
          <w:sz w:val="18"/>
        </w:rPr>
      </w:pPr>
      <w:r w:rsidRPr="00F3500B">
        <w:rPr>
          <w:rFonts w:ascii="Courier New" w:eastAsia="Arial Unicode MS" w:hAnsi="Courier New"/>
          <w:sz w:val="18"/>
        </w:rPr>
        <w:t>&lt;attribute name=</w:t>
      </w:r>
      <w:r w:rsidR="00452C3A" w:rsidRPr="00F3500B">
        <w:rPr>
          <w:rFonts w:ascii="Courier New" w:eastAsia="Arial Unicode MS" w:hAnsi="Courier New"/>
          <w:sz w:val="18"/>
        </w:rPr>
        <w:t>"</w:t>
      </w:r>
      <w:r w:rsidRPr="00F3500B">
        <w:rPr>
          <w:rFonts w:ascii="Courier New" w:eastAsia="Arial Unicode MS" w:hAnsi="Courier New"/>
          <w:sz w:val="18"/>
        </w:rPr>
        <w:t>groupId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ordered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300"/>
        <w:jc w:val="both"/>
        <w:rPr>
          <w:rFonts w:ascii="Courier New" w:eastAsia="Arial Unicode MS" w:hAnsi="Courier New"/>
          <w:sz w:val="18"/>
        </w:rPr>
      </w:pP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numOfItems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23760A" w:rsidRPr="00F3500B" w:rsidRDefault="0023760A" w:rsidP="0023760A">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 xml:space="preserve">   &lt;attribute name=</w:t>
      </w:r>
      <w:r w:rsidR="00452C3A" w:rsidRPr="00F3500B">
        <w:rPr>
          <w:rFonts w:ascii="Courier New" w:hAnsi="Courier New"/>
          <w:sz w:val="18"/>
          <w:szCs w:val="18"/>
          <w:lang w:eastAsia="en-GB"/>
        </w:rPr>
        <w:t>"</w:t>
      </w:r>
      <w:r w:rsidRPr="00F3500B">
        <w:rPr>
          <w:rFonts w:ascii="Courier New" w:hAnsi="Courier New"/>
          <w:sz w:val="18"/>
          <w:szCs w:val="18"/>
          <w:lang w:eastAsia="en-GB"/>
        </w:rPr>
        <w:t>serviceIDRef</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:TVAIDRefsType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use=</w:t>
      </w:r>
      <w:r w:rsidR="00452C3A" w:rsidRPr="00F3500B">
        <w:rPr>
          <w:rFonts w:ascii="Courier New" w:hAnsi="Courier New"/>
          <w:sz w:val="18"/>
          <w:szCs w:val="18"/>
          <w:lang w:eastAsia="en-GB"/>
        </w:rPr>
        <w:t>"</w:t>
      </w:r>
      <w:r w:rsidRPr="00F3500B">
        <w:rPr>
          <w:rFonts w:ascii="Courier New" w:hAnsi="Courier New"/>
          <w:sz w:val="18"/>
          <w:szCs w:val="18"/>
          <w:lang w:eastAsia="en-GB"/>
        </w:rPr>
        <w:t>optional</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64"/>
      </w:tblGrid>
      <w:tr w:rsidR="00A3385F" w:rsidRPr="00F3500B">
        <w:trPr>
          <w:tblHeader/>
          <w:jc w:val="center"/>
        </w:trPr>
        <w:tc>
          <w:tcPr>
            <w:tcW w:w="3708" w:type="dxa"/>
            <w:tcBorders>
              <w:bottom w:val="single" w:sz="12" w:space="0" w:color="000000"/>
            </w:tcBorders>
          </w:tcPr>
          <w:p w:rsidR="00A3385F" w:rsidRPr="00F3500B" w:rsidRDefault="00A3385F">
            <w:pPr>
              <w:pStyle w:val="TAH"/>
            </w:pPr>
            <w:r w:rsidRPr="00F3500B">
              <w:lastRenderedPageBreak/>
              <w:t>Name</w:t>
            </w:r>
          </w:p>
        </w:tc>
        <w:tc>
          <w:tcPr>
            <w:tcW w:w="4764"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BaseProgramGroupTypeType</w:t>
            </w:r>
          </w:p>
        </w:tc>
        <w:tc>
          <w:tcPr>
            <w:tcW w:w="4764" w:type="dxa"/>
            <w:tcBorders>
              <w:top w:val="nil"/>
              <w:bottom w:val="single" w:sz="6" w:space="0" w:color="000000"/>
            </w:tcBorders>
          </w:tcPr>
          <w:p w:rsidR="00A3385F" w:rsidRPr="00F3500B" w:rsidRDefault="00A3385F">
            <w:pPr>
              <w:pStyle w:val="TAL"/>
              <w:rPr>
                <w:lang w:eastAsia="ja-JP"/>
              </w:rPr>
            </w:pPr>
            <w:r w:rsidRPr="00F3500B">
              <w:rPr>
                <w:lang w:eastAsia="ja-JP"/>
              </w:rPr>
              <w:t>An abstract type for defining programme grouping criteria.</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ProgramGroupTypeType</w:t>
            </w:r>
          </w:p>
        </w:tc>
        <w:tc>
          <w:tcPr>
            <w:tcW w:w="4764" w:type="dxa"/>
            <w:tcBorders>
              <w:top w:val="nil"/>
              <w:bottom w:val="single" w:sz="6" w:space="0" w:color="000000"/>
            </w:tcBorders>
          </w:tcPr>
          <w:p w:rsidR="00A3385F" w:rsidRPr="00F3500B" w:rsidRDefault="00A3385F">
            <w:pPr>
              <w:pStyle w:val="TAL"/>
              <w:rPr>
                <w:lang w:eastAsia="ja-JP"/>
              </w:rPr>
            </w:pPr>
            <w:r w:rsidRPr="00F3500B">
              <w:t>An enumerated list of the TVA-defined programme groups</w:t>
            </w:r>
            <w:r w:rsidRPr="00F3500B">
              <w:rPr>
                <w:lang w:eastAsia="ja-JP"/>
              </w:rPr>
              <w:t xml:space="preserve">. </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value</w:t>
            </w:r>
          </w:p>
        </w:tc>
        <w:tc>
          <w:tcPr>
            <w:tcW w:w="4764" w:type="dxa"/>
            <w:tcBorders>
              <w:top w:val="nil"/>
              <w:bottom w:val="single" w:sz="6" w:space="0" w:color="000000"/>
            </w:tcBorders>
          </w:tcPr>
          <w:p w:rsidR="00A3385F" w:rsidRPr="00F3500B" w:rsidRDefault="00A3385F">
            <w:pPr>
              <w:pStyle w:val="TAL"/>
              <w:rPr>
                <w:lang w:eastAsia="ja-JP"/>
              </w:rPr>
            </w:pPr>
            <w:r w:rsidRPr="00F3500B">
              <w:rPr>
                <w:lang w:eastAsia="ja-JP"/>
              </w:rPr>
              <w:t>The allowed values for this field are as follows:</w:t>
            </w:r>
          </w:p>
          <w:p w:rsidR="00A3385F" w:rsidRPr="00F3500B" w:rsidRDefault="00A3385F">
            <w:pPr>
              <w:pStyle w:val="TAL"/>
              <w:rPr>
                <w:lang w:eastAsia="ja-JP"/>
              </w:rPr>
            </w:pPr>
            <w:proofErr w:type="gramStart"/>
            <w:r w:rsidRPr="00F3500B">
              <w:rPr>
                <w:i/>
                <w:lang w:eastAsia="ja-JP"/>
              </w:rPr>
              <w:t>series</w:t>
            </w:r>
            <w:proofErr w:type="gramEnd"/>
            <w:r w:rsidRPr="00F3500B">
              <w:rPr>
                <w:lang w:eastAsia="ja-JP"/>
              </w:rPr>
              <w:t xml:space="preserve"> - an ordered or unordered collection of programmes that is shown in a sequence (e.g. </w:t>
            </w:r>
            <w:r w:rsidR="00452C3A" w:rsidRPr="00F3500B">
              <w:rPr>
                <w:lang w:eastAsia="ja-JP"/>
              </w:rPr>
              <w:t>"</w:t>
            </w:r>
            <w:r w:rsidRPr="00F3500B">
              <w:rPr>
                <w:lang w:eastAsia="ja-JP"/>
              </w:rPr>
              <w:t>Friends</w:t>
            </w:r>
            <w:r w:rsidR="00452C3A" w:rsidRPr="00F3500B">
              <w:rPr>
                <w:lang w:eastAsia="ja-JP"/>
              </w:rPr>
              <w:t>"</w:t>
            </w:r>
            <w:r w:rsidRPr="00F3500B">
              <w:rPr>
                <w:lang w:eastAsia="ja-JP"/>
              </w:rPr>
              <w:t xml:space="preserve"> season 1, episodes </w:t>
            </w:r>
            <w:r w:rsidR="00452C3A" w:rsidRPr="00F3500B">
              <w:rPr>
                <w:lang w:eastAsia="ja-JP"/>
              </w:rPr>
              <w:t>"</w:t>
            </w:r>
            <w:r w:rsidRPr="00F3500B">
              <w:rPr>
                <w:lang w:eastAsia="ja-JP"/>
              </w:rPr>
              <w:t>1 to n</w:t>
            </w:r>
            <w:r w:rsidR="00452C3A" w:rsidRPr="00F3500B">
              <w:rPr>
                <w:lang w:eastAsia="ja-JP"/>
              </w:rPr>
              <w:t>"</w:t>
            </w:r>
            <w:r w:rsidRPr="00F3500B">
              <w:rPr>
                <w:lang w:eastAsia="ja-JP"/>
              </w:rPr>
              <w:t>). An unbounded series</w:t>
            </w:r>
            <w:r w:rsidR="000923EB" w:rsidRPr="00F3500B">
              <w:rPr>
                <w:lang w:eastAsia="ja-JP"/>
              </w:rPr>
              <w:t xml:space="preserve"> (e.g. </w:t>
            </w:r>
            <w:r w:rsidRPr="00F3500B">
              <w:rPr>
                <w:lang w:eastAsia="ja-JP"/>
              </w:rPr>
              <w:t>an ongoing drama series) may be considered to be a serial.</w:t>
            </w:r>
          </w:p>
          <w:p w:rsidR="00A3385F" w:rsidRPr="00F3500B" w:rsidRDefault="00A3385F">
            <w:pPr>
              <w:pStyle w:val="TAL"/>
              <w:rPr>
                <w:lang w:eastAsia="ja-JP"/>
              </w:rPr>
            </w:pPr>
            <w:proofErr w:type="gramStart"/>
            <w:r w:rsidRPr="00F3500B">
              <w:rPr>
                <w:i/>
                <w:lang w:eastAsia="ja-JP"/>
              </w:rPr>
              <w:t>show</w:t>
            </w:r>
            <w:proofErr w:type="gramEnd"/>
            <w:r w:rsidRPr="00F3500B">
              <w:rPr>
                <w:lang w:eastAsia="ja-JP"/>
              </w:rPr>
              <w:t xml:space="preserve"> - a programme theme that is typically be associated with a collection of series (e.g. all episodes of Friends).</w:t>
            </w:r>
          </w:p>
          <w:p w:rsidR="00A3385F" w:rsidRPr="00F3500B" w:rsidRDefault="00A3385F">
            <w:pPr>
              <w:pStyle w:val="TAL"/>
              <w:rPr>
                <w:lang w:eastAsia="ja-JP"/>
              </w:rPr>
            </w:pPr>
            <w:proofErr w:type="gramStart"/>
            <w:r w:rsidRPr="00F3500B">
              <w:rPr>
                <w:i/>
                <w:lang w:eastAsia="ja-JP"/>
              </w:rPr>
              <w:t>programConcept</w:t>
            </w:r>
            <w:proofErr w:type="gramEnd"/>
            <w:r w:rsidRPr="00F3500B">
              <w:rPr>
                <w:lang w:eastAsia="ja-JP"/>
              </w:rPr>
              <w:t xml:space="preserve"> - the editorial concept for a programme from which specific programme versions have been derived (e.g. the concept of </w:t>
            </w:r>
            <w:r w:rsidR="00452C3A" w:rsidRPr="00F3500B">
              <w:rPr>
                <w:lang w:eastAsia="ja-JP"/>
              </w:rPr>
              <w:t>"</w:t>
            </w:r>
            <w:r w:rsidRPr="00F3500B">
              <w:rPr>
                <w:lang w:eastAsia="ja-JP"/>
              </w:rPr>
              <w:t>Blood Runner</w:t>
            </w:r>
            <w:r w:rsidR="00452C3A" w:rsidRPr="00F3500B">
              <w:rPr>
                <w:lang w:eastAsia="ja-JP"/>
              </w:rPr>
              <w:t>"</w:t>
            </w:r>
            <w:r w:rsidRPr="00F3500B">
              <w:rPr>
                <w:lang w:eastAsia="ja-JP"/>
              </w:rPr>
              <w:t xml:space="preserve"> as opposed to </w:t>
            </w:r>
            <w:r w:rsidR="00452C3A" w:rsidRPr="00F3500B">
              <w:rPr>
                <w:lang w:eastAsia="ja-JP"/>
              </w:rPr>
              <w:t>"</w:t>
            </w:r>
            <w:r w:rsidRPr="00F3500B">
              <w:rPr>
                <w:lang w:eastAsia="ja-JP"/>
              </w:rPr>
              <w:t>Blood Runner - The Director</w:t>
            </w:r>
            <w:r w:rsidR="005B1F1E" w:rsidRPr="00F3500B">
              <w:rPr>
                <w:lang w:eastAsia="ja-JP"/>
              </w:rPr>
              <w:t>'</w:t>
            </w:r>
            <w:r w:rsidRPr="00F3500B">
              <w:rPr>
                <w:lang w:eastAsia="ja-JP"/>
              </w:rPr>
              <w:t>s Cut</w:t>
            </w:r>
            <w:r w:rsidR="00452C3A" w:rsidRPr="00F3500B">
              <w:rPr>
                <w:lang w:eastAsia="ja-JP"/>
              </w:rPr>
              <w:t>"</w:t>
            </w:r>
            <w:r w:rsidRPr="00F3500B">
              <w:rPr>
                <w:lang w:eastAsia="ja-JP"/>
              </w:rPr>
              <w:t xml:space="preserve"> as a specific version of that concept).</w:t>
            </w:r>
          </w:p>
          <w:p w:rsidR="00A3385F" w:rsidRPr="00F3500B" w:rsidRDefault="00A3385F">
            <w:pPr>
              <w:pStyle w:val="TAL"/>
              <w:rPr>
                <w:lang w:eastAsia="ja-JP"/>
              </w:rPr>
            </w:pPr>
            <w:proofErr w:type="gramStart"/>
            <w:r w:rsidRPr="00F3500B">
              <w:rPr>
                <w:i/>
                <w:lang w:eastAsia="ja-JP"/>
              </w:rPr>
              <w:t>programCompilation</w:t>
            </w:r>
            <w:proofErr w:type="gramEnd"/>
            <w:r w:rsidRPr="00F3500B">
              <w:rPr>
                <w:lang w:eastAsia="ja-JP"/>
              </w:rPr>
              <w:t xml:space="preserve"> - a collection of programmes </w:t>
            </w:r>
            <w:r w:rsidRPr="00F3500B">
              <w:rPr>
                <w:rFonts w:eastAsia="Arial Unicode MS"/>
                <w:lang w:eastAsia="ja-JP"/>
              </w:rPr>
              <w:t xml:space="preserve">that is </w:t>
            </w:r>
            <w:r w:rsidRPr="00F3500B">
              <w:rPr>
                <w:lang w:eastAsia="ja-JP"/>
              </w:rPr>
              <w:t>used to allow segments from multiple programmes to be combined in segment groups</w:t>
            </w:r>
            <w:r w:rsidRPr="00F3500B">
              <w:rPr>
                <w:rFonts w:eastAsia="Arial Unicode MS"/>
                <w:lang w:eastAsia="ja-JP"/>
              </w:rPr>
              <w:t>. When used in conjunction with segmentation information, a programCompilation programme group allows, for example, several related news segments from different news programmes to be grouped for playback in sequence.</w:t>
            </w:r>
          </w:p>
          <w:p w:rsidR="00A3385F" w:rsidRPr="00F3500B" w:rsidRDefault="00A3385F">
            <w:pPr>
              <w:pStyle w:val="TAL"/>
              <w:rPr>
                <w:lang w:eastAsia="ja-JP"/>
              </w:rPr>
            </w:pPr>
            <w:proofErr w:type="gramStart"/>
            <w:r w:rsidRPr="00F3500B">
              <w:rPr>
                <w:i/>
                <w:lang w:eastAsia="ja-JP"/>
              </w:rPr>
              <w:t>otherCollection</w:t>
            </w:r>
            <w:proofErr w:type="gramEnd"/>
            <w:r w:rsidRPr="00F3500B">
              <w:rPr>
                <w:lang w:eastAsia="ja-JP"/>
              </w:rPr>
              <w:t xml:space="preserve"> - can be used for any group not defined in the preceding list where all members of the group should be acquired if the group is selected. It can also be used to define a </w:t>
            </w:r>
            <w:r w:rsidR="00452C3A" w:rsidRPr="00F3500B">
              <w:rPr>
                <w:lang w:eastAsia="ja-JP"/>
              </w:rPr>
              <w:t>"</w:t>
            </w:r>
            <w:r w:rsidRPr="00F3500B">
              <w:rPr>
                <w:lang w:eastAsia="ja-JP"/>
              </w:rPr>
              <w:t>magazine</w:t>
            </w:r>
            <w:r w:rsidR="00452C3A" w:rsidRPr="00F3500B">
              <w:rPr>
                <w:lang w:eastAsia="ja-JP"/>
              </w:rPr>
              <w:t>"</w:t>
            </w:r>
            <w:r w:rsidRPr="00F3500B">
              <w:rPr>
                <w:lang w:eastAsia="ja-JP"/>
              </w:rPr>
              <w:t xml:space="preserve"> - a collection of individual programmes that are shown as a group because they are editorially coherent (e.g. a general sports programme with individual sub-programmes covering different events)</w:t>
            </w:r>
          </w:p>
          <w:p w:rsidR="00A3385F" w:rsidRPr="00F3500B" w:rsidRDefault="00A3385F">
            <w:pPr>
              <w:pStyle w:val="TAL"/>
              <w:rPr>
                <w:lang w:eastAsia="ja-JP"/>
              </w:rPr>
            </w:pPr>
            <w:proofErr w:type="gramStart"/>
            <w:r w:rsidRPr="00F3500B">
              <w:rPr>
                <w:i/>
                <w:lang w:eastAsia="ja-JP"/>
              </w:rPr>
              <w:t>otherChoice</w:t>
            </w:r>
            <w:proofErr w:type="gramEnd"/>
            <w:r w:rsidRPr="00F3500B">
              <w:rPr>
                <w:lang w:eastAsia="ja-JP"/>
              </w:rPr>
              <w:t xml:space="preserve"> - can be used for any other grouping of content not represented in the list above and from where only one member of the group should be acquired is the group is selected.</w:t>
            </w:r>
          </w:p>
          <w:p w:rsidR="00DF6B72" w:rsidRPr="00F3500B" w:rsidRDefault="00DF6B72">
            <w:pPr>
              <w:pStyle w:val="TAL"/>
            </w:pPr>
            <w:proofErr w:type="gramStart"/>
            <w:r w:rsidRPr="00F3500B">
              <w:rPr>
                <w:i/>
                <w:lang w:eastAsia="ja-JP"/>
              </w:rPr>
              <w:t>mini-series</w:t>
            </w:r>
            <w:proofErr w:type="gramEnd"/>
            <w:r w:rsidRPr="00F3500B">
              <w:rPr>
                <w:lang w:eastAsia="ja-JP"/>
              </w:rPr>
              <w:t xml:space="preserve"> - </w:t>
            </w:r>
            <w:r w:rsidRPr="00F3500B">
              <w:t>a series consisting of a limited number of programmes (typically 2 or 3) screened over a short period of time (e.g. on consecutive days)</w:t>
            </w:r>
            <w:r w:rsidR="00504119" w:rsidRPr="00F3500B">
              <w:t>;</w:t>
            </w:r>
            <w:r w:rsidRPr="00F3500B">
              <w:t xml:space="preserve"> these may be based on a literary work or have some other theme where it is important that all of the programmes be viewed and that they be viewed in sequence.</w:t>
            </w:r>
          </w:p>
          <w:p w:rsidR="004D4C25" w:rsidRPr="00F3500B" w:rsidRDefault="004D4C25">
            <w:pPr>
              <w:pStyle w:val="TAL"/>
            </w:pPr>
            <w:proofErr w:type="gramStart"/>
            <w:r w:rsidRPr="00F3500B">
              <w:rPr>
                <w:i/>
              </w:rPr>
              <w:t>sub-series</w:t>
            </w:r>
            <w:proofErr w:type="gramEnd"/>
            <w:r w:rsidRPr="00F3500B">
              <w:rPr>
                <w:i/>
              </w:rPr>
              <w:t xml:space="preserve"> -</w:t>
            </w:r>
            <w:r w:rsidRPr="00F3500B">
              <w:t xml:space="preserve"> a sub-grouping of episodes beneath the level of the series.</w:t>
            </w:r>
          </w:p>
          <w:p w:rsidR="004D4C25" w:rsidRPr="00F3500B" w:rsidRDefault="004D4C25">
            <w:pPr>
              <w:pStyle w:val="TAL"/>
            </w:pPr>
            <w:proofErr w:type="gramStart"/>
            <w:r w:rsidRPr="00F3500B">
              <w:rPr>
                <w:i/>
              </w:rPr>
              <w:t>season</w:t>
            </w:r>
            <w:proofErr w:type="gramEnd"/>
            <w:r w:rsidRPr="00F3500B">
              <w:rPr>
                <w:i/>
              </w:rPr>
              <w:t xml:space="preserve"> - </w:t>
            </w:r>
            <w:r w:rsidR="00BF759B" w:rsidRPr="00F3500B">
              <w:t xml:space="preserve">collection of programmes with an overarching editorial theme (e.g. </w:t>
            </w:r>
            <w:r w:rsidR="00452C3A" w:rsidRPr="00F3500B">
              <w:t>"</w:t>
            </w:r>
            <w:r w:rsidR="00BF759B" w:rsidRPr="00F3500B">
              <w:t>Renaissance Art</w:t>
            </w:r>
            <w:r w:rsidR="00452C3A" w:rsidRPr="00F3500B">
              <w:t>"</w:t>
            </w:r>
            <w:r w:rsidR="00BF759B" w:rsidRPr="00F3500B">
              <w:t>). Not to be confused with series.</w:t>
            </w:r>
          </w:p>
          <w:p w:rsidR="0064726C" w:rsidRPr="00F3500B" w:rsidRDefault="0064726C">
            <w:pPr>
              <w:pStyle w:val="TAL"/>
              <w:rPr>
                <w:lang w:eastAsia="ko-KR"/>
              </w:rPr>
            </w:pPr>
            <w:proofErr w:type="gramStart"/>
            <w:r w:rsidRPr="00F3500B">
              <w:rPr>
                <w:rStyle w:val="SGMLinline"/>
                <w:i/>
                <w:iCs/>
              </w:rPr>
              <w:t>brand</w:t>
            </w:r>
            <w:proofErr w:type="gramEnd"/>
            <w:r w:rsidRPr="00F3500B">
              <w:rPr>
                <w:lang w:eastAsia="ko-KR"/>
              </w:rPr>
              <w:t xml:space="preserve"> </w:t>
            </w:r>
            <w:r w:rsidR="00573DD0" w:rsidRPr="00F3500B">
              <w:rPr>
                <w:lang w:eastAsia="ko-KR"/>
              </w:rPr>
              <w:t>-</w:t>
            </w:r>
            <w:r w:rsidRPr="00F3500B">
              <w:rPr>
                <w:lang w:eastAsia="ko-KR"/>
              </w:rPr>
              <w:t xml:space="preserve"> an overarching group representing a marketing brand. Such a group may contain groups of any other type or programmes that share the same branding, for example a show and its spin-off series. All members should be acquired if the group is selected.</w:t>
            </w:r>
          </w:p>
          <w:p w:rsidR="009A2E68" w:rsidRPr="00F3500B" w:rsidRDefault="009A2E68" w:rsidP="009A2E68">
            <w:pPr>
              <w:pStyle w:val="TAL"/>
              <w:rPr>
                <w:lang w:eastAsia="ko-KR"/>
              </w:rPr>
            </w:pPr>
            <w:proofErr w:type="gramStart"/>
            <w:r w:rsidRPr="00F3500B">
              <w:rPr>
                <w:i/>
                <w:lang w:eastAsia="ko-KR"/>
              </w:rPr>
              <w:t>automaticAcquisitionThemed</w:t>
            </w:r>
            <w:proofErr w:type="gramEnd"/>
            <w:r w:rsidRPr="00F3500B">
              <w:rPr>
                <w:lang w:eastAsia="ko-KR"/>
              </w:rPr>
              <w:t xml:space="preserve"> </w:t>
            </w:r>
            <w:r w:rsidR="00573DD0" w:rsidRPr="00F3500B">
              <w:rPr>
                <w:lang w:eastAsia="ko-KR"/>
              </w:rPr>
              <w:t>-</w:t>
            </w:r>
            <w:r w:rsidRPr="00F3500B">
              <w:rPr>
                <w:lang w:eastAsia="ko-KR"/>
              </w:rPr>
              <w:t xml:space="preserve"> a collection of events related by some editorial policy that shall be acquired automatically. All members of the group should be acquired.</w:t>
            </w:r>
          </w:p>
          <w:p w:rsidR="009A2E68" w:rsidRPr="00F3500B" w:rsidRDefault="009A2E68">
            <w:pPr>
              <w:pStyle w:val="TAL"/>
              <w:rPr>
                <w:lang w:eastAsia="ko-KR"/>
              </w:rPr>
            </w:pPr>
            <w:proofErr w:type="gramStart"/>
            <w:r w:rsidRPr="00F3500B">
              <w:rPr>
                <w:i/>
                <w:lang w:eastAsia="ko-KR"/>
              </w:rPr>
              <w:t>automaticAcquisitionNonThemed</w:t>
            </w:r>
            <w:proofErr w:type="gramEnd"/>
            <w:r w:rsidRPr="00F3500B">
              <w:rPr>
                <w:lang w:eastAsia="ko-KR"/>
              </w:rPr>
              <w:t xml:space="preserve"> </w:t>
            </w:r>
            <w:r w:rsidR="00573DD0" w:rsidRPr="00F3500B">
              <w:rPr>
                <w:lang w:eastAsia="ko-KR"/>
              </w:rPr>
              <w:t>-</w:t>
            </w:r>
            <w:r w:rsidRPr="00F3500B">
              <w:rPr>
                <w:lang w:eastAsia="ko-KR"/>
              </w:rPr>
              <w:t xml:space="preserve"> a collection of events that are not editorially related which shall be acquired automatically. All members of the group should be acquired.</w:t>
            </w:r>
          </w:p>
          <w:p w:rsidR="000E2588" w:rsidRPr="00F3500B" w:rsidRDefault="000E2588">
            <w:pPr>
              <w:pStyle w:val="TAL"/>
              <w:rPr>
                <w:szCs w:val="18"/>
              </w:rPr>
            </w:pPr>
            <w:proofErr w:type="gramStart"/>
            <w:r w:rsidRPr="00F3500B">
              <w:rPr>
                <w:i/>
                <w:szCs w:val="18"/>
              </w:rPr>
              <w:t>clip</w:t>
            </w:r>
            <w:proofErr w:type="gramEnd"/>
            <w:r w:rsidRPr="00F3500B">
              <w:rPr>
                <w:szCs w:val="18"/>
              </w:rPr>
              <w:t xml:space="preserve"> </w:t>
            </w:r>
            <w:r w:rsidR="00573DD0" w:rsidRPr="00F3500B">
              <w:rPr>
                <w:szCs w:val="18"/>
              </w:rPr>
              <w:t>-</w:t>
            </w:r>
            <w:r w:rsidRPr="00F3500B">
              <w:rPr>
                <w:szCs w:val="18"/>
              </w:rPr>
              <w:t xml:space="preserve"> the editorial concept of a piece of short-form content, excerpted from a longer episode, from which specific clip versions have been derived.</w:t>
            </w:r>
            <w:r w:rsidRPr="00F3500B">
              <w:rPr>
                <w:szCs w:val="18"/>
              </w:rPr>
              <w:br/>
            </w:r>
            <w:proofErr w:type="gramStart"/>
            <w:r w:rsidRPr="00F3500B">
              <w:rPr>
                <w:i/>
                <w:szCs w:val="18"/>
              </w:rPr>
              <w:t>application</w:t>
            </w:r>
            <w:proofErr w:type="gramEnd"/>
            <w:r w:rsidRPr="00F3500B">
              <w:rPr>
                <w:szCs w:val="18"/>
              </w:rPr>
              <w:t xml:space="preserve"> </w:t>
            </w:r>
            <w:r w:rsidR="00573DD0" w:rsidRPr="00F3500B">
              <w:rPr>
                <w:szCs w:val="18"/>
              </w:rPr>
              <w:t>-</w:t>
            </w:r>
            <w:r w:rsidRPr="00F3500B">
              <w:rPr>
                <w:szCs w:val="18"/>
              </w:rPr>
              <w:t xml:space="preserve"> the editorial concept of a software application from which specific build versions have been derived</w:t>
            </w:r>
            <w:r w:rsidR="00135E2F" w:rsidRPr="00F3500B">
              <w:rPr>
                <w:szCs w:val="18"/>
              </w:rPr>
              <w:t>.</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GroupInformationType</w:t>
            </w:r>
          </w:p>
        </w:tc>
        <w:tc>
          <w:tcPr>
            <w:tcW w:w="4764" w:type="dxa"/>
            <w:tcBorders>
              <w:top w:val="nil"/>
              <w:bottom w:val="single" w:sz="6" w:space="0" w:color="000000"/>
            </w:tcBorders>
          </w:tcPr>
          <w:p w:rsidR="00A3385F" w:rsidRPr="00F3500B" w:rsidRDefault="00A3385F">
            <w:pPr>
              <w:pStyle w:val="TAL"/>
            </w:pPr>
            <w:r w:rsidRPr="00F3500B">
              <w:t>A complex type to describe a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GroupType</w:t>
            </w:r>
          </w:p>
        </w:tc>
        <w:tc>
          <w:tcPr>
            <w:tcW w:w="4764" w:type="dxa"/>
            <w:tcBorders>
              <w:top w:val="nil"/>
              <w:bottom w:val="single" w:sz="6" w:space="0" w:color="000000"/>
            </w:tcBorders>
          </w:tcPr>
          <w:p w:rsidR="00A3385F" w:rsidRPr="00F3500B" w:rsidRDefault="00A3385F">
            <w:pPr>
              <w:pStyle w:val="TAL"/>
            </w:pPr>
            <w:r w:rsidRPr="00F3500B">
              <w:t>The type of the group (e.g. series) - required.</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BasicDescription</w:t>
            </w:r>
          </w:p>
        </w:tc>
        <w:tc>
          <w:tcPr>
            <w:tcW w:w="4764" w:type="dxa"/>
            <w:tcBorders>
              <w:top w:val="nil"/>
              <w:bottom w:val="single" w:sz="6" w:space="0" w:color="000000"/>
            </w:tcBorders>
          </w:tcPr>
          <w:p w:rsidR="00A3385F" w:rsidRPr="00F3500B" w:rsidRDefault="00A3385F">
            <w:pPr>
              <w:pStyle w:val="TAL"/>
            </w:pPr>
            <w:r w:rsidRPr="00F3500B">
              <w:t>The description of the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MemberOf</w:t>
            </w:r>
          </w:p>
        </w:tc>
        <w:tc>
          <w:tcPr>
            <w:tcW w:w="4764" w:type="dxa"/>
            <w:tcBorders>
              <w:top w:val="nil"/>
              <w:bottom w:val="single" w:sz="6" w:space="0" w:color="000000"/>
            </w:tcBorders>
          </w:tcPr>
          <w:p w:rsidR="00A3385F" w:rsidRPr="00F3500B" w:rsidRDefault="00A3385F">
            <w:pPr>
              <w:pStyle w:val="TAL"/>
            </w:pPr>
            <w:r w:rsidRPr="00F3500B">
              <w:t>A list of other groups of which this group is a member.</w:t>
            </w:r>
          </w:p>
        </w:tc>
      </w:tr>
      <w:tr w:rsidR="00416D3A" w:rsidRPr="00F3500B">
        <w:trPr>
          <w:jc w:val="center"/>
        </w:trPr>
        <w:tc>
          <w:tcPr>
            <w:tcW w:w="3708" w:type="dxa"/>
            <w:tcBorders>
              <w:top w:val="nil"/>
              <w:bottom w:val="single" w:sz="6" w:space="0" w:color="000000"/>
            </w:tcBorders>
          </w:tcPr>
          <w:p w:rsidR="00416D3A" w:rsidRPr="00F3500B" w:rsidRDefault="00416D3A">
            <w:pPr>
              <w:pStyle w:val="TAL"/>
              <w:ind w:left="284"/>
              <w:rPr>
                <w:rFonts w:ascii="Courier New" w:hAnsi="Courier New"/>
              </w:rPr>
            </w:pPr>
            <w:r w:rsidRPr="00F3500B">
              <w:rPr>
                <w:rFonts w:ascii="Courier New" w:hAnsi="Courier New"/>
              </w:rPr>
              <w:lastRenderedPageBreak/>
              <w:t>OtherIdentifier</w:t>
            </w:r>
          </w:p>
        </w:tc>
        <w:tc>
          <w:tcPr>
            <w:tcW w:w="4764" w:type="dxa"/>
            <w:tcBorders>
              <w:top w:val="nil"/>
              <w:bottom w:val="single" w:sz="6" w:space="0" w:color="000000"/>
            </w:tcBorders>
          </w:tcPr>
          <w:p w:rsidR="00416D3A" w:rsidRPr="00F3500B" w:rsidRDefault="00C973B7">
            <w:pPr>
              <w:pStyle w:val="TAL"/>
            </w:pPr>
            <w:r w:rsidRPr="00F3500B">
              <w:t>An optional additional</w:t>
            </w:r>
            <w:r w:rsidR="00800D3C" w:rsidRPr="00F3500B">
              <w:t xml:space="preserve"> identifier to identify the group of programmes</w:t>
            </w:r>
            <w:r w:rsidR="00A616A6" w:rsidRPr="00F3500B">
              <w:t>.</w:t>
            </w:r>
          </w:p>
        </w:tc>
      </w:tr>
      <w:tr w:rsidR="0023760A" w:rsidRPr="00F3500B">
        <w:trPr>
          <w:jc w:val="center"/>
        </w:trPr>
        <w:tc>
          <w:tcPr>
            <w:tcW w:w="3708" w:type="dxa"/>
            <w:tcBorders>
              <w:top w:val="nil"/>
              <w:bottom w:val="single" w:sz="6" w:space="0" w:color="000000"/>
            </w:tcBorders>
          </w:tcPr>
          <w:p w:rsidR="0023760A" w:rsidRPr="00F3500B" w:rsidRDefault="0023760A">
            <w:pPr>
              <w:pStyle w:val="TAL"/>
              <w:ind w:left="284"/>
              <w:rPr>
                <w:rFonts w:ascii="Courier New" w:hAnsi="Courier New"/>
              </w:rPr>
            </w:pPr>
            <w:r w:rsidRPr="00F3500B">
              <w:rPr>
                <w:rFonts w:ascii="Courier New" w:hAnsi="Courier New"/>
              </w:rPr>
              <w:t>PartOfAggregatedGroup</w:t>
            </w:r>
          </w:p>
        </w:tc>
        <w:tc>
          <w:tcPr>
            <w:tcW w:w="4764" w:type="dxa"/>
            <w:tcBorders>
              <w:top w:val="nil"/>
              <w:bottom w:val="single" w:sz="6" w:space="0" w:color="000000"/>
            </w:tcBorders>
          </w:tcPr>
          <w:p w:rsidR="0023760A" w:rsidRPr="00F3500B" w:rsidRDefault="003108A9">
            <w:pPr>
              <w:pStyle w:val="TAL"/>
            </w:pPr>
            <w:r w:rsidRPr="00F3500B">
              <w:t xml:space="preserve">An element used to specify that the group is part of another aggregated group, such as an Omnibus or a Magazine, in particular when both groups are of type </w:t>
            </w:r>
            <w:r w:rsidRPr="00F3500B">
              <w:rPr>
                <w:rStyle w:val="HTMLTypewriter"/>
              </w:rPr>
              <w:t>programConcept</w:t>
            </w:r>
            <w:r w:rsidR="00AE4643" w:rsidRPr="00F3500B">
              <w:rPr>
                <w:rStyle w:val="HTMLTypewriter"/>
              </w:rPr>
              <w:t>.</w:t>
            </w:r>
          </w:p>
        </w:tc>
      </w:tr>
      <w:tr w:rsidR="0023760A" w:rsidRPr="00F3500B">
        <w:trPr>
          <w:jc w:val="center"/>
        </w:trPr>
        <w:tc>
          <w:tcPr>
            <w:tcW w:w="3708" w:type="dxa"/>
            <w:tcBorders>
              <w:top w:val="nil"/>
              <w:bottom w:val="single" w:sz="6" w:space="0" w:color="000000"/>
            </w:tcBorders>
          </w:tcPr>
          <w:p w:rsidR="0023760A" w:rsidRPr="00F3500B" w:rsidRDefault="0023760A" w:rsidP="0023760A">
            <w:pPr>
              <w:pStyle w:val="TAL"/>
              <w:ind w:left="283"/>
              <w:rPr>
                <w:rFonts w:ascii="Courier New" w:hAnsi="Courier New"/>
              </w:rPr>
            </w:pPr>
            <w:r w:rsidRPr="00F3500B">
              <w:rPr>
                <w:rFonts w:ascii="Courier New" w:hAnsi="Courier New"/>
              </w:rPr>
              <w:t>AggregationOf</w:t>
            </w:r>
          </w:p>
        </w:tc>
        <w:tc>
          <w:tcPr>
            <w:tcW w:w="4764" w:type="dxa"/>
            <w:tcBorders>
              <w:top w:val="nil"/>
              <w:bottom w:val="single" w:sz="6" w:space="0" w:color="000000"/>
            </w:tcBorders>
          </w:tcPr>
          <w:p w:rsidR="0023760A" w:rsidRPr="00F3500B" w:rsidRDefault="003108A9">
            <w:pPr>
              <w:pStyle w:val="TAL"/>
            </w:pPr>
            <w:r w:rsidRPr="00F3500B">
              <w:t>An element indicating content aggregated by this group</w:t>
            </w:r>
            <w:r w:rsidR="0023760A"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g</w:t>
            </w:r>
            <w:r w:rsidRPr="00F3500B">
              <w:rPr>
                <w:rFonts w:ascii="Courier New" w:hAnsi="Courier New"/>
              </w:rPr>
              <w:t>roupId</w:t>
            </w:r>
          </w:p>
        </w:tc>
        <w:tc>
          <w:tcPr>
            <w:tcW w:w="4764" w:type="dxa"/>
            <w:tcBorders>
              <w:top w:val="nil"/>
              <w:bottom w:val="single" w:sz="6" w:space="0" w:color="000000"/>
            </w:tcBorders>
          </w:tcPr>
          <w:p w:rsidR="00A3385F" w:rsidRPr="00F3500B" w:rsidRDefault="00A3385F">
            <w:pPr>
              <w:pStyle w:val="TAL"/>
            </w:pPr>
            <w:r w:rsidRPr="00F3500B">
              <w:t>A unique CRID that identifies the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o</w:t>
            </w:r>
            <w:r w:rsidRPr="00F3500B">
              <w:rPr>
                <w:rFonts w:ascii="Courier New" w:hAnsi="Courier New"/>
              </w:rPr>
              <w:t>rdered</w:t>
            </w:r>
          </w:p>
        </w:tc>
        <w:tc>
          <w:tcPr>
            <w:tcW w:w="4764" w:type="dxa"/>
            <w:tcBorders>
              <w:top w:val="nil"/>
              <w:bottom w:val="single" w:sz="6" w:space="0" w:color="000000"/>
            </w:tcBorders>
          </w:tcPr>
          <w:p w:rsidR="00A3385F" w:rsidRPr="00F3500B" w:rsidRDefault="00A3385F">
            <w:pPr>
              <w:pStyle w:val="TAL"/>
            </w:pPr>
            <w:r w:rsidRPr="00F3500B">
              <w:t xml:space="preserve">Optional boolean flag that indicates whether or not the group is ordered (false by default). If ordered is </w:t>
            </w:r>
            <w:r w:rsidR="00452C3A" w:rsidRPr="00F3500B">
              <w:t>"</w:t>
            </w:r>
            <w:r w:rsidRPr="00F3500B">
              <w:t>true</w:t>
            </w:r>
            <w:r w:rsidR="00452C3A" w:rsidRPr="00F3500B">
              <w:t>"</w:t>
            </w:r>
            <w:r w:rsidRPr="00F3500B">
              <w:t xml:space="preserve"> the index attribute of the related MemberOf element </w:t>
            </w:r>
            <w:r w:rsidR="00ED0A36" w:rsidRPr="00F3500B">
              <w:t>shall</w:t>
            </w:r>
            <w:r w:rsidRPr="00F3500B">
              <w:t xml:space="preserve"> be specified.</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numOf</w:t>
            </w:r>
            <w:r w:rsidRPr="00F3500B">
              <w:rPr>
                <w:rFonts w:ascii="Courier New" w:hAnsi="Courier New"/>
              </w:rPr>
              <w:t>Items</w:t>
            </w:r>
          </w:p>
        </w:tc>
        <w:tc>
          <w:tcPr>
            <w:tcW w:w="4764" w:type="dxa"/>
            <w:tcBorders>
              <w:top w:val="nil"/>
              <w:bottom w:val="single" w:sz="6" w:space="0" w:color="000000"/>
            </w:tcBorders>
          </w:tcPr>
          <w:p w:rsidR="00A3385F" w:rsidRPr="00F3500B" w:rsidRDefault="00A3385F">
            <w:pPr>
              <w:pStyle w:val="TAL"/>
            </w:pPr>
            <w:r w:rsidRPr="00F3500B">
              <w:t>Optional indication of the total number of members in the group. This is of significance for series where an episode needs to referred to as episode # of n.</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fragmentIdentification</w:t>
            </w:r>
          </w:p>
        </w:tc>
        <w:tc>
          <w:tcPr>
            <w:tcW w:w="4764" w:type="dxa"/>
            <w:tcBorders>
              <w:top w:val="single" w:sz="6" w:space="0" w:color="000000"/>
              <w:bottom w:val="single" w:sz="6" w:space="0" w:color="000000"/>
            </w:tcBorders>
          </w:tcPr>
          <w:p w:rsidR="00A3385F" w:rsidRPr="00F3500B" w:rsidRDefault="00A3385F">
            <w:pPr>
              <w:pStyle w:val="TAL"/>
            </w:pPr>
            <w:r w:rsidRPr="00F3500B">
              <w:t>Used to identify the fragment of data to which this description belongs to.</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metadataOriginIDRef</w:t>
            </w:r>
          </w:p>
        </w:tc>
        <w:tc>
          <w:tcPr>
            <w:tcW w:w="4764"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rsidTr="0023760A">
        <w:trPr>
          <w:jc w:val="center"/>
        </w:trPr>
        <w:tc>
          <w:tcPr>
            <w:tcW w:w="3708" w:type="dxa"/>
            <w:tcBorders>
              <w:top w:val="single" w:sz="6" w:space="0" w:color="000000"/>
              <w:bottom w:val="single" w:sz="6" w:space="0" w:color="000000"/>
            </w:tcBorders>
          </w:tcPr>
          <w:p w:rsidR="00A3385F" w:rsidRPr="00F3500B" w:rsidRDefault="004C73E1">
            <w:pPr>
              <w:pStyle w:val="TAL"/>
              <w:ind w:left="284"/>
              <w:rPr>
                <w:rFonts w:ascii="Courier New" w:hAnsi="Courier New"/>
                <w:lang w:eastAsia="ja-JP"/>
              </w:rPr>
            </w:pPr>
            <w:r w:rsidRPr="00F3500B">
              <w:rPr>
                <w:rFonts w:ascii="Courier New" w:hAnsi="Courier New"/>
                <w:lang w:eastAsia="ja-JP"/>
              </w:rPr>
              <w:t>xml:lang</w:t>
            </w:r>
          </w:p>
        </w:tc>
        <w:tc>
          <w:tcPr>
            <w:tcW w:w="4764" w:type="dxa"/>
            <w:tcBorders>
              <w:top w:val="single" w:sz="6" w:space="0" w:color="000000"/>
              <w:bottom w:val="single" w:sz="6" w:space="0" w:color="000000"/>
            </w:tcBorders>
          </w:tcPr>
          <w:p w:rsidR="00A3385F" w:rsidRPr="00F3500B" w:rsidRDefault="00A3385F">
            <w:pPr>
              <w:pStyle w:val="TAL"/>
            </w:pPr>
            <w:r w:rsidRPr="00F3500B">
              <w:t>The default natural language of the description.</w:t>
            </w:r>
          </w:p>
        </w:tc>
      </w:tr>
      <w:tr w:rsidR="0023760A" w:rsidRPr="00F3500B">
        <w:trPr>
          <w:jc w:val="center"/>
        </w:trPr>
        <w:tc>
          <w:tcPr>
            <w:tcW w:w="3708" w:type="dxa"/>
            <w:tcBorders>
              <w:top w:val="single" w:sz="6" w:space="0" w:color="000000"/>
              <w:bottom w:val="single" w:sz="2" w:space="0" w:color="000000"/>
            </w:tcBorders>
          </w:tcPr>
          <w:p w:rsidR="0023760A" w:rsidRPr="00F3500B" w:rsidRDefault="0023760A">
            <w:pPr>
              <w:pStyle w:val="TAL"/>
              <w:ind w:left="284"/>
              <w:rPr>
                <w:rFonts w:ascii="Courier New" w:hAnsi="Courier New"/>
                <w:lang w:eastAsia="ja-JP"/>
              </w:rPr>
            </w:pPr>
            <w:r w:rsidRPr="00F3500B">
              <w:rPr>
                <w:rFonts w:ascii="Courier New" w:hAnsi="Courier New"/>
                <w:lang w:eastAsia="ja-JP"/>
              </w:rPr>
              <w:t>serviceIDRef</w:t>
            </w:r>
          </w:p>
        </w:tc>
        <w:tc>
          <w:tcPr>
            <w:tcW w:w="4764" w:type="dxa"/>
            <w:tcBorders>
              <w:top w:val="single" w:sz="6" w:space="0" w:color="000000"/>
              <w:bottom w:val="single" w:sz="2" w:space="0" w:color="000000"/>
            </w:tcBorders>
          </w:tcPr>
          <w:p w:rsidR="0023760A" w:rsidRPr="00F3500B" w:rsidRDefault="0023760A">
            <w:pPr>
              <w:pStyle w:val="TAL"/>
            </w:pPr>
            <w:r w:rsidRPr="00F3500B">
              <w:t xml:space="preserve">A reference to the service owning the group of programme (e.g. </w:t>
            </w:r>
            <w:r w:rsidR="00342015" w:rsidRPr="00F3500B">
              <w:t>a particular programme concept or</w:t>
            </w:r>
            <w:r w:rsidRPr="00F3500B">
              <w:t xml:space="preserve"> a series)</w:t>
            </w:r>
            <w:r w:rsidR="00AE4643" w:rsidRPr="00F3500B">
              <w:t>.</w:t>
            </w:r>
          </w:p>
        </w:tc>
      </w:tr>
    </w:tbl>
    <w:p w:rsidR="00A3385F" w:rsidRPr="00F3500B" w:rsidRDefault="00A3385F"/>
    <w:p w:rsidR="00A3385F" w:rsidRPr="00F3500B" w:rsidRDefault="00A3385F" w:rsidP="00614D0B">
      <w:pPr>
        <w:pStyle w:val="Heading3"/>
      </w:pPr>
      <w:bookmarkStart w:id="88" w:name="_Toc445718960"/>
      <w:r w:rsidRPr="00F3500B">
        <w:t>6.3.8</w:t>
      </w:r>
      <w:r w:rsidRPr="00F3500B">
        <w:tab/>
        <w:t>Media Review DS</w:t>
      </w:r>
      <w:bookmarkEnd w:id="88"/>
    </w:p>
    <w:p w:rsidR="008532F7" w:rsidRPr="00F3500B" w:rsidRDefault="00A3385F">
      <w:pPr>
        <w:keepNext/>
      </w:pPr>
      <w:r w:rsidRPr="00F3500B">
        <w:t xml:space="preserve">The </w:t>
      </w:r>
      <w:r w:rsidRPr="00F3500B">
        <w:rPr>
          <w:rFonts w:ascii="Courier New" w:hAnsi="Courier New"/>
        </w:rPr>
        <w:t>MediaReview</w:t>
      </w:r>
      <w:r w:rsidRPr="00F3500B">
        <w:t xml:space="preserve"> </w:t>
      </w:r>
      <w:r w:rsidRPr="00F3500B">
        <w:rPr>
          <w:rFonts w:ascii="Courier New" w:hAnsi="Courier New"/>
        </w:rPr>
        <w:t>DS</w:t>
      </w:r>
      <w:r w:rsidRPr="00F3500B">
        <w:t xml:space="preserve"> provides third-party reviews of AV content, such as a critic</w:t>
      </w:r>
      <w:r w:rsidR="005B1F1E" w:rsidRPr="00F3500B">
        <w:t>'</w:t>
      </w:r>
      <w:r w:rsidRPr="00F3500B">
        <w:t>s review of a movie. Independent programme reviews can be presented to users to aid them in programme selection.</w:t>
      </w: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4271387A" wp14:editId="0C9085ED">
            <wp:extent cx="4126865" cy="1932305"/>
            <wp:effectExtent l="0" t="0" r="0" b="0"/>
            <wp:docPr id="21" name="Picture 21" descr="SP003V13_p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003V13_p1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6865" cy="193230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ReviewerType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:TVAAgentType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Publication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:TextualType</w:t>
      </w:r>
      <w:proofErr w:type="gramEnd"/>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w:t>
      </w:r>
      <w:r w:rsidRPr="00F3500B">
        <w:rPr>
          <w:rFonts w:ascii="Courier New" w:eastAsia="Arial Unicode MS" w:hAnsi="Courier New"/>
          <w:sz w:val="18"/>
        </w:rPr>
        <w:t>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FC5EC1">
      <w:pPr>
        <w:pStyle w:val="FL"/>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rPr>
      </w:pPr>
      <w:r w:rsidRPr="00F3500B">
        <w:rPr>
          <w:rFonts w:ascii="Courier New" w:hAnsi="Courier New"/>
          <w:noProof/>
          <w:sz w:val="18"/>
          <w:lang w:val="fr-CH" w:eastAsia="fr-CH"/>
        </w:rPr>
        <w:lastRenderedPageBreak/>
        <w:drawing>
          <wp:inline distT="0" distB="0" distL="0" distR="0" wp14:anchorId="1F6E9444" wp14:editId="703AACE6">
            <wp:extent cx="2822575" cy="2671445"/>
            <wp:effectExtent l="0" t="0" r="0" b="0"/>
            <wp:docPr id="22" name="Picture 22"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2575" cy="267144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w:t>
      </w:r>
      <w:r w:rsidRPr="00F3500B">
        <w:rPr>
          <w:rFonts w:ascii="Courier New" w:eastAsia="Arial Unicode MS" w:hAnsi="Courier New"/>
          <w:sz w:val="18"/>
        </w:rPr>
        <w:t>ype name=</w:t>
      </w:r>
      <w:r w:rsidR="00452C3A" w:rsidRPr="00F3500B">
        <w:rPr>
          <w:rFonts w:ascii="Courier New" w:eastAsia="Arial Unicode MS" w:hAnsi="Courier New"/>
          <w:sz w:val="18"/>
        </w:rPr>
        <w:t>"</w:t>
      </w:r>
      <w:r w:rsidRPr="00F3500B">
        <w:rPr>
          <w:rFonts w:ascii="Courier New" w:eastAsia="Arial Unicode MS" w:hAnsi="Courier New"/>
          <w:sz w:val="18"/>
        </w:rPr>
        <w:t>MediaReviewType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Rating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:RatingType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FreeTextReview</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:ReviewerType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8903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891CD8" w:rsidRPr="00F3500B">
        <w:rPr>
          <w:rFonts w:ascii="Courier New" w:eastAsia="Arial Unicode MS" w:hAnsi="Courier New"/>
          <w:sz w:val="18"/>
        </w:rPr>
        <w:t>tva</w:t>
      </w:r>
      <w:proofErr w:type="gramStart"/>
      <w:r w:rsidR="00891CD8" w:rsidRPr="00F3500B">
        <w:rPr>
          <w:rFonts w:ascii="Courier New" w:eastAsia="Arial Unicode MS" w:hAnsi="Courier New"/>
          <w:sz w:val="18"/>
        </w:rPr>
        <w:t>:Extended</w:t>
      </w:r>
      <w:r w:rsidRPr="00F3500B">
        <w:rPr>
          <w:rFonts w:ascii="Courier New" w:eastAsia="Arial Unicode MS" w:hAnsi="Courier New"/>
          <w:sz w:val="18"/>
        </w:rPr>
        <w:t>URI</w:t>
      </w:r>
      <w:r w:rsidR="00891CD8" w:rsidRPr="00F3500B">
        <w:rPr>
          <w:rFonts w:ascii="Courier New" w:eastAsia="Arial Unicode MS" w:hAnsi="Courier New"/>
          <w:sz w:val="18"/>
        </w:rPr>
        <w: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706C5E" w:rsidRPr="00F3500B" w:rsidRDefault="00706C5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lang w:eastAsia="ko-KR"/>
        </w:rPr>
      </w:pP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&lt;element name=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Target</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mpeg7</w:t>
      </w:r>
      <w:proofErr w:type="gramStart"/>
      <w:r w:rsidRPr="00F3500B">
        <w:rPr>
          <w:rFonts w:ascii="Courier New" w:eastAsia="Arial Unicode MS" w:hAnsi="Courier New" w:cs="Courier New"/>
          <w:sz w:val="18"/>
          <w:szCs w:val="18"/>
          <w:lang w:eastAsia="ko-KR"/>
        </w:rPr>
        <w:t>:UserIdentifierType</w:t>
      </w:r>
      <w:proofErr w:type="gramEnd"/>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minOccurs=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0</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p>
    <w:p w:rsidR="00706C5E" w:rsidRPr="00F3500B" w:rsidRDefault="00706C5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proofErr w:type="gramStart"/>
      <w:r w:rsidRPr="00F3500B">
        <w:rPr>
          <w:rFonts w:ascii="Courier New" w:eastAsia="Arial Unicode MS" w:hAnsi="Courier New" w:cs="Courier New"/>
          <w:sz w:val="18"/>
          <w:szCs w:val="18"/>
          <w:lang w:eastAsia="ko-KR"/>
        </w:rPr>
        <w:t>maxOccurs</w:t>
      </w:r>
      <w:proofErr w:type="gramEnd"/>
      <w:r w:rsidRPr="00F3500B">
        <w:rPr>
          <w:rFonts w:ascii="Courier New" w:eastAsia="Arial Unicode MS" w:hAnsi="Courier New" w:cs="Courier New"/>
          <w:sz w:val="18"/>
          <w:szCs w:val="18"/>
          <w:lang w:eastAsia="ko-KR"/>
        </w:rPr>
        <w:t>=</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unbounded</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047"/>
        <w:gridCol w:w="5387"/>
      </w:tblGrid>
      <w:tr w:rsidR="00A3385F" w:rsidRPr="00F3500B">
        <w:trPr>
          <w:tblHeader/>
          <w:jc w:val="center"/>
        </w:trPr>
        <w:tc>
          <w:tcPr>
            <w:tcW w:w="3085" w:type="dxa"/>
            <w:gridSpan w:val="2"/>
            <w:tcBorders>
              <w:bottom w:val="single" w:sz="12" w:space="0" w:color="000000"/>
            </w:tcBorders>
          </w:tcPr>
          <w:p w:rsidR="00A3385F" w:rsidRPr="00F3500B" w:rsidRDefault="00A3385F">
            <w:pPr>
              <w:pStyle w:val="TAH"/>
            </w:pPr>
            <w:r w:rsidRPr="00F3500B">
              <w:t>Name</w:t>
            </w:r>
          </w:p>
        </w:tc>
        <w:tc>
          <w:tcPr>
            <w:tcW w:w="5387" w:type="dxa"/>
            <w:tcBorders>
              <w:bottom w:val="single" w:sz="12" w:space="0" w:color="000000"/>
            </w:tcBorders>
          </w:tcPr>
          <w:p w:rsidR="00A3385F" w:rsidRPr="00F3500B" w:rsidRDefault="00A3385F">
            <w:pPr>
              <w:pStyle w:val="TAH"/>
            </w:pPr>
            <w:r w:rsidRPr="00F3500B">
              <w:t>Definition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12" w:space="0" w:color="auto"/>
              <w:left w:val="nil"/>
              <w:bottom w:val="single" w:sz="8" w:space="0" w:color="auto"/>
              <w:right w:val="nil"/>
            </w:tcBorders>
          </w:tcPr>
          <w:p w:rsidR="00A3385F" w:rsidRPr="00F3500B" w:rsidRDefault="00A3385F">
            <w:pPr>
              <w:pStyle w:val="TAL"/>
              <w:rPr>
                <w:rFonts w:ascii="Courier New" w:eastAsia="Arial Unicode MS" w:hAnsi="Courier New"/>
              </w:rPr>
            </w:pPr>
            <w:r w:rsidRPr="00F3500B">
              <w:rPr>
                <w:rFonts w:ascii="Courier New" w:eastAsia="Arial Unicode MS" w:hAnsi="Courier New"/>
              </w:rPr>
              <w:t>ReviewerType</w:t>
            </w:r>
          </w:p>
        </w:tc>
        <w:tc>
          <w:tcPr>
            <w:tcW w:w="5387" w:type="dxa"/>
            <w:tcBorders>
              <w:top w:val="single" w:sz="12" w:space="0" w:color="auto"/>
              <w:left w:val="nil"/>
              <w:bottom w:val="single" w:sz="8" w:space="0" w:color="auto"/>
              <w:right w:val="nil"/>
            </w:tcBorders>
          </w:tcPr>
          <w:p w:rsidR="00A3385F" w:rsidRPr="00F3500B" w:rsidRDefault="00A3385F">
            <w:pPr>
              <w:pStyle w:val="TAL"/>
              <w:rPr>
                <w:rFonts w:eastAsia="Arial Unicode MS"/>
              </w:rPr>
            </w:pPr>
            <w:r w:rsidRPr="00F3500B">
              <w:rPr>
                <w:rFonts w:eastAsia="Arial Unicode MS"/>
              </w:rPr>
              <w:t xml:space="preserve">A </w:t>
            </w:r>
            <w:r w:rsidR="00344126" w:rsidRPr="00F3500B">
              <w:rPr>
                <w:rFonts w:eastAsia="Arial Unicode MS"/>
              </w:rPr>
              <w:t>TV</w:t>
            </w:r>
            <w:r w:rsidR="001425E5" w:rsidRPr="00F3500B">
              <w:rPr>
                <w:rFonts w:eastAsia="Arial Unicode MS"/>
              </w:rPr>
              <w:t>-</w:t>
            </w:r>
            <w:r w:rsidR="00344126" w:rsidRPr="00F3500B">
              <w:rPr>
                <w:rFonts w:eastAsia="Arial Unicode MS"/>
              </w:rPr>
              <w:t>Anytime</w:t>
            </w:r>
            <w:r w:rsidRPr="00F3500B">
              <w:rPr>
                <w:rFonts w:eastAsia="Arial Unicode MS"/>
              </w:rPr>
              <w:t xml:space="preserve"> complex type based on the TVAAgentType to specify a reviewer.</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8" w:space="0" w:color="auto"/>
              <w:left w:val="nil"/>
              <w:bottom w:val="single" w:sz="8" w:space="0" w:color="auto"/>
              <w:right w:val="nil"/>
            </w:tcBorders>
          </w:tcPr>
          <w:p w:rsidR="00A3385F" w:rsidRPr="00F3500B" w:rsidRDefault="00A3385F">
            <w:pPr>
              <w:pStyle w:val="TAL"/>
              <w:rPr>
                <w:rFonts w:ascii="Courier New" w:eastAsia="Arial Unicode MS" w:hAnsi="Courier New"/>
              </w:rPr>
            </w:pPr>
            <w:r w:rsidRPr="00F3500B">
              <w:rPr>
                <w:rFonts w:ascii="Courier New" w:eastAsia="Arial Unicode MS" w:hAnsi="Courier New"/>
              </w:rPr>
              <w:t>Publication</w:t>
            </w:r>
          </w:p>
        </w:tc>
        <w:tc>
          <w:tcPr>
            <w:tcW w:w="5387" w:type="dxa"/>
            <w:tcBorders>
              <w:top w:val="single" w:sz="8" w:space="0" w:color="auto"/>
              <w:left w:val="nil"/>
              <w:bottom w:val="single" w:sz="8" w:space="0" w:color="auto"/>
              <w:right w:val="nil"/>
            </w:tcBorders>
          </w:tcPr>
          <w:p w:rsidR="00A3385F" w:rsidRPr="00F3500B" w:rsidRDefault="00A3385F">
            <w:pPr>
              <w:pStyle w:val="TAL"/>
              <w:rPr>
                <w:rFonts w:eastAsia="MS Mincho"/>
              </w:rPr>
            </w:pPr>
            <w:r w:rsidRPr="00F3500B">
              <w:t>Specifies the name of a publication. Defined as an MPEG7 datatype, TextualType (See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8" w:space="0" w:color="auto"/>
              <w:left w:val="nil"/>
              <w:bottom w:val="single" w:sz="6" w:space="0" w:color="auto"/>
              <w:right w:val="nil"/>
            </w:tcBorders>
          </w:tcPr>
          <w:p w:rsidR="00A3385F" w:rsidRPr="00F3500B" w:rsidRDefault="00A3385F">
            <w:pPr>
              <w:pStyle w:val="TAL"/>
              <w:rPr>
                <w:rFonts w:ascii="Courier New" w:eastAsia="MS Mincho" w:hAnsi="Courier New"/>
              </w:rPr>
            </w:pPr>
            <w:r w:rsidRPr="00F3500B">
              <w:rPr>
                <w:rFonts w:ascii="Courier New" w:eastAsia="MS Mincho" w:hAnsi="Courier New"/>
              </w:rPr>
              <w:t>MediaReviewType</w:t>
            </w:r>
          </w:p>
        </w:tc>
        <w:tc>
          <w:tcPr>
            <w:tcW w:w="5387" w:type="dxa"/>
            <w:tcBorders>
              <w:top w:val="single" w:sz="8" w:space="0" w:color="auto"/>
              <w:left w:val="nil"/>
              <w:bottom w:val="single" w:sz="6" w:space="0" w:color="auto"/>
              <w:right w:val="nil"/>
            </w:tcBorders>
          </w:tcPr>
          <w:p w:rsidR="00A3385F" w:rsidRPr="00F3500B" w:rsidRDefault="00A3385F">
            <w:pPr>
              <w:pStyle w:val="TAL"/>
              <w:rPr>
                <w:rFonts w:eastAsia="Arial Unicode MS"/>
              </w:rPr>
            </w:pPr>
            <w:r w:rsidRPr="00F3500B">
              <w:rPr>
                <w:rFonts w:eastAsia="MS Mincho"/>
              </w:rPr>
              <w:t>Describes a</w:t>
            </w:r>
            <w:r w:rsidRPr="00F3500B">
              <w:rPr>
                <w:rFonts w:eastAsia="Arial Unicode MS"/>
              </w:rPr>
              <w:t xml:space="preserve"> review for a given multimedia content.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Rating</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Specifies the rating value and criterion used in the review. </w:t>
            </w:r>
            <w:r w:rsidRPr="00F3500B">
              <w:t xml:space="preserve">Defined as an MPEG-7 datatype, RatingType (see </w:t>
            </w:r>
            <w:r w:rsidR="00C16A9B" w:rsidRPr="00F3500B">
              <w:t>clause 8</w:t>
            </w:r>
            <w:r w:rsidRPr="00F3500B">
              <w:t>.1.6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FreeTextReview</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Describes a free-text review of the multimedia content without reference to a rating scheme. There can be multiple instances of the review, each in a different language. </w:t>
            </w:r>
            <w:r w:rsidRPr="00F3500B">
              <w:t xml:space="preserve">Defined as an MPEG-7 datatype, TextualType (see </w:t>
            </w:r>
            <w:r w:rsidR="00C16A9B" w:rsidRPr="00F3500B">
              <w:t>clause </w:t>
            </w:r>
            <w:r w:rsidR="00C16A9B" w:rsidRPr="00F3500B">
              <w:rPr>
                <w:rFonts w:eastAsia="Arial Unicode MS"/>
              </w:rPr>
              <w:t>7</w:t>
            </w:r>
            <w:r w:rsidRPr="00F3500B">
              <w:rPr>
                <w:rFonts w:eastAsia="Arial Unicode MS"/>
              </w:rPr>
              <w:t>.3.1.1</w:t>
            </w:r>
            <w:r w:rsidRPr="00F3500B">
              <w:t xml:space="preserve">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Reviewer</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Describes the reviewer/critic of the multimedia content. </w:t>
            </w:r>
            <w:r w:rsidRPr="00F3500B">
              <w:t xml:space="preserve">Defined as a </w:t>
            </w:r>
            <w:r w:rsidR="00344126" w:rsidRPr="00F3500B">
              <w:rPr>
                <w:i/>
              </w:rPr>
              <w:t>TV</w:t>
            </w:r>
            <w:r w:rsidR="001425E5" w:rsidRPr="00F3500B">
              <w:rPr>
                <w:i/>
              </w:rPr>
              <w:t>-</w:t>
            </w:r>
            <w:r w:rsidR="00344126" w:rsidRPr="00F3500B">
              <w:rPr>
                <w:i/>
              </w:rPr>
              <w:t>Anytime</w:t>
            </w:r>
            <w:r w:rsidRPr="00F3500B">
              <w:t xml:space="preserve"> datatype, ReviewerType.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ReviewReference</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t>Describes the location of the material from where the review may have been extracted or quoted, e.g. the TV magazine that published the review, an interview from where the review was transcribed, etc.</w:t>
            </w:r>
          </w:p>
        </w:tc>
      </w:tr>
      <w:tr w:rsidR="00706C5E"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706C5E" w:rsidRPr="00F3500B" w:rsidRDefault="00706C5E">
            <w:pPr>
              <w:pStyle w:val="TAL"/>
              <w:ind w:left="284"/>
              <w:rPr>
                <w:rFonts w:ascii="Courier New" w:eastAsia="Arial Unicode MS" w:hAnsi="Courier New"/>
              </w:rPr>
            </w:pPr>
            <w:r w:rsidRPr="00F3500B">
              <w:rPr>
                <w:rFonts w:ascii="Courier New" w:eastAsia="Arial Unicode MS" w:hAnsi="Courier New"/>
              </w:rPr>
              <w:t>Target</w:t>
            </w:r>
          </w:p>
        </w:tc>
        <w:tc>
          <w:tcPr>
            <w:tcW w:w="5387" w:type="dxa"/>
            <w:tcBorders>
              <w:top w:val="single" w:sz="6" w:space="0" w:color="auto"/>
              <w:left w:val="nil"/>
              <w:bottom w:val="single" w:sz="6" w:space="0" w:color="auto"/>
              <w:right w:val="nil"/>
            </w:tcBorders>
          </w:tcPr>
          <w:p w:rsidR="00706C5E" w:rsidRPr="00F3500B" w:rsidRDefault="00706C5E">
            <w:pPr>
              <w:pStyle w:val="TAL"/>
              <w:rPr>
                <w:szCs w:val="18"/>
              </w:rPr>
            </w:pPr>
            <w:r w:rsidRPr="00F3500B">
              <w:rPr>
                <w:rFonts w:eastAsia="Arial Unicode MS"/>
                <w:szCs w:val="18"/>
                <w:lang w:eastAsia="ko-KR"/>
              </w:rPr>
              <w:t>Identifies the individual for whom the review is provided (see clause 6.5.2.3 for a detailed specification).</w:t>
            </w:r>
          </w:p>
        </w:tc>
      </w:tr>
    </w:tbl>
    <w:p w:rsidR="00A3385F" w:rsidRPr="00F3500B" w:rsidRDefault="00A3385F">
      <w:pPr>
        <w:rPr>
          <w:lang w:eastAsia="ja-JP"/>
        </w:rPr>
      </w:pPr>
    </w:p>
    <w:p w:rsidR="00A3385F" w:rsidRPr="00F3500B" w:rsidRDefault="00A3385F" w:rsidP="007920C9">
      <w:pPr>
        <w:keepNext/>
        <w:rPr>
          <w:lang w:eastAsia="ja-JP"/>
        </w:rPr>
      </w:pPr>
      <w:r w:rsidRPr="00F3500B">
        <w:rPr>
          <w:lang w:eastAsia="ja-JP"/>
        </w:rPr>
        <w:lastRenderedPageBreak/>
        <w:t xml:space="preserve">Additionally,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defines the following schemas for dealing with MediaReview instances.</w:t>
      </w: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noProof/>
          <w:lang w:val="fr-CH" w:eastAsia="fr-CH"/>
        </w:rPr>
        <w:drawing>
          <wp:inline distT="0" distB="0" distL="0" distR="0" wp14:anchorId="1607D63D" wp14:editId="45B29E2D">
            <wp:extent cx="3220085" cy="2146935"/>
            <wp:effectExtent l="0" t="0" r="0" b="0"/>
            <wp:docPr id="23" name="Picture 23" descr="MediaReview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diaReview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0085" cy="2146935"/>
                    </a:xfrm>
                    <a:prstGeom prst="rect">
                      <a:avLst/>
                    </a:prstGeom>
                    <a:noFill/>
                    <a:ln>
                      <a:noFill/>
                    </a:ln>
                  </pic:spPr>
                </pic:pic>
              </a:graphicData>
            </a:graphic>
          </wp:inline>
        </w:drawing>
      </w: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rPr>
          <w:rFonts w:eastAsia="MS Mincho"/>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ReviewType</w:t>
      </w:r>
      <w:r w:rsidR="00452C3A" w:rsidRPr="00F3500B">
        <w:rPr>
          <w:rFonts w:ascii="Courier New" w:eastAsia="MS Mincho" w:hAnsi="Courier New"/>
          <w:sz w:val="18"/>
        </w:rPr>
        <w:t>"</w:t>
      </w:r>
      <w:r w:rsidRPr="00F3500B">
        <w:rPr>
          <w:rFonts w:ascii="Courier New" w:eastAsia="MS Mincho"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:MediaReviewType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programId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ProgramReviewTableType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:ReviewType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lang w:eastAsia="ja-JP"/>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
      <w:tblGrid>
        <w:gridCol w:w="2970"/>
        <w:gridCol w:w="5490"/>
      </w:tblGrid>
      <w:tr w:rsidR="00A3385F" w:rsidRPr="00F3500B">
        <w:trPr>
          <w:tblHeader/>
          <w:jc w:val="center"/>
        </w:trPr>
        <w:tc>
          <w:tcPr>
            <w:tcW w:w="2970" w:type="dxa"/>
            <w:tcBorders>
              <w:bottom w:val="nil"/>
            </w:tcBorders>
          </w:tcPr>
          <w:p w:rsidR="00A3385F" w:rsidRPr="00F3500B" w:rsidRDefault="00A3385F">
            <w:pPr>
              <w:pStyle w:val="TAH"/>
              <w:rPr>
                <w:lang w:eastAsia="ja-JP"/>
              </w:rPr>
            </w:pPr>
            <w:r w:rsidRPr="00F3500B">
              <w:rPr>
                <w:lang w:eastAsia="ja-JP"/>
              </w:rPr>
              <w:t>Name</w:t>
            </w:r>
          </w:p>
        </w:tc>
        <w:tc>
          <w:tcPr>
            <w:tcW w:w="5490" w:type="dxa"/>
            <w:tcBorders>
              <w:bottom w:val="nil"/>
            </w:tcBorders>
          </w:tcPr>
          <w:p w:rsidR="00A3385F" w:rsidRPr="00F3500B" w:rsidRDefault="00A3385F">
            <w:pPr>
              <w:pStyle w:val="TAH"/>
              <w:rPr>
                <w:lang w:eastAsia="ja-JP"/>
              </w:rPr>
            </w:pPr>
            <w:r w:rsidRPr="00F3500B">
              <w:rPr>
                <w:lang w:eastAsia="ja-JP"/>
              </w:rPr>
              <w:t>Definition</w:t>
            </w:r>
          </w:p>
        </w:tc>
      </w:tr>
      <w:tr w:rsidR="00A3385F" w:rsidRPr="00F3500B">
        <w:trPr>
          <w:tblHeader/>
          <w:jc w:val="center"/>
        </w:trPr>
        <w:tc>
          <w:tcPr>
            <w:tcW w:w="2970" w:type="dxa"/>
            <w:tcBorders>
              <w:top w:val="single" w:sz="12" w:space="0" w:color="000000"/>
              <w:bottom w:val="nil"/>
            </w:tcBorders>
          </w:tcPr>
          <w:p w:rsidR="00A3385F" w:rsidRPr="00F3500B" w:rsidRDefault="00A3385F">
            <w:pPr>
              <w:pStyle w:val="TAH"/>
              <w:jc w:val="left"/>
              <w:rPr>
                <w:rFonts w:ascii="Courier New" w:hAnsi="Courier New"/>
                <w:b w:val="0"/>
                <w:lang w:eastAsia="ja-JP"/>
              </w:rPr>
            </w:pPr>
            <w:r w:rsidRPr="00F3500B">
              <w:rPr>
                <w:rFonts w:ascii="Courier New" w:hAnsi="Courier New"/>
                <w:b w:val="0"/>
                <w:lang w:eastAsia="ja-JP"/>
              </w:rPr>
              <w:t>ReviewType</w:t>
            </w:r>
          </w:p>
        </w:tc>
        <w:tc>
          <w:tcPr>
            <w:tcW w:w="5490" w:type="dxa"/>
            <w:tcBorders>
              <w:top w:val="single" w:sz="12" w:space="0" w:color="000000"/>
              <w:bottom w:val="nil"/>
            </w:tcBorders>
          </w:tcPr>
          <w:p w:rsidR="00A3385F" w:rsidRPr="00F3500B" w:rsidRDefault="00A3385F">
            <w:pPr>
              <w:pStyle w:val="TAL"/>
              <w:rPr>
                <w:lang w:eastAsia="ja-JP"/>
              </w:rPr>
            </w:pPr>
            <w:r w:rsidRPr="00F3500B">
              <w:rPr>
                <w:lang w:eastAsia="ja-JP"/>
              </w:rPr>
              <w:t>A complex type that defines a Review.</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programId</w:t>
            </w:r>
          </w:p>
        </w:tc>
        <w:tc>
          <w:tcPr>
            <w:tcW w:w="5490" w:type="dxa"/>
            <w:tcBorders>
              <w:top w:val="single" w:sz="6" w:space="0" w:color="000000"/>
              <w:bottom w:val="single" w:sz="6" w:space="0" w:color="000000"/>
            </w:tcBorders>
          </w:tcPr>
          <w:p w:rsidR="00A3385F" w:rsidRPr="00F3500B" w:rsidRDefault="00A3385F">
            <w:pPr>
              <w:pStyle w:val="TAL"/>
            </w:pPr>
            <w:r w:rsidRPr="00F3500B">
              <w:t>Defines a reference to the CRID of the programme for which the review(s) are provided.</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nil"/>
            </w:tcBorders>
          </w:tcPr>
          <w:p w:rsidR="00A3385F" w:rsidRPr="00F3500B" w:rsidRDefault="00A3385F">
            <w:pPr>
              <w:pStyle w:val="TAL"/>
              <w:ind w:left="284"/>
              <w:rPr>
                <w:rFonts w:ascii="Courier New" w:hAnsi="Courier New"/>
              </w:rPr>
            </w:pPr>
            <w:r w:rsidRPr="00F3500B">
              <w:rPr>
                <w:rFonts w:ascii="Courier New" w:hAnsi="Courier New"/>
              </w:rPr>
              <w:t>fragmentIdentification</w:t>
            </w:r>
          </w:p>
        </w:tc>
        <w:tc>
          <w:tcPr>
            <w:tcW w:w="5490" w:type="dxa"/>
            <w:tcBorders>
              <w:top w:val="single" w:sz="6" w:space="0" w:color="000000"/>
              <w:bottom w:val="nil"/>
            </w:tcBorders>
          </w:tcPr>
          <w:p w:rsidR="00A3385F" w:rsidRPr="00F3500B" w:rsidRDefault="00A3385F">
            <w:pPr>
              <w:pStyle w:val="TAL"/>
            </w:pPr>
            <w:r w:rsidRPr="00F3500B">
              <w:t>Used to identify the fragment of data to which this description belongs to.</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549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nil"/>
            </w:tcBorders>
          </w:tcPr>
          <w:p w:rsidR="00A3385F" w:rsidRPr="00F3500B" w:rsidRDefault="004C73E1">
            <w:pPr>
              <w:pStyle w:val="TAL"/>
              <w:ind w:left="284"/>
              <w:rPr>
                <w:rFonts w:ascii="Courier New" w:hAnsi="Courier New"/>
              </w:rPr>
            </w:pPr>
            <w:r w:rsidRPr="00F3500B">
              <w:rPr>
                <w:rFonts w:ascii="Courier New" w:hAnsi="Courier New"/>
              </w:rPr>
              <w:t>xml:lang</w:t>
            </w:r>
          </w:p>
        </w:tc>
        <w:tc>
          <w:tcPr>
            <w:tcW w:w="5490" w:type="dxa"/>
            <w:tcBorders>
              <w:top w:val="single" w:sz="6" w:space="0" w:color="000000"/>
              <w:bottom w:val="nil"/>
            </w:tcBorders>
          </w:tcPr>
          <w:p w:rsidR="00A3385F" w:rsidRPr="00F3500B" w:rsidRDefault="00A3385F">
            <w:pPr>
              <w:pStyle w:val="TAL"/>
            </w:pPr>
            <w:r w:rsidRPr="00F3500B">
              <w:t>The default natural language of the description.</w:t>
            </w:r>
          </w:p>
        </w:tc>
      </w:tr>
      <w:tr w:rsidR="00A3385F" w:rsidRPr="00F3500B">
        <w:trPr>
          <w:jc w:val="center"/>
        </w:trPr>
        <w:tc>
          <w:tcPr>
            <w:tcW w:w="2970" w:type="dxa"/>
            <w:tcBorders>
              <w:top w:val="single" w:sz="4" w:space="0" w:color="auto"/>
              <w:bottom w:val="single" w:sz="6" w:space="0" w:color="000000"/>
            </w:tcBorders>
          </w:tcPr>
          <w:p w:rsidR="00A3385F" w:rsidRPr="00F3500B" w:rsidRDefault="00A3385F">
            <w:pPr>
              <w:pStyle w:val="TAL"/>
              <w:rPr>
                <w:rFonts w:ascii="Courier New" w:hAnsi="Courier New"/>
              </w:rPr>
            </w:pPr>
            <w:r w:rsidRPr="00F3500B">
              <w:rPr>
                <w:rFonts w:ascii="Courier New" w:hAnsi="Courier New"/>
              </w:rPr>
              <w:t>ProgramReviewTableType</w:t>
            </w:r>
          </w:p>
        </w:tc>
        <w:tc>
          <w:tcPr>
            <w:tcW w:w="5490" w:type="dxa"/>
            <w:tcBorders>
              <w:top w:val="single" w:sz="4" w:space="0" w:color="auto"/>
              <w:bottom w:val="single" w:sz="6" w:space="0" w:color="000000"/>
            </w:tcBorders>
          </w:tcPr>
          <w:p w:rsidR="00A3385F" w:rsidRPr="00F3500B" w:rsidRDefault="00A3385F">
            <w:pPr>
              <w:pStyle w:val="TAL"/>
            </w:pPr>
            <w:r w:rsidRPr="00F3500B">
              <w:t>A complex type that provides tabulated descriptions of reviews associated with (multiple) programmes.</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Review</w:t>
            </w:r>
          </w:p>
        </w:tc>
        <w:tc>
          <w:tcPr>
            <w:tcW w:w="5490" w:type="dxa"/>
            <w:tcBorders>
              <w:top w:val="single" w:sz="6" w:space="0" w:color="000000"/>
              <w:bottom w:val="single" w:sz="6" w:space="0" w:color="000000"/>
            </w:tcBorders>
          </w:tcPr>
          <w:p w:rsidR="00A3385F" w:rsidRPr="00F3500B" w:rsidRDefault="00A3385F">
            <w:pPr>
              <w:pStyle w:val="TAL"/>
            </w:pPr>
            <w:r w:rsidRPr="00F3500B">
              <w:t>Describes the review associated with a single programme.</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549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4C73E1">
            <w:pPr>
              <w:pStyle w:val="TAL"/>
              <w:ind w:left="284"/>
              <w:rPr>
                <w:rFonts w:ascii="Courier New" w:hAnsi="Courier New"/>
              </w:rPr>
            </w:pPr>
            <w:r w:rsidRPr="00F3500B">
              <w:rPr>
                <w:rFonts w:ascii="Courier New" w:hAnsi="Courier New"/>
              </w:rPr>
              <w:t>xml:lang</w:t>
            </w:r>
          </w:p>
        </w:tc>
        <w:tc>
          <w:tcPr>
            <w:tcW w:w="5490" w:type="dxa"/>
            <w:tcBorders>
              <w:top w:val="single" w:sz="6" w:space="0" w:color="000000"/>
              <w:bottom w:val="single" w:sz="6" w:space="0" w:color="000000"/>
            </w:tcBorders>
          </w:tcPr>
          <w:p w:rsidR="00A3385F" w:rsidRPr="00F3500B" w:rsidRDefault="00A3385F">
            <w:pPr>
              <w:pStyle w:val="TAL"/>
            </w:pPr>
            <w:r w:rsidRPr="00F3500B">
              <w:t>The default natural language of the description.</w:t>
            </w:r>
          </w:p>
        </w:tc>
      </w:tr>
    </w:tbl>
    <w:p w:rsidR="00A3385F" w:rsidRPr="00F3500B" w:rsidRDefault="00A3385F"/>
    <w:p w:rsidR="000B260E" w:rsidRPr="00F3500B" w:rsidRDefault="000B260E" w:rsidP="000B260E">
      <w:pPr>
        <w:pStyle w:val="Heading3"/>
        <w:rPr>
          <w:ins w:id="89" w:author="Evain, Jean-Pierre" w:date="2017-06-09T16:04:00Z"/>
        </w:rPr>
      </w:pPr>
      <w:bookmarkStart w:id="90" w:name="_Toc445718961"/>
      <w:ins w:id="91" w:author="Evain, Jean-Pierre" w:date="2017-06-09T16:04:00Z">
        <w:r w:rsidRPr="00F3500B">
          <w:t>6</w:t>
        </w:r>
        <w:r>
          <w:t>.3.9</w:t>
        </w:r>
        <w:r>
          <w:tab/>
          <w:t>Rights and usage restriction information</w:t>
        </w:r>
      </w:ins>
    </w:p>
    <w:p w:rsidR="000B260E" w:rsidRDefault="00764EA7">
      <w:pPr>
        <w:rPr>
          <w:ins w:id="92" w:author="Evain, Jean-Pierre" w:date="2017-06-09T16:15:00Z"/>
        </w:rPr>
        <w:pPrChange w:id="93" w:author="Evain, Jean-Pierre" w:date="2017-06-09T16:11:00Z">
          <w:pPr>
            <w:pStyle w:val="Heading3"/>
          </w:pPr>
        </w:pPrChange>
      </w:pPr>
      <w:ins w:id="94" w:author="Evain, Jean-Pierre" w:date="2017-06-09T16:11:00Z">
        <w:r>
          <w:t xml:space="preserve">The RightsStatement element is used to provide information on rights and associated usage restrictions </w:t>
        </w:r>
      </w:ins>
      <w:ins w:id="95" w:author="Evain, Jean-Pierre" w:date="2017-06-09T16:13:00Z">
        <w:r>
          <w:t>(e.g. geographical</w:t>
        </w:r>
      </w:ins>
      <w:ins w:id="96" w:author="Evain, Jean-Pierre" w:date="2017-06-12T09:59:00Z">
        <w:r w:rsidR="00E05D84">
          <w:t xml:space="preserve"> use</w:t>
        </w:r>
      </w:ins>
      <w:ins w:id="97" w:author="Evain, Jean-Pierre" w:date="2017-06-09T16:13:00Z">
        <w:r>
          <w:t>, usage time windows, user actions</w:t>
        </w:r>
      </w:ins>
      <w:ins w:id="98" w:author="Evain, Jean-Pierre" w:date="2017-06-09T16:27:00Z">
        <w:r w:rsidR="00843B75">
          <w:t xml:space="preserve">, </w:t>
        </w:r>
      </w:ins>
      <w:ins w:id="99" w:author="Evain, Jean-Pierre" w:date="2017-06-12T09:59:00Z">
        <w:r w:rsidR="00E05D84">
          <w:t xml:space="preserve">type of </w:t>
        </w:r>
      </w:ins>
      <w:ins w:id="100" w:author="Evain, Jean-Pierre" w:date="2017-06-09T16:27:00Z">
        <w:r w:rsidR="00843B75">
          <w:t>device</w:t>
        </w:r>
      </w:ins>
      <w:ins w:id="101" w:author="Evain, Jean-Pierre" w:date="2017-06-09T16:14:00Z">
        <w:r>
          <w:t>)</w:t>
        </w:r>
      </w:ins>
      <w:ins w:id="102" w:author="Evain, Jean-Pierre" w:date="2017-06-09T16:13:00Z">
        <w:r>
          <w:t>.</w:t>
        </w:r>
      </w:ins>
      <w:ins w:id="103" w:author="Evain, Jean-Pierre" w:date="2017-06-09T16:14:00Z">
        <w:r>
          <w:t xml:space="preserve"> Rig</w:t>
        </w:r>
      </w:ins>
      <w:ins w:id="104" w:author="Evain, Jean-Pierre" w:date="2017-06-09T16:15:00Z">
        <w:r>
          <w:t>h</w:t>
        </w:r>
      </w:ins>
      <w:ins w:id="105" w:author="Evain, Jean-Pierre" w:date="2017-06-09T16:14:00Z">
        <w:r>
          <w:t>tsStat</w:t>
        </w:r>
      </w:ins>
      <w:ins w:id="106" w:author="Evain, Jean-Pierre" w:date="2017-06-09T16:15:00Z">
        <w:r>
          <w:t>e</w:t>
        </w:r>
      </w:ins>
      <w:ins w:id="107" w:author="Evain, Jean-Pierre" w:date="2017-06-09T16:14:00Z">
        <w:r>
          <w:t>ments</w:t>
        </w:r>
      </w:ins>
      <w:ins w:id="108" w:author="Evain, Jean-Pierre" w:date="2017-06-09T16:15:00Z">
        <w:r>
          <w:t xml:space="preserve"> can be associated to programs or segments. A set of RightsStatement</w:t>
        </w:r>
      </w:ins>
      <w:ins w:id="109" w:author="Evain, Jean-Pierre" w:date="2017-06-12T09:59:00Z">
        <w:r w:rsidR="00E05D84">
          <w:t>s</w:t>
        </w:r>
      </w:ins>
      <w:ins w:id="110" w:author="Evain, Jean-Pierre" w:date="2017-06-09T16:15:00Z">
        <w:r>
          <w:t xml:space="preserve"> is aggregated in a RightsInformationTable.</w:t>
        </w:r>
      </w:ins>
    </w:p>
    <w:p w:rsidR="00764EA7" w:rsidRDefault="00374F8A">
      <w:pPr>
        <w:pBdr>
          <w:top w:val="single" w:sz="4" w:space="1" w:color="auto"/>
          <w:left w:val="single" w:sz="4" w:space="4" w:color="auto"/>
          <w:bottom w:val="single" w:sz="4" w:space="1" w:color="auto"/>
          <w:right w:val="single" w:sz="4" w:space="4" w:color="auto"/>
        </w:pBdr>
        <w:jc w:val="center"/>
        <w:rPr>
          <w:ins w:id="111" w:author="Evain, Jean-Pierre" w:date="2017-06-09T16:32:00Z"/>
          <w:color w:val="FF0000"/>
        </w:rPr>
        <w:pPrChange w:id="112" w:author="Evain, Jean-Pierre" w:date="2017-06-09T16:32:00Z">
          <w:pPr>
            <w:pStyle w:val="Heading3"/>
          </w:pPr>
        </w:pPrChange>
      </w:pPr>
      <w:ins w:id="113" w:author="Evain, Jean-Pierre" w:date="2017-06-12T10:31:00Z">
        <w:r>
          <w:rPr>
            <w:noProof/>
            <w:color w:val="FF0000"/>
            <w:lang w:val="fr-CH" w:eastAsia="fr-CH"/>
          </w:rPr>
          <w:lastRenderedPageBreak/>
          <w:drawing>
            <wp:inline distT="0" distB="0" distL="0" distR="0">
              <wp:extent cx="3170195" cy="2918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ghtsStatementType.png"/>
                      <pic:cNvPicPr/>
                    </pic:nvPicPr>
                    <pic:blipFill>
                      <a:blip r:embed="rId42">
                        <a:extLst>
                          <a:ext uri="{28A0092B-C50C-407E-A947-70E740481C1C}">
                            <a14:useLocalDpi xmlns:a14="http://schemas.microsoft.com/office/drawing/2010/main" val="0"/>
                          </a:ext>
                        </a:extLst>
                      </a:blip>
                      <a:stretch>
                        <a:fillRect/>
                      </a:stretch>
                    </pic:blipFill>
                    <pic:spPr>
                      <a:xfrm>
                        <a:off x="0" y="0"/>
                        <a:ext cx="3170195" cy="2918713"/>
                      </a:xfrm>
                      <a:prstGeom prst="rect">
                        <a:avLst/>
                      </a:prstGeom>
                    </pic:spPr>
                  </pic:pic>
                </a:graphicData>
              </a:graphic>
            </wp:inline>
          </w:drawing>
        </w:r>
      </w:ins>
    </w:p>
    <w:p w:rsidR="00BE2347" w:rsidRDefault="00BE2347">
      <w:pPr>
        <w:pBdr>
          <w:top w:val="single" w:sz="4" w:space="1" w:color="auto"/>
          <w:left w:val="single" w:sz="4" w:space="4" w:color="auto"/>
          <w:bottom w:val="single" w:sz="4" w:space="1" w:color="auto"/>
          <w:right w:val="single" w:sz="4" w:space="4" w:color="auto"/>
        </w:pBdr>
        <w:spacing w:after="0"/>
        <w:rPr>
          <w:ins w:id="114" w:author="Evain, Jean-Pierre" w:date="2017-06-26T13:34:00Z"/>
          <w:rFonts w:ascii="Courier New" w:hAnsi="Courier New" w:cs="Courier New"/>
          <w:color w:val="F5844C"/>
          <w:sz w:val="18"/>
          <w:szCs w:val="18"/>
          <w:lang w:val="fr-CH" w:eastAsia="en-GB"/>
        </w:rPr>
        <w:pPrChange w:id="115" w:author="Evain, Jean-Pierre" w:date="2017-06-09T16:37:00Z">
          <w:pPr>
            <w:pStyle w:val="Heading3"/>
          </w:pPr>
        </w:pPrChange>
      </w:pPr>
      <w:ins w:id="116" w:author="Evain, Jean-Pierre" w:date="2017-06-26T13:34:00Z">
        <w:r w:rsidRPr="00BE2347">
          <w:rPr>
            <w:rFonts w:ascii="Courier New" w:hAnsi="Courier New" w:cs="Courier New"/>
            <w:color w:val="000000"/>
            <w:sz w:val="18"/>
            <w:szCs w:val="18"/>
            <w:lang w:val="fr-CH" w:eastAsia="en-GB"/>
            <w:rPrChange w:id="11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18" w:author="Evain, Jean-Pierre" w:date="2017-06-26T13:34:00Z">
              <w:rPr>
                <w:color w:val="000096"/>
                <w:sz w:val="24"/>
                <w:szCs w:val="24"/>
                <w:lang w:val="fr-CH" w:eastAsia="en-GB"/>
              </w:rPr>
            </w:rPrChange>
          </w:rPr>
          <w:t>&lt;complexType</w:t>
        </w:r>
        <w:r w:rsidRPr="00BE2347">
          <w:rPr>
            <w:rFonts w:ascii="Courier New" w:hAnsi="Courier New" w:cs="Courier New"/>
            <w:color w:val="F5844C"/>
            <w:sz w:val="18"/>
            <w:szCs w:val="18"/>
            <w:lang w:val="fr-CH" w:eastAsia="en-GB"/>
            <w:rPrChange w:id="119"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12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21" w:author="Evain, Jean-Pierre" w:date="2017-06-26T13:34:00Z">
              <w:rPr>
                <w:color w:val="993300"/>
                <w:sz w:val="24"/>
                <w:szCs w:val="24"/>
                <w:lang w:val="fr-CH" w:eastAsia="en-GB"/>
              </w:rPr>
            </w:rPrChange>
          </w:rPr>
          <w:t>"RightsStatementType"</w:t>
        </w:r>
        <w:r w:rsidRPr="00BE2347">
          <w:rPr>
            <w:rFonts w:ascii="Courier New" w:hAnsi="Courier New" w:cs="Courier New"/>
            <w:color w:val="000096"/>
            <w:sz w:val="18"/>
            <w:szCs w:val="18"/>
            <w:lang w:val="fr-CH" w:eastAsia="en-GB"/>
            <w:rPrChange w:id="122"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123"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2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25"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26" w:author="Evain, Jean-Pierre" w:date="2017-06-26T13:34:00Z">
              <w:rPr>
                <w:color w:val="000096"/>
                <w:sz w:val="24"/>
                <w:szCs w:val="24"/>
                <w:lang w:val="fr-CH" w:eastAsia="en-GB"/>
              </w:rPr>
            </w:rPrChange>
          </w:rPr>
          <w:t>&lt;sequence&gt;</w:t>
        </w:r>
        <w:r w:rsidRPr="00BE2347">
          <w:rPr>
            <w:rFonts w:ascii="Courier New" w:hAnsi="Courier New" w:cs="Courier New"/>
            <w:color w:val="000000"/>
            <w:sz w:val="18"/>
            <w:szCs w:val="18"/>
            <w:lang w:val="fr-CH" w:eastAsia="en-GB"/>
            <w:rPrChange w:id="127"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2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2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30"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31"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132"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13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34" w:author="Evain, Jean-Pierre" w:date="2017-06-26T13:34:00Z">
              <w:rPr>
                <w:color w:val="993300"/>
                <w:sz w:val="24"/>
                <w:szCs w:val="24"/>
                <w:lang w:val="fr-CH" w:eastAsia="en-GB"/>
              </w:rPr>
            </w:rPrChange>
          </w:rPr>
          <w:t>"RightsExpression"</w:t>
        </w:r>
        <w:r w:rsidRPr="00BE2347">
          <w:rPr>
            <w:rFonts w:ascii="Courier New" w:hAnsi="Courier New" w:cs="Courier New"/>
            <w:color w:val="F5844C"/>
            <w:sz w:val="18"/>
            <w:szCs w:val="18"/>
            <w:lang w:val="fr-CH" w:eastAsia="en-GB"/>
            <w:rPrChange w:id="135"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13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37" w:author="Evain, Jean-Pierre" w:date="2017-06-26T13:34:00Z">
              <w:rPr>
                <w:color w:val="993300"/>
                <w:sz w:val="24"/>
                <w:szCs w:val="24"/>
                <w:lang w:val="fr-CH" w:eastAsia="en-GB"/>
              </w:rPr>
            </w:rPrChange>
          </w:rPr>
          <w:t>"mpeg7:TextualType"</w:t>
        </w:r>
        <w:r w:rsidRPr="00BE2347">
          <w:rPr>
            <w:rFonts w:ascii="Courier New" w:hAnsi="Courier New" w:cs="Courier New"/>
            <w:color w:val="F5844C"/>
            <w:sz w:val="18"/>
            <w:szCs w:val="18"/>
            <w:lang w:val="fr-CH" w:eastAsia="en-GB"/>
            <w:rPrChange w:id="138"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139"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40" w:author="Evain, Jean-Pierre" w:date="2017-06-26T13:34:00Z">
              <w:rPr>
                <w:color w:val="993300"/>
                <w:sz w:val="24"/>
                <w:szCs w:val="24"/>
                <w:lang w:val="fr-CH" w:eastAsia="en-GB"/>
              </w:rPr>
            </w:rPrChange>
          </w:rPr>
          <w:t>"0"</w:t>
        </w:r>
        <w:r w:rsidRPr="00BE2347">
          <w:rPr>
            <w:rFonts w:ascii="Courier New" w:hAnsi="Courier New" w:cs="Courier New"/>
            <w:color w:val="000000"/>
            <w:sz w:val="18"/>
            <w:szCs w:val="18"/>
            <w:lang w:val="fr-CH" w:eastAsia="en-GB"/>
            <w:rPrChange w:id="141" w:author="Evain, Jean-Pierre" w:date="2017-06-26T13:34:00Z">
              <w:rPr>
                <w:color w:val="000000"/>
                <w:sz w:val="24"/>
                <w:szCs w:val="24"/>
                <w:lang w:val="fr-CH" w:eastAsia="en-GB"/>
              </w:rPr>
            </w:rPrChange>
          </w:rPr>
          <w:br/>
        </w:r>
        <w:r w:rsidRPr="00BE2347">
          <w:rPr>
            <w:rFonts w:ascii="Courier New" w:hAnsi="Courier New" w:cs="Courier New"/>
            <w:color w:val="F5844C"/>
            <w:sz w:val="18"/>
            <w:szCs w:val="18"/>
            <w:lang w:val="fr-CH" w:eastAsia="en-GB"/>
            <w:rPrChange w:id="142"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143"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144"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145" w:author="Evain, Jean-Pierre" w:date="2017-06-26T13:34:00Z">
              <w:rPr>
                <w:color w:val="F5844C"/>
                <w:sz w:val="24"/>
                <w:szCs w:val="24"/>
                <w:lang w:val="fr-CH" w:eastAsia="en-GB"/>
              </w:rPr>
            </w:rPrChange>
          </w:rPr>
          <w:tab/>
          <w:t>maxOccurs</w:t>
        </w:r>
        <w:r w:rsidRPr="00BE2347">
          <w:rPr>
            <w:rFonts w:ascii="Courier New" w:hAnsi="Courier New" w:cs="Courier New"/>
            <w:color w:val="FF8040"/>
            <w:sz w:val="18"/>
            <w:szCs w:val="18"/>
            <w:lang w:val="fr-CH" w:eastAsia="en-GB"/>
            <w:rPrChange w:id="14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47"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148"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14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5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5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5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53" w:author="Evain, Jean-Pierre" w:date="2017-06-26T13:34:00Z">
              <w:rPr>
                <w:color w:val="000096"/>
                <w:sz w:val="24"/>
                <w:szCs w:val="24"/>
                <w:lang w:val="fr-CH" w:eastAsia="en-GB"/>
              </w:rPr>
            </w:rPrChange>
          </w:rPr>
          <w:t>&lt;/element&gt;</w:t>
        </w:r>
        <w:r w:rsidRPr="00BE2347">
          <w:rPr>
            <w:rFonts w:ascii="Courier New" w:hAnsi="Courier New" w:cs="Courier New"/>
            <w:color w:val="000000"/>
            <w:sz w:val="18"/>
            <w:szCs w:val="18"/>
            <w:lang w:val="fr-CH" w:eastAsia="en-GB"/>
            <w:rPrChange w:id="15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5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5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5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58"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159"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16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61" w:author="Evain, Jean-Pierre" w:date="2017-06-26T13:34:00Z">
              <w:rPr>
                <w:color w:val="993300"/>
                <w:sz w:val="24"/>
                <w:szCs w:val="24"/>
                <w:lang w:val="fr-CH" w:eastAsia="en-GB"/>
              </w:rPr>
            </w:rPrChange>
          </w:rPr>
          <w:t>"RightsLink"</w:t>
        </w:r>
        <w:r w:rsidRPr="00BE2347">
          <w:rPr>
            <w:rFonts w:ascii="Courier New" w:hAnsi="Courier New" w:cs="Courier New"/>
            <w:color w:val="F5844C"/>
            <w:sz w:val="18"/>
            <w:szCs w:val="18"/>
            <w:lang w:val="fr-CH" w:eastAsia="en-GB"/>
            <w:rPrChange w:id="162"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16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64" w:author="Evain, Jean-Pierre" w:date="2017-06-26T13:34:00Z">
              <w:rPr>
                <w:color w:val="993300"/>
                <w:sz w:val="24"/>
                <w:szCs w:val="24"/>
                <w:lang w:val="fr-CH" w:eastAsia="en-GB"/>
              </w:rPr>
            </w:rPrChange>
          </w:rPr>
          <w:t>"0"</w:t>
        </w:r>
        <w:r w:rsidRPr="00BE2347">
          <w:rPr>
            <w:rFonts w:ascii="Courier New" w:hAnsi="Courier New" w:cs="Courier New"/>
            <w:color w:val="F5844C"/>
            <w:sz w:val="18"/>
            <w:szCs w:val="18"/>
            <w:lang w:val="fr-CH" w:eastAsia="en-GB"/>
            <w:rPrChange w:id="165" w:author="Evain, Jean-Pierre" w:date="2017-06-26T13:34:00Z">
              <w:rPr>
                <w:color w:val="F5844C"/>
                <w:sz w:val="24"/>
                <w:szCs w:val="24"/>
                <w:lang w:val="fr-CH" w:eastAsia="en-GB"/>
              </w:rPr>
            </w:rPrChange>
          </w:rPr>
          <w:t xml:space="preserve"> maxOccurs</w:t>
        </w:r>
        <w:r w:rsidRPr="00BE2347">
          <w:rPr>
            <w:rFonts w:ascii="Courier New" w:hAnsi="Courier New" w:cs="Courier New"/>
            <w:color w:val="FF8040"/>
            <w:sz w:val="18"/>
            <w:szCs w:val="18"/>
            <w:lang w:val="fr-CH" w:eastAsia="en-GB"/>
            <w:rPrChange w:id="16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67"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168"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16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7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3"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74"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175"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7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7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0"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81" w:author="Evain, Jean-Pierre" w:date="2017-06-26T13:34:00Z">
              <w:rPr>
                <w:color w:val="000096"/>
                <w:sz w:val="24"/>
                <w:szCs w:val="24"/>
                <w:lang w:val="fr-CH" w:eastAsia="en-GB"/>
              </w:rPr>
            </w:rPrChange>
          </w:rPr>
          <w:t>&lt;simpleContent&gt;</w:t>
        </w:r>
        <w:r w:rsidRPr="00BE2347">
          <w:rPr>
            <w:rFonts w:ascii="Courier New" w:hAnsi="Courier New" w:cs="Courier New"/>
            <w:color w:val="000000"/>
            <w:sz w:val="18"/>
            <w:szCs w:val="18"/>
            <w:lang w:val="fr-CH" w:eastAsia="en-GB"/>
            <w:rPrChange w:id="182"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8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88"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189" w:author="Evain, Jean-Pierre" w:date="2017-06-26T13:34:00Z">
              <w:rPr>
                <w:color w:val="000096"/>
                <w:sz w:val="24"/>
                <w:szCs w:val="24"/>
                <w:lang w:val="fr-CH" w:eastAsia="en-GB"/>
              </w:rPr>
            </w:rPrChange>
          </w:rPr>
          <w:t>&lt;extension</w:t>
        </w:r>
        <w:r w:rsidRPr="00BE2347">
          <w:rPr>
            <w:rFonts w:ascii="Courier New" w:hAnsi="Courier New" w:cs="Courier New"/>
            <w:color w:val="F5844C"/>
            <w:sz w:val="18"/>
            <w:szCs w:val="18"/>
            <w:lang w:val="fr-CH" w:eastAsia="en-GB"/>
            <w:rPrChange w:id="190" w:author="Evain, Jean-Pierre" w:date="2017-06-26T13:34:00Z">
              <w:rPr>
                <w:color w:val="F5844C"/>
                <w:sz w:val="24"/>
                <w:szCs w:val="24"/>
                <w:lang w:val="fr-CH" w:eastAsia="en-GB"/>
              </w:rPr>
            </w:rPrChange>
          </w:rPr>
          <w:t xml:space="preserve"> base</w:t>
        </w:r>
        <w:r w:rsidRPr="00BE2347">
          <w:rPr>
            <w:rFonts w:ascii="Courier New" w:hAnsi="Courier New" w:cs="Courier New"/>
            <w:color w:val="FF8040"/>
            <w:sz w:val="18"/>
            <w:szCs w:val="18"/>
            <w:lang w:val="fr-CH" w:eastAsia="en-GB"/>
            <w:rPrChange w:id="191"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192" w:author="Evain, Jean-Pierre" w:date="2017-06-26T13:34:00Z">
              <w:rPr>
                <w:color w:val="993300"/>
                <w:sz w:val="24"/>
                <w:szCs w:val="24"/>
                <w:lang w:val="fr-CH" w:eastAsia="en-GB"/>
              </w:rPr>
            </w:rPrChange>
          </w:rPr>
          <w:t>"anyURI"</w:t>
        </w:r>
        <w:r w:rsidRPr="00BE2347">
          <w:rPr>
            <w:rFonts w:ascii="Courier New" w:hAnsi="Courier New" w:cs="Courier New"/>
            <w:color w:val="000096"/>
            <w:sz w:val="18"/>
            <w:szCs w:val="18"/>
            <w:lang w:val="fr-CH" w:eastAsia="en-GB"/>
            <w:rPrChange w:id="193"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19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19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9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9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9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19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0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01"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02" w:author="Evain, Jean-Pierre" w:date="2017-06-26T13:34:00Z">
              <w:rPr>
                <w:color w:val="000096"/>
                <w:sz w:val="24"/>
                <w:szCs w:val="24"/>
                <w:lang w:val="fr-CH" w:eastAsia="en-GB"/>
              </w:rPr>
            </w:rPrChange>
          </w:rPr>
          <w:t>&lt;attribute</w:t>
        </w:r>
        <w:r w:rsidRPr="00BE2347">
          <w:rPr>
            <w:rFonts w:ascii="Courier New" w:hAnsi="Courier New" w:cs="Courier New"/>
            <w:color w:val="F5844C"/>
            <w:sz w:val="18"/>
            <w:szCs w:val="18"/>
            <w:lang w:val="fr-CH" w:eastAsia="en-GB"/>
            <w:rPrChange w:id="203" w:author="Evain, Jean-Pierre" w:date="2017-06-26T13:34:00Z">
              <w:rPr>
                <w:color w:val="F5844C"/>
                <w:sz w:val="24"/>
                <w:szCs w:val="24"/>
                <w:lang w:val="fr-CH" w:eastAsia="en-GB"/>
              </w:rPr>
            </w:rPrChange>
          </w:rPr>
          <w:t xml:space="preserve"> ref</w:t>
        </w:r>
        <w:r w:rsidRPr="00BE2347">
          <w:rPr>
            <w:rFonts w:ascii="Courier New" w:hAnsi="Courier New" w:cs="Courier New"/>
            <w:color w:val="FF8040"/>
            <w:sz w:val="18"/>
            <w:szCs w:val="18"/>
            <w:lang w:val="fr-CH" w:eastAsia="en-GB"/>
            <w:rPrChange w:id="204"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05" w:author="Evain, Jean-Pierre" w:date="2017-06-26T13:34:00Z">
              <w:rPr>
                <w:color w:val="993300"/>
                <w:sz w:val="24"/>
                <w:szCs w:val="24"/>
                <w:lang w:val="fr-CH" w:eastAsia="en-GB"/>
              </w:rPr>
            </w:rPrChange>
          </w:rPr>
          <w:t>"xml:lang"</w:t>
        </w:r>
        <w:r w:rsidRPr="00BE2347">
          <w:rPr>
            <w:rFonts w:ascii="Courier New" w:hAnsi="Courier New" w:cs="Courier New"/>
            <w:color w:val="F5844C"/>
            <w:sz w:val="18"/>
            <w:szCs w:val="18"/>
            <w:lang w:val="fr-CH" w:eastAsia="en-GB"/>
            <w:rPrChange w:id="206" w:author="Evain, Jean-Pierre" w:date="2017-06-26T13:34:00Z">
              <w:rPr>
                <w:color w:val="F5844C"/>
                <w:sz w:val="24"/>
                <w:szCs w:val="24"/>
                <w:lang w:val="fr-CH" w:eastAsia="en-GB"/>
              </w:rPr>
            </w:rPrChange>
          </w:rPr>
          <w:t xml:space="preserve"> use</w:t>
        </w:r>
        <w:r w:rsidRPr="00BE2347">
          <w:rPr>
            <w:rFonts w:ascii="Courier New" w:hAnsi="Courier New" w:cs="Courier New"/>
            <w:color w:val="FF8040"/>
            <w:sz w:val="18"/>
            <w:szCs w:val="18"/>
            <w:lang w:val="fr-CH" w:eastAsia="en-GB"/>
            <w:rPrChange w:id="20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08" w:author="Evain, Jean-Pierre" w:date="2017-06-26T13:34:00Z">
              <w:rPr>
                <w:color w:val="993300"/>
                <w:sz w:val="24"/>
                <w:szCs w:val="24"/>
                <w:lang w:val="fr-CH" w:eastAsia="en-GB"/>
              </w:rPr>
            </w:rPrChange>
          </w:rPr>
          <w:t>"optional"</w:t>
        </w:r>
        <w:r w:rsidRPr="00BE2347">
          <w:rPr>
            <w:rFonts w:ascii="Courier New" w:hAnsi="Courier New" w:cs="Courier New"/>
            <w:color w:val="000096"/>
            <w:sz w:val="18"/>
            <w:szCs w:val="18"/>
            <w:lang w:val="fr-CH" w:eastAsia="en-GB"/>
            <w:rPrChange w:id="209" w:author="Evain, Jean-Pierre" w:date="2017-06-26T13:34:00Z">
              <w:rPr>
                <w:color w:val="000096"/>
                <w:sz w:val="24"/>
                <w:szCs w:val="24"/>
                <w:lang w:val="fr-CH" w:eastAsia="en-GB"/>
              </w:rPr>
            </w:rPrChange>
          </w:rPr>
          <w:t>&gt;&lt;/attribute&gt;</w:t>
        </w:r>
        <w:r w:rsidRPr="00BE2347">
          <w:rPr>
            <w:rFonts w:ascii="Courier New" w:hAnsi="Courier New" w:cs="Courier New"/>
            <w:color w:val="000000"/>
            <w:sz w:val="18"/>
            <w:szCs w:val="18"/>
            <w:lang w:val="fr-CH" w:eastAsia="en-GB"/>
            <w:rPrChange w:id="210"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1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1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1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1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1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16"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17" w:author="Evain, Jean-Pierre" w:date="2017-06-26T13:34:00Z">
              <w:rPr>
                <w:color w:val="000096"/>
                <w:sz w:val="24"/>
                <w:szCs w:val="24"/>
                <w:lang w:val="fr-CH" w:eastAsia="en-GB"/>
              </w:rPr>
            </w:rPrChange>
          </w:rPr>
          <w:t>&lt;/extension&gt;</w:t>
        </w:r>
        <w:r w:rsidRPr="00BE2347">
          <w:rPr>
            <w:rFonts w:ascii="Courier New" w:hAnsi="Courier New" w:cs="Courier New"/>
            <w:color w:val="000000"/>
            <w:sz w:val="18"/>
            <w:szCs w:val="18"/>
            <w:lang w:val="fr-CH" w:eastAsia="en-GB"/>
            <w:rPrChange w:id="218"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1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3"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24" w:author="Evain, Jean-Pierre" w:date="2017-06-26T13:34:00Z">
              <w:rPr>
                <w:color w:val="000096"/>
                <w:sz w:val="24"/>
                <w:szCs w:val="24"/>
                <w:lang w:val="fr-CH" w:eastAsia="en-GB"/>
              </w:rPr>
            </w:rPrChange>
          </w:rPr>
          <w:t>&lt;/simpleContent&gt;</w:t>
        </w:r>
        <w:r w:rsidRPr="00BE2347">
          <w:rPr>
            <w:rFonts w:ascii="Courier New" w:hAnsi="Courier New" w:cs="Courier New"/>
            <w:color w:val="000000"/>
            <w:sz w:val="18"/>
            <w:szCs w:val="18"/>
            <w:lang w:val="fr-CH" w:eastAsia="en-GB"/>
            <w:rPrChange w:id="225"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2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29"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30"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23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3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3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34"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35" w:author="Evain, Jean-Pierre" w:date="2017-06-26T13:34:00Z">
              <w:rPr>
                <w:color w:val="000096"/>
                <w:sz w:val="24"/>
                <w:szCs w:val="24"/>
                <w:lang w:val="fr-CH" w:eastAsia="en-GB"/>
              </w:rPr>
            </w:rPrChange>
          </w:rPr>
          <w:t>&lt;/element&gt;</w:t>
        </w:r>
        <w:r w:rsidRPr="00BE2347">
          <w:rPr>
            <w:rFonts w:ascii="Courier New" w:hAnsi="Courier New" w:cs="Courier New"/>
            <w:color w:val="000000"/>
            <w:sz w:val="18"/>
            <w:szCs w:val="18"/>
            <w:lang w:val="fr-CH" w:eastAsia="en-GB"/>
            <w:rPrChange w:id="236"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3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3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39"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40"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241"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242"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43" w:author="Evain, Jean-Pierre" w:date="2017-06-26T13:34:00Z">
              <w:rPr>
                <w:color w:val="993300"/>
                <w:sz w:val="24"/>
                <w:szCs w:val="24"/>
                <w:lang w:val="fr-CH" w:eastAsia="en-GB"/>
              </w:rPr>
            </w:rPrChange>
          </w:rPr>
          <w:t>"RightsType"</w:t>
        </w:r>
        <w:r w:rsidRPr="00BE2347">
          <w:rPr>
            <w:rFonts w:ascii="Courier New" w:hAnsi="Courier New" w:cs="Courier New"/>
            <w:color w:val="F5844C"/>
            <w:sz w:val="18"/>
            <w:szCs w:val="18"/>
            <w:lang w:val="fr-CH" w:eastAsia="en-GB"/>
            <w:rPrChange w:id="244"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24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46" w:author="Evain, Jean-Pierre" w:date="2017-06-26T13:34:00Z">
              <w:rPr>
                <w:color w:val="993300"/>
                <w:sz w:val="24"/>
                <w:szCs w:val="24"/>
                <w:lang w:val="fr-CH" w:eastAsia="en-GB"/>
              </w:rPr>
            </w:rPrChange>
          </w:rPr>
          <w:t>"tva:ControlledTermType"</w:t>
        </w:r>
        <w:r w:rsidRPr="00BE2347">
          <w:rPr>
            <w:rFonts w:ascii="Courier New" w:hAnsi="Courier New" w:cs="Courier New"/>
            <w:color w:val="F5844C"/>
            <w:sz w:val="18"/>
            <w:szCs w:val="18"/>
            <w:lang w:val="fr-CH" w:eastAsia="en-GB"/>
            <w:rPrChange w:id="247"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248"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49" w:author="Evain, Jean-Pierre" w:date="2017-06-26T13:34:00Z">
              <w:rPr>
                <w:color w:val="993300"/>
                <w:sz w:val="24"/>
                <w:szCs w:val="24"/>
                <w:lang w:val="fr-CH" w:eastAsia="en-GB"/>
              </w:rPr>
            </w:rPrChange>
          </w:rPr>
          <w:t>"0"</w:t>
        </w:r>
        <w:r w:rsidRPr="00BE2347">
          <w:rPr>
            <w:rFonts w:ascii="Courier New" w:hAnsi="Courier New" w:cs="Courier New"/>
            <w:color w:val="000096"/>
            <w:sz w:val="18"/>
            <w:szCs w:val="18"/>
            <w:lang w:val="fr-CH" w:eastAsia="en-GB"/>
            <w:rPrChange w:id="250"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25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5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5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54"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55"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256"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25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58" w:author="Evain, Jean-Pierre" w:date="2017-06-26T13:34:00Z">
              <w:rPr>
                <w:color w:val="993300"/>
                <w:sz w:val="24"/>
                <w:szCs w:val="24"/>
                <w:lang w:val="fr-CH" w:eastAsia="en-GB"/>
              </w:rPr>
            </w:rPrChange>
          </w:rPr>
          <w:t>"RightsContact"</w:t>
        </w:r>
        <w:r w:rsidRPr="00BE2347">
          <w:rPr>
            <w:rFonts w:ascii="Courier New" w:hAnsi="Courier New" w:cs="Courier New"/>
            <w:color w:val="F5844C"/>
            <w:sz w:val="18"/>
            <w:szCs w:val="18"/>
            <w:lang w:val="fr-CH" w:eastAsia="en-GB"/>
            <w:rPrChange w:id="259"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26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61" w:author="Evain, Jean-Pierre" w:date="2017-06-26T13:34:00Z">
              <w:rPr>
                <w:color w:val="993300"/>
                <w:sz w:val="24"/>
                <w:szCs w:val="24"/>
                <w:lang w:val="fr-CH" w:eastAsia="en-GB"/>
              </w:rPr>
            </w:rPrChange>
          </w:rPr>
          <w:t>"tva:TVAAgentType"</w:t>
        </w:r>
        <w:r w:rsidRPr="00BE2347">
          <w:rPr>
            <w:rFonts w:ascii="Courier New" w:hAnsi="Courier New" w:cs="Courier New"/>
            <w:color w:val="F5844C"/>
            <w:sz w:val="18"/>
            <w:szCs w:val="18"/>
            <w:lang w:val="fr-CH" w:eastAsia="en-GB"/>
            <w:rPrChange w:id="262"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26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64" w:author="Evain, Jean-Pierre" w:date="2017-06-26T13:34:00Z">
              <w:rPr>
                <w:color w:val="993300"/>
                <w:sz w:val="24"/>
                <w:szCs w:val="24"/>
                <w:lang w:val="fr-CH" w:eastAsia="en-GB"/>
              </w:rPr>
            </w:rPrChange>
          </w:rPr>
          <w:t>"0"</w:t>
        </w:r>
        <w:r w:rsidRPr="00BE2347">
          <w:rPr>
            <w:rFonts w:ascii="Courier New" w:hAnsi="Courier New" w:cs="Courier New"/>
            <w:color w:val="F5844C"/>
            <w:sz w:val="18"/>
            <w:szCs w:val="18"/>
            <w:lang w:val="fr-CH" w:eastAsia="en-GB"/>
            <w:rPrChange w:id="265" w:author="Evain, Jean-Pierre" w:date="2017-06-26T13:34:00Z">
              <w:rPr>
                <w:color w:val="F5844C"/>
                <w:sz w:val="24"/>
                <w:szCs w:val="24"/>
                <w:lang w:val="fr-CH" w:eastAsia="en-GB"/>
              </w:rPr>
            </w:rPrChange>
          </w:rPr>
          <w:t xml:space="preserve"> </w:t>
        </w:r>
      </w:ins>
    </w:p>
    <w:p w:rsidR="00BE2347" w:rsidRDefault="00BE2347" w:rsidP="00BE2347">
      <w:pPr>
        <w:pBdr>
          <w:top w:val="single" w:sz="4" w:space="1" w:color="auto"/>
          <w:left w:val="single" w:sz="4" w:space="4" w:color="auto"/>
          <w:bottom w:val="single" w:sz="4" w:space="1" w:color="auto"/>
          <w:right w:val="single" w:sz="4" w:space="4" w:color="auto"/>
        </w:pBdr>
        <w:spacing w:after="0"/>
        <w:ind w:firstLine="283"/>
        <w:rPr>
          <w:ins w:id="266" w:author="Evain, Jean-Pierre" w:date="2017-06-26T13:35:00Z"/>
          <w:rFonts w:ascii="Courier New" w:hAnsi="Courier New" w:cs="Courier New"/>
          <w:color w:val="F5844C"/>
          <w:sz w:val="18"/>
          <w:szCs w:val="18"/>
          <w:lang w:val="fr-CH" w:eastAsia="en-GB"/>
        </w:rPr>
        <w:pPrChange w:id="267" w:author="Evain, Jean-Pierre" w:date="2017-06-26T13:34:00Z">
          <w:pPr>
            <w:pStyle w:val="Heading3"/>
          </w:pPr>
        </w:pPrChange>
      </w:pPr>
      <w:ins w:id="268" w:author="Evain, Jean-Pierre" w:date="2017-06-26T13:34:00Z">
        <w:r>
          <w:rPr>
            <w:rFonts w:ascii="Courier New" w:hAnsi="Courier New" w:cs="Courier New"/>
            <w:color w:val="F5844C"/>
            <w:sz w:val="18"/>
            <w:szCs w:val="18"/>
            <w:lang w:val="fr-CH" w:eastAsia="en-GB"/>
          </w:rPr>
          <w:t xml:space="preserve">     </w:t>
        </w:r>
        <w:r w:rsidRPr="00BE2347">
          <w:rPr>
            <w:rFonts w:ascii="Courier New" w:hAnsi="Courier New" w:cs="Courier New"/>
            <w:color w:val="F5844C"/>
            <w:sz w:val="18"/>
            <w:szCs w:val="18"/>
            <w:lang w:val="fr-CH" w:eastAsia="en-GB"/>
            <w:rPrChange w:id="269" w:author="Evain, Jean-Pierre" w:date="2017-06-26T13:34:00Z">
              <w:rPr>
                <w:color w:val="F5844C"/>
                <w:sz w:val="24"/>
                <w:szCs w:val="24"/>
                <w:lang w:val="fr-CH" w:eastAsia="en-GB"/>
              </w:rPr>
            </w:rPrChange>
          </w:rPr>
          <w:t>maxOccurs</w:t>
        </w:r>
        <w:r w:rsidRPr="00BE2347">
          <w:rPr>
            <w:rFonts w:ascii="Courier New" w:hAnsi="Courier New" w:cs="Courier New"/>
            <w:color w:val="FF8040"/>
            <w:sz w:val="18"/>
            <w:szCs w:val="18"/>
            <w:lang w:val="fr-CH" w:eastAsia="en-GB"/>
            <w:rPrChange w:id="27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71"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272"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273"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7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7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76"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77"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278"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279"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80" w:author="Evain, Jean-Pierre" w:date="2017-06-26T13:34:00Z">
              <w:rPr>
                <w:color w:val="993300"/>
                <w:sz w:val="24"/>
                <w:szCs w:val="24"/>
                <w:lang w:val="fr-CH" w:eastAsia="en-GB"/>
              </w:rPr>
            </w:rPrChange>
          </w:rPr>
          <w:t>"TemporalScope"</w:t>
        </w:r>
        <w:r w:rsidRPr="00BE2347">
          <w:rPr>
            <w:rFonts w:ascii="Courier New" w:hAnsi="Courier New" w:cs="Courier New"/>
            <w:color w:val="F5844C"/>
            <w:sz w:val="18"/>
            <w:szCs w:val="18"/>
            <w:lang w:val="fr-CH" w:eastAsia="en-GB"/>
            <w:rPrChange w:id="281"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282"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283" w:author="Evain, Jean-Pierre" w:date="2017-06-26T13:34:00Z">
              <w:rPr>
                <w:color w:val="993300"/>
                <w:sz w:val="24"/>
                <w:szCs w:val="24"/>
                <w:lang w:val="fr-CH" w:eastAsia="en-GB"/>
              </w:rPr>
            </w:rPrChange>
          </w:rPr>
          <w:t>"0"</w:t>
        </w:r>
        <w:r w:rsidRPr="00BE2347">
          <w:rPr>
            <w:rFonts w:ascii="Courier New" w:hAnsi="Courier New" w:cs="Courier New"/>
            <w:color w:val="000096"/>
            <w:sz w:val="18"/>
            <w:szCs w:val="18"/>
            <w:lang w:val="fr-CH" w:eastAsia="en-GB"/>
            <w:rPrChange w:id="284"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285"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8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8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8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89"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90"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29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9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9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9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9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296"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297" w:author="Evain, Jean-Pierre" w:date="2017-06-26T13:34:00Z">
              <w:rPr>
                <w:color w:val="000096"/>
                <w:sz w:val="24"/>
                <w:szCs w:val="24"/>
                <w:lang w:val="fr-CH" w:eastAsia="en-GB"/>
              </w:rPr>
            </w:rPrChange>
          </w:rPr>
          <w:t>&lt;choice&gt;</w:t>
        </w:r>
        <w:r w:rsidRPr="00BE2347">
          <w:rPr>
            <w:rFonts w:ascii="Courier New" w:hAnsi="Courier New" w:cs="Courier New"/>
            <w:color w:val="000000"/>
            <w:sz w:val="18"/>
            <w:szCs w:val="18"/>
            <w:lang w:val="fr-CH" w:eastAsia="en-GB"/>
            <w:rPrChange w:id="298"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29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0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0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0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0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04"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05"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306"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30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308" w:author="Evain, Jean-Pierre" w:date="2017-06-26T13:34:00Z">
              <w:rPr>
                <w:color w:val="993300"/>
                <w:sz w:val="24"/>
                <w:szCs w:val="24"/>
                <w:lang w:val="fr-CH" w:eastAsia="en-GB"/>
              </w:rPr>
            </w:rPrChange>
          </w:rPr>
          <w:t>"TextualExpression"</w:t>
        </w:r>
        <w:r w:rsidRPr="00BE2347">
          <w:rPr>
            <w:rFonts w:ascii="Courier New" w:hAnsi="Courier New" w:cs="Courier New"/>
            <w:color w:val="000096"/>
            <w:sz w:val="18"/>
            <w:szCs w:val="18"/>
            <w:lang w:val="fr-CH" w:eastAsia="en-GB"/>
            <w:rPrChange w:id="309"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310"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1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1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18"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31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2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2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28" w:author="Evain, Jean-Pierre" w:date="2017-06-26T13:34:00Z">
              <w:rPr>
                <w:color w:val="000096"/>
                <w:sz w:val="24"/>
                <w:szCs w:val="24"/>
                <w:lang w:val="fr-CH" w:eastAsia="en-GB"/>
              </w:rPr>
            </w:rPrChange>
          </w:rPr>
          <w:t>&lt;simpleContent&gt;</w:t>
        </w:r>
        <w:r w:rsidRPr="00BE2347">
          <w:rPr>
            <w:rFonts w:ascii="Courier New" w:hAnsi="Courier New" w:cs="Courier New"/>
            <w:color w:val="000000"/>
            <w:sz w:val="18"/>
            <w:szCs w:val="18"/>
            <w:lang w:val="fr-CH" w:eastAsia="en-GB"/>
            <w:rPrChange w:id="32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3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38"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39" w:author="Evain, Jean-Pierre" w:date="2017-06-26T13:34:00Z">
              <w:rPr>
                <w:color w:val="000096"/>
                <w:sz w:val="24"/>
                <w:szCs w:val="24"/>
                <w:lang w:val="fr-CH" w:eastAsia="en-GB"/>
              </w:rPr>
            </w:rPrChange>
          </w:rPr>
          <w:t>&lt;extension</w:t>
        </w:r>
        <w:r w:rsidRPr="00BE2347">
          <w:rPr>
            <w:rFonts w:ascii="Courier New" w:hAnsi="Courier New" w:cs="Courier New"/>
            <w:color w:val="F5844C"/>
            <w:sz w:val="18"/>
            <w:szCs w:val="18"/>
            <w:lang w:val="fr-CH" w:eastAsia="en-GB"/>
            <w:rPrChange w:id="340" w:author="Evain, Jean-Pierre" w:date="2017-06-26T13:34:00Z">
              <w:rPr>
                <w:color w:val="F5844C"/>
                <w:sz w:val="24"/>
                <w:szCs w:val="24"/>
                <w:lang w:val="fr-CH" w:eastAsia="en-GB"/>
              </w:rPr>
            </w:rPrChange>
          </w:rPr>
          <w:t xml:space="preserve"> base</w:t>
        </w:r>
        <w:r w:rsidRPr="00BE2347">
          <w:rPr>
            <w:rFonts w:ascii="Courier New" w:hAnsi="Courier New" w:cs="Courier New"/>
            <w:color w:val="FF8040"/>
            <w:sz w:val="18"/>
            <w:szCs w:val="18"/>
            <w:lang w:val="fr-CH" w:eastAsia="en-GB"/>
            <w:rPrChange w:id="341"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342" w:author="Evain, Jean-Pierre" w:date="2017-06-26T13:34:00Z">
              <w:rPr>
                <w:color w:val="993300"/>
                <w:sz w:val="24"/>
                <w:szCs w:val="24"/>
                <w:lang w:val="fr-CH" w:eastAsia="en-GB"/>
              </w:rPr>
            </w:rPrChange>
          </w:rPr>
          <w:t>"string"</w:t>
        </w:r>
        <w:r w:rsidRPr="00BE2347">
          <w:rPr>
            <w:rFonts w:ascii="Courier New" w:hAnsi="Courier New" w:cs="Courier New"/>
            <w:color w:val="000096"/>
            <w:sz w:val="18"/>
            <w:szCs w:val="18"/>
            <w:lang w:val="fr-CH" w:eastAsia="en-GB"/>
            <w:rPrChange w:id="343"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34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4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4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4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4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4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5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5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5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5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54"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55" w:author="Evain, Jean-Pierre" w:date="2017-06-26T13:34:00Z">
              <w:rPr>
                <w:color w:val="000096"/>
                <w:sz w:val="24"/>
                <w:szCs w:val="24"/>
                <w:lang w:val="fr-CH" w:eastAsia="en-GB"/>
              </w:rPr>
            </w:rPrChange>
          </w:rPr>
          <w:t>&lt;attribute</w:t>
        </w:r>
        <w:r w:rsidRPr="00BE2347">
          <w:rPr>
            <w:rFonts w:ascii="Courier New" w:hAnsi="Courier New" w:cs="Courier New"/>
            <w:color w:val="F5844C"/>
            <w:sz w:val="18"/>
            <w:szCs w:val="18"/>
            <w:lang w:val="fr-CH" w:eastAsia="en-GB"/>
            <w:rPrChange w:id="356"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35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358" w:author="Evain, Jean-Pierre" w:date="2017-06-26T13:34:00Z">
              <w:rPr>
                <w:color w:val="993300"/>
                <w:sz w:val="24"/>
                <w:szCs w:val="24"/>
                <w:lang w:val="fr-CH" w:eastAsia="en-GB"/>
              </w:rPr>
            </w:rPrChange>
          </w:rPr>
          <w:t>"unit"</w:t>
        </w:r>
        <w:r w:rsidRPr="00BE2347">
          <w:rPr>
            <w:rFonts w:ascii="Courier New" w:hAnsi="Courier New" w:cs="Courier New"/>
            <w:color w:val="F5844C"/>
            <w:sz w:val="18"/>
            <w:szCs w:val="18"/>
            <w:lang w:val="fr-CH" w:eastAsia="en-GB"/>
            <w:rPrChange w:id="359"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36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361" w:author="Evain, Jean-Pierre" w:date="2017-06-26T13:34:00Z">
              <w:rPr>
                <w:color w:val="993300"/>
                <w:sz w:val="24"/>
                <w:szCs w:val="24"/>
                <w:lang w:val="fr-CH" w:eastAsia="en-GB"/>
              </w:rPr>
            </w:rPrChange>
          </w:rPr>
          <w:t>"string"</w:t>
        </w:r>
        <w:r w:rsidRPr="00BE2347">
          <w:rPr>
            <w:rFonts w:ascii="Courier New" w:hAnsi="Courier New" w:cs="Courier New"/>
            <w:color w:val="000096"/>
            <w:sz w:val="18"/>
            <w:szCs w:val="18"/>
            <w:lang w:val="fr-CH" w:eastAsia="en-GB"/>
            <w:rPrChange w:id="362"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363"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6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6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6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6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6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6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73" w:author="Evain, Jean-Pierre" w:date="2017-06-26T13:34:00Z">
              <w:rPr>
                <w:color w:val="000096"/>
                <w:sz w:val="24"/>
                <w:szCs w:val="24"/>
                <w:lang w:val="fr-CH" w:eastAsia="en-GB"/>
              </w:rPr>
            </w:rPrChange>
          </w:rPr>
          <w:t>&lt;/extension&gt;</w:t>
        </w:r>
        <w:r w:rsidRPr="00BE2347">
          <w:rPr>
            <w:rFonts w:ascii="Courier New" w:hAnsi="Courier New" w:cs="Courier New"/>
            <w:color w:val="000000"/>
            <w:sz w:val="18"/>
            <w:szCs w:val="18"/>
            <w:lang w:val="fr-CH" w:eastAsia="en-GB"/>
            <w:rPrChange w:id="37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7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7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83" w:author="Evain, Jean-Pierre" w:date="2017-06-26T13:34:00Z">
              <w:rPr>
                <w:color w:val="000096"/>
                <w:sz w:val="24"/>
                <w:szCs w:val="24"/>
                <w:lang w:val="fr-CH" w:eastAsia="en-GB"/>
              </w:rPr>
            </w:rPrChange>
          </w:rPr>
          <w:t>&lt;/simpleContent&gt;</w:t>
        </w:r>
        <w:r w:rsidRPr="00BE2347">
          <w:rPr>
            <w:rFonts w:ascii="Courier New" w:hAnsi="Courier New" w:cs="Courier New"/>
            <w:color w:val="000000"/>
            <w:sz w:val="18"/>
            <w:szCs w:val="18"/>
            <w:lang w:val="fr-CH" w:eastAsia="en-GB"/>
            <w:rPrChange w:id="38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8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8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1"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392"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393"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39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399"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00" w:author="Evain, Jean-Pierre" w:date="2017-06-26T13:34:00Z">
              <w:rPr>
                <w:color w:val="000096"/>
                <w:sz w:val="24"/>
                <w:szCs w:val="24"/>
                <w:lang w:val="fr-CH" w:eastAsia="en-GB"/>
              </w:rPr>
            </w:rPrChange>
          </w:rPr>
          <w:t>&lt;/element&gt;</w:t>
        </w:r>
        <w:r w:rsidRPr="00BE2347">
          <w:rPr>
            <w:rFonts w:ascii="Courier New" w:hAnsi="Courier New" w:cs="Courier New"/>
            <w:color w:val="000000"/>
            <w:sz w:val="18"/>
            <w:szCs w:val="18"/>
            <w:lang w:val="fr-CH" w:eastAsia="en-GB"/>
            <w:rPrChange w:id="40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0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0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0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0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0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0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08"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409"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41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11" w:author="Evain, Jean-Pierre" w:date="2017-06-26T13:34:00Z">
              <w:rPr>
                <w:color w:val="993300"/>
                <w:sz w:val="24"/>
                <w:szCs w:val="24"/>
                <w:lang w:val="fr-CH" w:eastAsia="en-GB"/>
              </w:rPr>
            </w:rPrChange>
          </w:rPr>
          <w:t>"ValidityPeriod"</w:t>
        </w:r>
        <w:r w:rsidRPr="00BE2347">
          <w:rPr>
            <w:rFonts w:ascii="Courier New" w:hAnsi="Courier New" w:cs="Courier New"/>
            <w:color w:val="F5844C"/>
            <w:sz w:val="18"/>
            <w:szCs w:val="18"/>
            <w:lang w:val="fr-CH" w:eastAsia="en-GB"/>
            <w:rPrChange w:id="412"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41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14" w:author="Evain, Jean-Pierre" w:date="2017-06-26T13:34:00Z">
              <w:rPr>
                <w:color w:val="993300"/>
                <w:sz w:val="24"/>
                <w:szCs w:val="24"/>
                <w:lang w:val="fr-CH" w:eastAsia="en-GB"/>
              </w:rPr>
            </w:rPrChange>
          </w:rPr>
          <w:t>"tva:ValidPeriodType"</w:t>
        </w:r>
        <w:r w:rsidRPr="00BE2347">
          <w:rPr>
            <w:rFonts w:ascii="Courier New" w:hAnsi="Courier New" w:cs="Courier New"/>
            <w:color w:val="000096"/>
            <w:sz w:val="18"/>
            <w:szCs w:val="18"/>
            <w:lang w:val="fr-CH" w:eastAsia="en-GB"/>
            <w:rPrChange w:id="415"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416"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1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1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1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2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2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2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23"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424"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42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26" w:author="Evain, Jean-Pierre" w:date="2017-06-26T13:34:00Z">
              <w:rPr>
                <w:color w:val="993300"/>
                <w:sz w:val="24"/>
                <w:szCs w:val="24"/>
                <w:lang w:val="fr-CH" w:eastAsia="en-GB"/>
              </w:rPr>
            </w:rPrChange>
          </w:rPr>
          <w:t>"ValidityDuration"</w:t>
        </w:r>
        <w:r w:rsidRPr="00BE2347">
          <w:rPr>
            <w:rFonts w:ascii="Courier New" w:hAnsi="Courier New" w:cs="Courier New"/>
            <w:color w:val="F5844C"/>
            <w:sz w:val="18"/>
            <w:szCs w:val="18"/>
            <w:lang w:val="fr-CH" w:eastAsia="en-GB"/>
            <w:rPrChange w:id="427"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428"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29" w:author="Evain, Jean-Pierre" w:date="2017-06-26T13:34:00Z">
              <w:rPr>
                <w:color w:val="993300"/>
                <w:sz w:val="24"/>
                <w:szCs w:val="24"/>
                <w:lang w:val="fr-CH" w:eastAsia="en-GB"/>
              </w:rPr>
            </w:rPrChange>
          </w:rPr>
          <w:t>"duration"</w:t>
        </w:r>
        <w:r w:rsidRPr="00BE2347">
          <w:rPr>
            <w:rFonts w:ascii="Courier New" w:hAnsi="Courier New" w:cs="Courier New"/>
            <w:color w:val="000096"/>
            <w:sz w:val="18"/>
            <w:szCs w:val="18"/>
            <w:lang w:val="fr-CH" w:eastAsia="en-GB"/>
            <w:rPrChange w:id="430"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43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3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33"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34"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3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36"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37" w:author="Evain, Jean-Pierre" w:date="2017-06-26T13:34:00Z">
              <w:rPr>
                <w:color w:val="000096"/>
                <w:sz w:val="24"/>
                <w:szCs w:val="24"/>
                <w:lang w:val="fr-CH" w:eastAsia="en-GB"/>
              </w:rPr>
            </w:rPrChange>
          </w:rPr>
          <w:t>&lt;/choice&gt;</w:t>
        </w:r>
        <w:r w:rsidRPr="00BE2347">
          <w:rPr>
            <w:rFonts w:ascii="Courier New" w:hAnsi="Courier New" w:cs="Courier New"/>
            <w:color w:val="000000"/>
            <w:sz w:val="18"/>
            <w:szCs w:val="18"/>
            <w:lang w:val="fr-CH" w:eastAsia="en-GB"/>
            <w:rPrChange w:id="438"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3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4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4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4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43"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44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4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46"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47"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48" w:author="Evain, Jean-Pierre" w:date="2017-06-26T13:34:00Z">
              <w:rPr>
                <w:color w:val="000096"/>
                <w:sz w:val="24"/>
                <w:szCs w:val="24"/>
                <w:lang w:val="fr-CH" w:eastAsia="en-GB"/>
              </w:rPr>
            </w:rPrChange>
          </w:rPr>
          <w:t>&lt;/element&gt;</w:t>
        </w:r>
        <w:r w:rsidRPr="00BE2347">
          <w:rPr>
            <w:rFonts w:ascii="Courier New" w:hAnsi="Courier New" w:cs="Courier New"/>
            <w:color w:val="000000"/>
            <w:sz w:val="18"/>
            <w:szCs w:val="18"/>
            <w:lang w:val="fr-CH" w:eastAsia="en-GB"/>
            <w:rPrChange w:id="44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5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5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5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53"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454"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45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56" w:author="Evain, Jean-Pierre" w:date="2017-06-26T13:34:00Z">
              <w:rPr>
                <w:color w:val="993300"/>
                <w:sz w:val="24"/>
                <w:szCs w:val="24"/>
                <w:lang w:val="fr-CH" w:eastAsia="en-GB"/>
              </w:rPr>
            </w:rPrChange>
          </w:rPr>
          <w:t>"GeographicalScope"</w:t>
        </w:r>
        <w:r w:rsidRPr="00BE2347">
          <w:rPr>
            <w:rFonts w:ascii="Courier New" w:hAnsi="Courier New" w:cs="Courier New"/>
            <w:color w:val="F5844C"/>
            <w:sz w:val="18"/>
            <w:szCs w:val="18"/>
            <w:lang w:val="fr-CH" w:eastAsia="en-GB"/>
            <w:rPrChange w:id="457"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458"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59" w:author="Evain, Jean-Pierre" w:date="2017-06-26T13:34:00Z">
              <w:rPr>
                <w:color w:val="993300"/>
                <w:sz w:val="24"/>
                <w:szCs w:val="24"/>
                <w:lang w:val="fr-CH" w:eastAsia="en-GB"/>
              </w:rPr>
            </w:rPrChange>
          </w:rPr>
          <w:t>"mpeg7:ControlledTermUseType"</w:t>
        </w:r>
        <w:r w:rsidRPr="00BE2347">
          <w:rPr>
            <w:rFonts w:ascii="Courier New" w:hAnsi="Courier New" w:cs="Courier New"/>
            <w:color w:val="F5844C"/>
            <w:sz w:val="18"/>
            <w:szCs w:val="18"/>
            <w:lang w:val="fr-CH" w:eastAsia="en-GB"/>
            <w:rPrChange w:id="460" w:author="Evain, Jean-Pierre" w:date="2017-06-26T13:34:00Z">
              <w:rPr>
                <w:color w:val="F5844C"/>
                <w:sz w:val="24"/>
                <w:szCs w:val="24"/>
                <w:lang w:val="fr-CH" w:eastAsia="en-GB"/>
              </w:rPr>
            </w:rPrChange>
          </w:rPr>
          <w:t xml:space="preserve"> </w:t>
        </w:r>
      </w:ins>
    </w:p>
    <w:p w:rsidR="00BE2347" w:rsidRDefault="00BE2347" w:rsidP="00BE2347">
      <w:pPr>
        <w:pBdr>
          <w:top w:val="single" w:sz="4" w:space="1" w:color="auto"/>
          <w:left w:val="single" w:sz="4" w:space="4" w:color="auto"/>
          <w:bottom w:val="single" w:sz="4" w:space="1" w:color="auto"/>
          <w:right w:val="single" w:sz="4" w:space="4" w:color="auto"/>
        </w:pBdr>
        <w:spacing w:after="0"/>
        <w:ind w:firstLine="283"/>
        <w:rPr>
          <w:ins w:id="461" w:author="Evain, Jean-Pierre" w:date="2017-06-26T13:35:00Z"/>
          <w:rFonts w:ascii="Courier New" w:hAnsi="Courier New" w:cs="Courier New"/>
          <w:color w:val="F5844C"/>
          <w:sz w:val="18"/>
          <w:szCs w:val="18"/>
          <w:lang w:val="fr-CH" w:eastAsia="en-GB"/>
        </w:rPr>
        <w:pPrChange w:id="462" w:author="Evain, Jean-Pierre" w:date="2017-06-26T13:34:00Z">
          <w:pPr>
            <w:pStyle w:val="Heading3"/>
          </w:pPr>
        </w:pPrChange>
      </w:pPr>
      <w:ins w:id="463" w:author="Evain, Jean-Pierre" w:date="2017-06-26T13:35:00Z">
        <w:r>
          <w:rPr>
            <w:rFonts w:ascii="Courier New" w:hAnsi="Courier New" w:cs="Courier New"/>
            <w:color w:val="F5844C"/>
            <w:sz w:val="18"/>
            <w:szCs w:val="18"/>
            <w:lang w:val="fr-CH" w:eastAsia="en-GB"/>
          </w:rPr>
          <w:t xml:space="preserve">     </w:t>
        </w:r>
      </w:ins>
      <w:proofErr w:type="gramStart"/>
      <w:ins w:id="464" w:author="Evain, Jean-Pierre" w:date="2017-06-26T13:34:00Z">
        <w:r w:rsidRPr="00BE2347">
          <w:rPr>
            <w:rFonts w:ascii="Courier New" w:hAnsi="Courier New" w:cs="Courier New"/>
            <w:color w:val="F5844C"/>
            <w:sz w:val="18"/>
            <w:szCs w:val="18"/>
            <w:lang w:val="fr-CH" w:eastAsia="en-GB"/>
            <w:rPrChange w:id="465" w:author="Evain, Jean-Pierre" w:date="2017-06-26T13:34:00Z">
              <w:rPr>
                <w:color w:val="F5844C"/>
                <w:sz w:val="24"/>
                <w:szCs w:val="24"/>
                <w:lang w:val="fr-CH" w:eastAsia="en-GB"/>
              </w:rPr>
            </w:rPrChange>
          </w:rPr>
          <w:t>minOccurs</w:t>
        </w:r>
        <w:proofErr w:type="gramEnd"/>
        <w:r w:rsidRPr="00BE2347">
          <w:rPr>
            <w:rFonts w:ascii="Courier New" w:hAnsi="Courier New" w:cs="Courier New"/>
            <w:color w:val="FF8040"/>
            <w:sz w:val="18"/>
            <w:szCs w:val="18"/>
            <w:lang w:val="fr-CH" w:eastAsia="en-GB"/>
            <w:rPrChange w:id="46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67" w:author="Evain, Jean-Pierre" w:date="2017-06-26T13:34:00Z">
              <w:rPr>
                <w:color w:val="993300"/>
                <w:sz w:val="24"/>
                <w:szCs w:val="24"/>
                <w:lang w:val="fr-CH" w:eastAsia="en-GB"/>
              </w:rPr>
            </w:rPrChange>
          </w:rPr>
          <w:t>"0"</w:t>
        </w:r>
        <w:r w:rsidRPr="00BE2347">
          <w:rPr>
            <w:rFonts w:ascii="Courier New" w:hAnsi="Courier New" w:cs="Courier New"/>
            <w:color w:val="000000"/>
            <w:sz w:val="18"/>
            <w:szCs w:val="18"/>
            <w:lang w:val="fr-CH" w:eastAsia="en-GB"/>
            <w:rPrChange w:id="468" w:author="Evain, Jean-Pierre" w:date="2017-06-26T13:34:00Z">
              <w:rPr>
                <w:color w:val="000000"/>
                <w:sz w:val="24"/>
                <w:szCs w:val="24"/>
                <w:lang w:val="fr-CH" w:eastAsia="en-GB"/>
              </w:rPr>
            </w:rPrChange>
          </w:rPr>
          <w:br/>
        </w:r>
        <w:r w:rsidRPr="00BE2347">
          <w:rPr>
            <w:rFonts w:ascii="Courier New" w:hAnsi="Courier New" w:cs="Courier New"/>
            <w:color w:val="F5844C"/>
            <w:sz w:val="18"/>
            <w:szCs w:val="18"/>
            <w:lang w:val="fr-CH" w:eastAsia="en-GB"/>
            <w:rPrChange w:id="469"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70"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71"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72" w:author="Evain, Jean-Pierre" w:date="2017-06-26T13:34:00Z">
              <w:rPr>
                <w:color w:val="F5844C"/>
                <w:sz w:val="24"/>
                <w:szCs w:val="24"/>
                <w:lang w:val="fr-CH" w:eastAsia="en-GB"/>
              </w:rPr>
            </w:rPrChange>
          </w:rPr>
          <w:tab/>
          <w:t>maxOccurs</w:t>
        </w:r>
        <w:r w:rsidRPr="00BE2347">
          <w:rPr>
            <w:rFonts w:ascii="Courier New" w:hAnsi="Courier New" w:cs="Courier New"/>
            <w:color w:val="FF8040"/>
            <w:sz w:val="18"/>
            <w:szCs w:val="18"/>
            <w:lang w:val="fr-CH" w:eastAsia="en-GB"/>
            <w:rPrChange w:id="47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74"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475"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476"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77"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78"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479"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480"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481"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482"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83" w:author="Evain, Jean-Pierre" w:date="2017-06-26T13:34:00Z">
              <w:rPr>
                <w:color w:val="993300"/>
                <w:sz w:val="24"/>
                <w:szCs w:val="24"/>
                <w:lang w:val="fr-CH" w:eastAsia="en-GB"/>
              </w:rPr>
            </w:rPrChange>
          </w:rPr>
          <w:t>"GeographicalExclusionScope"</w:t>
        </w:r>
        <w:r w:rsidRPr="00BE2347">
          <w:rPr>
            <w:rFonts w:ascii="Courier New" w:hAnsi="Courier New" w:cs="Courier New"/>
            <w:color w:val="F5844C"/>
            <w:sz w:val="18"/>
            <w:szCs w:val="18"/>
            <w:lang w:val="fr-CH" w:eastAsia="en-GB"/>
            <w:rPrChange w:id="484"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48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86" w:author="Evain, Jean-Pierre" w:date="2017-06-26T13:34:00Z">
              <w:rPr>
                <w:color w:val="993300"/>
                <w:sz w:val="24"/>
                <w:szCs w:val="24"/>
                <w:lang w:val="fr-CH" w:eastAsia="en-GB"/>
              </w:rPr>
            </w:rPrChange>
          </w:rPr>
          <w:t>"mpeg7:ControlledTermUseType"</w:t>
        </w:r>
        <w:r w:rsidRPr="00BE2347">
          <w:rPr>
            <w:rFonts w:ascii="Courier New" w:hAnsi="Courier New" w:cs="Courier New"/>
            <w:color w:val="000000"/>
            <w:sz w:val="18"/>
            <w:szCs w:val="18"/>
            <w:lang w:val="fr-CH" w:eastAsia="en-GB"/>
            <w:rPrChange w:id="487" w:author="Evain, Jean-Pierre" w:date="2017-06-26T13:34:00Z">
              <w:rPr>
                <w:color w:val="000000"/>
                <w:sz w:val="24"/>
                <w:szCs w:val="24"/>
                <w:lang w:val="fr-CH" w:eastAsia="en-GB"/>
              </w:rPr>
            </w:rPrChange>
          </w:rPr>
          <w:br/>
        </w:r>
        <w:r w:rsidRPr="00BE2347">
          <w:rPr>
            <w:rFonts w:ascii="Courier New" w:hAnsi="Courier New" w:cs="Courier New"/>
            <w:color w:val="F5844C"/>
            <w:sz w:val="18"/>
            <w:szCs w:val="18"/>
            <w:lang w:val="fr-CH" w:eastAsia="en-GB"/>
            <w:rPrChange w:id="488"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89"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90"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491" w:author="Evain, Jean-Pierre" w:date="2017-06-26T13:34:00Z">
              <w:rPr>
                <w:color w:val="F5844C"/>
                <w:sz w:val="24"/>
                <w:szCs w:val="24"/>
                <w:lang w:val="fr-CH" w:eastAsia="en-GB"/>
              </w:rPr>
            </w:rPrChange>
          </w:rPr>
          <w:tab/>
          <w:t>minOccurs</w:t>
        </w:r>
        <w:r w:rsidRPr="00BE2347">
          <w:rPr>
            <w:rFonts w:ascii="Courier New" w:hAnsi="Courier New" w:cs="Courier New"/>
            <w:color w:val="FF8040"/>
            <w:sz w:val="18"/>
            <w:szCs w:val="18"/>
            <w:lang w:val="fr-CH" w:eastAsia="en-GB"/>
            <w:rPrChange w:id="492"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93" w:author="Evain, Jean-Pierre" w:date="2017-06-26T13:34:00Z">
              <w:rPr>
                <w:color w:val="993300"/>
                <w:sz w:val="24"/>
                <w:szCs w:val="24"/>
                <w:lang w:val="fr-CH" w:eastAsia="en-GB"/>
              </w:rPr>
            </w:rPrChange>
          </w:rPr>
          <w:t>"0"</w:t>
        </w:r>
        <w:r w:rsidRPr="00BE2347">
          <w:rPr>
            <w:rFonts w:ascii="Courier New" w:hAnsi="Courier New" w:cs="Courier New"/>
            <w:color w:val="F5844C"/>
            <w:sz w:val="18"/>
            <w:szCs w:val="18"/>
            <w:lang w:val="fr-CH" w:eastAsia="en-GB"/>
            <w:rPrChange w:id="494" w:author="Evain, Jean-Pierre" w:date="2017-06-26T13:34:00Z">
              <w:rPr>
                <w:color w:val="F5844C"/>
                <w:sz w:val="24"/>
                <w:szCs w:val="24"/>
                <w:lang w:val="fr-CH" w:eastAsia="en-GB"/>
              </w:rPr>
            </w:rPrChange>
          </w:rPr>
          <w:t xml:space="preserve"> maxOccurs</w:t>
        </w:r>
        <w:r w:rsidRPr="00BE2347">
          <w:rPr>
            <w:rFonts w:ascii="Courier New" w:hAnsi="Courier New" w:cs="Courier New"/>
            <w:color w:val="FF8040"/>
            <w:sz w:val="18"/>
            <w:szCs w:val="18"/>
            <w:lang w:val="fr-CH" w:eastAsia="en-GB"/>
            <w:rPrChange w:id="49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496"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497"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498"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49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00"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01"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02"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503"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504"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05" w:author="Evain, Jean-Pierre" w:date="2017-06-26T13:34:00Z">
              <w:rPr>
                <w:color w:val="993300"/>
                <w:sz w:val="24"/>
                <w:szCs w:val="24"/>
                <w:lang w:val="fr-CH" w:eastAsia="en-GB"/>
              </w:rPr>
            </w:rPrChange>
          </w:rPr>
          <w:t>"UsageRestriction"</w:t>
        </w:r>
        <w:r w:rsidRPr="00BE2347">
          <w:rPr>
            <w:rFonts w:ascii="Courier New" w:hAnsi="Courier New" w:cs="Courier New"/>
            <w:color w:val="F5844C"/>
            <w:sz w:val="18"/>
            <w:szCs w:val="18"/>
            <w:lang w:val="fr-CH" w:eastAsia="en-GB"/>
            <w:rPrChange w:id="506"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50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08" w:author="Evain, Jean-Pierre" w:date="2017-06-26T13:34:00Z">
              <w:rPr>
                <w:color w:val="993300"/>
                <w:sz w:val="24"/>
                <w:szCs w:val="24"/>
                <w:lang w:val="fr-CH" w:eastAsia="en-GB"/>
              </w:rPr>
            </w:rPrChange>
          </w:rPr>
          <w:t>"tva:UsageRestrictionType"</w:t>
        </w:r>
        <w:r w:rsidRPr="00BE2347">
          <w:rPr>
            <w:rFonts w:ascii="Courier New" w:hAnsi="Courier New" w:cs="Courier New"/>
            <w:color w:val="F5844C"/>
            <w:sz w:val="18"/>
            <w:szCs w:val="18"/>
            <w:lang w:val="fr-CH" w:eastAsia="en-GB"/>
            <w:rPrChange w:id="509"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510"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11" w:author="Evain, Jean-Pierre" w:date="2017-06-26T13:34:00Z">
              <w:rPr>
                <w:color w:val="993300"/>
                <w:sz w:val="24"/>
                <w:szCs w:val="24"/>
                <w:lang w:val="fr-CH" w:eastAsia="en-GB"/>
              </w:rPr>
            </w:rPrChange>
          </w:rPr>
          <w:t>"0"</w:t>
        </w:r>
        <w:r w:rsidRPr="00BE2347">
          <w:rPr>
            <w:rFonts w:ascii="Courier New" w:hAnsi="Courier New" w:cs="Courier New"/>
            <w:color w:val="000000"/>
            <w:sz w:val="18"/>
            <w:szCs w:val="18"/>
            <w:lang w:val="fr-CH" w:eastAsia="en-GB"/>
            <w:rPrChange w:id="512" w:author="Evain, Jean-Pierre" w:date="2017-06-26T13:34:00Z">
              <w:rPr>
                <w:color w:val="000000"/>
                <w:sz w:val="24"/>
                <w:szCs w:val="24"/>
                <w:lang w:val="fr-CH" w:eastAsia="en-GB"/>
              </w:rPr>
            </w:rPrChange>
          </w:rPr>
          <w:br/>
        </w:r>
        <w:r w:rsidRPr="00BE2347">
          <w:rPr>
            <w:rFonts w:ascii="Courier New" w:hAnsi="Courier New" w:cs="Courier New"/>
            <w:color w:val="F5844C"/>
            <w:sz w:val="18"/>
            <w:szCs w:val="18"/>
            <w:lang w:val="fr-CH" w:eastAsia="en-GB"/>
            <w:rPrChange w:id="513"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514"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515" w:author="Evain, Jean-Pierre" w:date="2017-06-26T13:34:00Z">
              <w:rPr>
                <w:color w:val="F5844C"/>
                <w:sz w:val="24"/>
                <w:szCs w:val="24"/>
                <w:lang w:val="fr-CH" w:eastAsia="en-GB"/>
              </w:rPr>
            </w:rPrChange>
          </w:rPr>
          <w:tab/>
        </w:r>
        <w:r w:rsidRPr="00BE2347">
          <w:rPr>
            <w:rFonts w:ascii="Courier New" w:hAnsi="Courier New" w:cs="Courier New"/>
            <w:color w:val="F5844C"/>
            <w:sz w:val="18"/>
            <w:szCs w:val="18"/>
            <w:lang w:val="fr-CH" w:eastAsia="en-GB"/>
            <w:rPrChange w:id="516" w:author="Evain, Jean-Pierre" w:date="2017-06-26T13:34:00Z">
              <w:rPr>
                <w:color w:val="F5844C"/>
                <w:sz w:val="24"/>
                <w:szCs w:val="24"/>
                <w:lang w:val="fr-CH" w:eastAsia="en-GB"/>
              </w:rPr>
            </w:rPrChange>
          </w:rPr>
          <w:tab/>
          <w:t>maxOccurs</w:t>
        </w:r>
        <w:r w:rsidRPr="00BE2347">
          <w:rPr>
            <w:rFonts w:ascii="Courier New" w:hAnsi="Courier New" w:cs="Courier New"/>
            <w:color w:val="FF8040"/>
            <w:sz w:val="18"/>
            <w:szCs w:val="18"/>
            <w:lang w:val="fr-CH" w:eastAsia="en-GB"/>
            <w:rPrChange w:id="51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18"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519"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520"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2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22"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23"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24" w:author="Evain, Jean-Pierre" w:date="2017-06-26T13:34:00Z">
              <w:rPr>
                <w:color w:val="000096"/>
                <w:sz w:val="24"/>
                <w:szCs w:val="24"/>
                <w:lang w:val="fr-CH" w:eastAsia="en-GB"/>
              </w:rPr>
            </w:rPrChange>
          </w:rPr>
          <w:t>&lt;element</w:t>
        </w:r>
        <w:r w:rsidRPr="00BE2347">
          <w:rPr>
            <w:rFonts w:ascii="Courier New" w:hAnsi="Courier New" w:cs="Courier New"/>
            <w:color w:val="F5844C"/>
            <w:sz w:val="18"/>
            <w:szCs w:val="18"/>
            <w:lang w:val="fr-CH" w:eastAsia="en-GB"/>
            <w:rPrChange w:id="525"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52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27" w:author="Evain, Jean-Pierre" w:date="2017-06-26T13:34:00Z">
              <w:rPr>
                <w:color w:val="993300"/>
                <w:sz w:val="24"/>
                <w:szCs w:val="24"/>
                <w:lang w:val="fr-CH" w:eastAsia="en-GB"/>
              </w:rPr>
            </w:rPrChange>
          </w:rPr>
          <w:t>"Device"</w:t>
        </w:r>
        <w:r w:rsidRPr="00BE2347">
          <w:rPr>
            <w:rFonts w:ascii="Courier New" w:hAnsi="Courier New" w:cs="Courier New"/>
            <w:color w:val="F5844C"/>
            <w:sz w:val="18"/>
            <w:szCs w:val="18"/>
            <w:lang w:val="fr-CH" w:eastAsia="en-GB"/>
            <w:rPrChange w:id="528"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529"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30" w:author="Evain, Jean-Pierre" w:date="2017-06-26T13:34:00Z">
              <w:rPr>
                <w:color w:val="993300"/>
                <w:sz w:val="24"/>
                <w:szCs w:val="24"/>
                <w:lang w:val="fr-CH" w:eastAsia="en-GB"/>
              </w:rPr>
            </w:rPrChange>
          </w:rPr>
          <w:t>"tva:DeviceType"</w:t>
        </w:r>
        <w:r w:rsidRPr="00BE2347">
          <w:rPr>
            <w:rFonts w:ascii="Courier New" w:hAnsi="Courier New" w:cs="Courier New"/>
            <w:color w:val="F5844C"/>
            <w:sz w:val="18"/>
            <w:szCs w:val="18"/>
            <w:lang w:val="fr-CH" w:eastAsia="en-GB"/>
            <w:rPrChange w:id="531" w:author="Evain, Jean-Pierre" w:date="2017-06-26T13:34:00Z">
              <w:rPr>
                <w:color w:val="F5844C"/>
                <w:sz w:val="24"/>
                <w:szCs w:val="24"/>
                <w:lang w:val="fr-CH" w:eastAsia="en-GB"/>
              </w:rPr>
            </w:rPrChange>
          </w:rPr>
          <w:t xml:space="preserve"> minOccurs</w:t>
        </w:r>
        <w:r w:rsidRPr="00BE2347">
          <w:rPr>
            <w:rFonts w:ascii="Courier New" w:hAnsi="Courier New" w:cs="Courier New"/>
            <w:color w:val="FF8040"/>
            <w:sz w:val="18"/>
            <w:szCs w:val="18"/>
            <w:lang w:val="fr-CH" w:eastAsia="en-GB"/>
            <w:rPrChange w:id="532"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33" w:author="Evain, Jean-Pierre" w:date="2017-06-26T13:34:00Z">
              <w:rPr>
                <w:color w:val="993300"/>
                <w:sz w:val="24"/>
                <w:szCs w:val="24"/>
                <w:lang w:val="fr-CH" w:eastAsia="en-GB"/>
              </w:rPr>
            </w:rPrChange>
          </w:rPr>
          <w:t>"0"</w:t>
        </w:r>
        <w:r w:rsidRPr="00BE2347">
          <w:rPr>
            <w:rFonts w:ascii="Courier New" w:hAnsi="Courier New" w:cs="Courier New"/>
            <w:color w:val="F5844C"/>
            <w:sz w:val="18"/>
            <w:szCs w:val="18"/>
            <w:lang w:val="fr-CH" w:eastAsia="en-GB"/>
            <w:rPrChange w:id="534" w:author="Evain, Jean-Pierre" w:date="2017-06-26T13:34:00Z">
              <w:rPr>
                <w:color w:val="F5844C"/>
                <w:sz w:val="24"/>
                <w:szCs w:val="24"/>
                <w:lang w:val="fr-CH" w:eastAsia="en-GB"/>
              </w:rPr>
            </w:rPrChange>
          </w:rPr>
          <w:t xml:space="preserve"> </w:t>
        </w:r>
      </w:ins>
      <w:ins w:id="535" w:author="Evain, Jean-Pierre" w:date="2017-06-26T13:35:00Z">
        <w:r>
          <w:rPr>
            <w:rFonts w:ascii="Courier New" w:hAnsi="Courier New" w:cs="Courier New"/>
            <w:color w:val="F5844C"/>
            <w:sz w:val="18"/>
            <w:szCs w:val="18"/>
            <w:lang w:val="fr-CH" w:eastAsia="en-GB"/>
          </w:rPr>
          <w:t xml:space="preserve"> </w:t>
        </w:r>
      </w:ins>
    </w:p>
    <w:p w:rsidR="00BE2347" w:rsidRDefault="00BE2347" w:rsidP="00BE2347">
      <w:pPr>
        <w:pBdr>
          <w:top w:val="single" w:sz="4" w:space="1" w:color="auto"/>
          <w:left w:val="single" w:sz="4" w:space="4" w:color="auto"/>
          <w:bottom w:val="single" w:sz="4" w:space="1" w:color="auto"/>
          <w:right w:val="single" w:sz="4" w:space="4" w:color="auto"/>
        </w:pBdr>
        <w:spacing w:after="0"/>
        <w:ind w:firstLine="283"/>
        <w:rPr>
          <w:ins w:id="536" w:author="Evain, Jean-Pierre" w:date="2017-06-26T13:35:00Z"/>
          <w:rFonts w:ascii="Courier New" w:hAnsi="Courier New" w:cs="Courier New"/>
          <w:color w:val="F5844C"/>
          <w:sz w:val="18"/>
          <w:szCs w:val="18"/>
          <w:lang w:val="fr-CH" w:eastAsia="en-GB"/>
        </w:rPr>
        <w:pPrChange w:id="537" w:author="Evain, Jean-Pierre" w:date="2017-06-26T13:34:00Z">
          <w:pPr>
            <w:pStyle w:val="Heading3"/>
          </w:pPr>
        </w:pPrChange>
      </w:pPr>
      <w:ins w:id="538" w:author="Evain, Jean-Pierre" w:date="2017-06-26T13:35:00Z">
        <w:r>
          <w:rPr>
            <w:rFonts w:ascii="Courier New" w:hAnsi="Courier New" w:cs="Courier New"/>
            <w:color w:val="F5844C"/>
            <w:sz w:val="18"/>
            <w:szCs w:val="18"/>
            <w:lang w:val="fr-CH" w:eastAsia="en-GB"/>
          </w:rPr>
          <w:t xml:space="preserve">     </w:t>
        </w:r>
      </w:ins>
      <w:proofErr w:type="gramStart"/>
      <w:ins w:id="539" w:author="Evain, Jean-Pierre" w:date="2017-06-26T13:34:00Z">
        <w:r w:rsidRPr="00BE2347">
          <w:rPr>
            <w:rFonts w:ascii="Courier New" w:hAnsi="Courier New" w:cs="Courier New"/>
            <w:color w:val="F5844C"/>
            <w:sz w:val="18"/>
            <w:szCs w:val="18"/>
            <w:lang w:val="fr-CH" w:eastAsia="en-GB"/>
            <w:rPrChange w:id="540" w:author="Evain, Jean-Pierre" w:date="2017-06-26T13:34:00Z">
              <w:rPr>
                <w:color w:val="F5844C"/>
                <w:sz w:val="24"/>
                <w:szCs w:val="24"/>
                <w:lang w:val="fr-CH" w:eastAsia="en-GB"/>
              </w:rPr>
            </w:rPrChange>
          </w:rPr>
          <w:t>maxOccurs</w:t>
        </w:r>
        <w:proofErr w:type="gramEnd"/>
        <w:r w:rsidRPr="00BE2347">
          <w:rPr>
            <w:rFonts w:ascii="Courier New" w:hAnsi="Courier New" w:cs="Courier New"/>
            <w:color w:val="FF8040"/>
            <w:sz w:val="18"/>
            <w:szCs w:val="18"/>
            <w:lang w:val="fr-CH" w:eastAsia="en-GB"/>
            <w:rPrChange w:id="541"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42" w:author="Evain, Jean-Pierre" w:date="2017-06-26T13:34:00Z">
              <w:rPr>
                <w:color w:val="993300"/>
                <w:sz w:val="24"/>
                <w:szCs w:val="24"/>
                <w:lang w:val="fr-CH" w:eastAsia="en-GB"/>
              </w:rPr>
            </w:rPrChange>
          </w:rPr>
          <w:t>"unbounded"</w:t>
        </w:r>
        <w:r w:rsidRPr="00BE2347">
          <w:rPr>
            <w:rFonts w:ascii="Courier New" w:hAnsi="Courier New" w:cs="Courier New"/>
            <w:color w:val="000096"/>
            <w:sz w:val="18"/>
            <w:szCs w:val="18"/>
            <w:lang w:val="fr-CH" w:eastAsia="en-GB"/>
            <w:rPrChange w:id="543"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544"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45"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46"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47" w:author="Evain, Jean-Pierre" w:date="2017-06-26T13:34:00Z">
              <w:rPr>
                <w:color w:val="000096"/>
                <w:sz w:val="24"/>
                <w:szCs w:val="24"/>
                <w:lang w:val="fr-CH" w:eastAsia="en-GB"/>
              </w:rPr>
            </w:rPrChange>
          </w:rPr>
          <w:t>&lt;/sequence&gt;</w:t>
        </w:r>
        <w:r w:rsidRPr="00BE2347">
          <w:rPr>
            <w:rFonts w:ascii="Courier New" w:hAnsi="Courier New" w:cs="Courier New"/>
            <w:color w:val="000000"/>
            <w:sz w:val="18"/>
            <w:szCs w:val="18"/>
            <w:lang w:val="fr-CH" w:eastAsia="en-GB"/>
            <w:rPrChange w:id="548"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49"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50"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51" w:author="Evain, Jean-Pierre" w:date="2017-06-26T13:34:00Z">
              <w:rPr>
                <w:color w:val="000096"/>
                <w:sz w:val="24"/>
                <w:szCs w:val="24"/>
                <w:lang w:val="fr-CH" w:eastAsia="en-GB"/>
              </w:rPr>
            </w:rPrChange>
          </w:rPr>
          <w:t>&lt;attribute</w:t>
        </w:r>
        <w:r w:rsidRPr="00BE2347">
          <w:rPr>
            <w:rFonts w:ascii="Courier New" w:hAnsi="Courier New" w:cs="Courier New"/>
            <w:color w:val="F5844C"/>
            <w:sz w:val="18"/>
            <w:szCs w:val="18"/>
            <w:lang w:val="fr-CH" w:eastAsia="en-GB"/>
            <w:rPrChange w:id="552"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553"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54" w:author="Evain, Jean-Pierre" w:date="2017-06-26T13:34:00Z">
              <w:rPr>
                <w:color w:val="993300"/>
                <w:sz w:val="24"/>
                <w:szCs w:val="24"/>
                <w:lang w:val="fr-CH" w:eastAsia="en-GB"/>
              </w:rPr>
            </w:rPrChange>
          </w:rPr>
          <w:t>"programId"</w:t>
        </w:r>
        <w:r w:rsidRPr="00BE2347">
          <w:rPr>
            <w:rFonts w:ascii="Courier New" w:hAnsi="Courier New" w:cs="Courier New"/>
            <w:color w:val="F5844C"/>
            <w:sz w:val="18"/>
            <w:szCs w:val="18"/>
            <w:lang w:val="fr-CH" w:eastAsia="en-GB"/>
            <w:rPrChange w:id="555"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556"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57" w:author="Evain, Jean-Pierre" w:date="2017-06-26T13:34:00Z">
              <w:rPr>
                <w:color w:val="993300"/>
                <w:sz w:val="24"/>
                <w:szCs w:val="24"/>
                <w:lang w:val="fr-CH" w:eastAsia="en-GB"/>
              </w:rPr>
            </w:rPrChange>
          </w:rPr>
          <w:t>"tva:CRIDType"</w:t>
        </w:r>
        <w:r w:rsidRPr="00BE2347">
          <w:rPr>
            <w:rFonts w:ascii="Courier New" w:hAnsi="Courier New" w:cs="Courier New"/>
            <w:color w:val="000096"/>
            <w:sz w:val="18"/>
            <w:szCs w:val="18"/>
            <w:lang w:val="fr-CH" w:eastAsia="en-GB"/>
            <w:rPrChange w:id="558"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559"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60" w:author="Evain, Jean-Pierre" w:date="2017-06-26T13:34:00Z">
              <w:rPr>
                <w:color w:val="000000"/>
                <w:sz w:val="24"/>
                <w:szCs w:val="24"/>
                <w:lang w:val="fr-CH" w:eastAsia="en-GB"/>
              </w:rPr>
            </w:rPrChange>
          </w:rPr>
          <w:lastRenderedPageBreak/>
          <w:tab/>
        </w:r>
        <w:r w:rsidRPr="00BE2347">
          <w:rPr>
            <w:rFonts w:ascii="Courier New" w:hAnsi="Courier New" w:cs="Courier New"/>
            <w:color w:val="000000"/>
            <w:sz w:val="18"/>
            <w:szCs w:val="18"/>
            <w:lang w:val="fr-CH" w:eastAsia="en-GB"/>
            <w:rPrChange w:id="561"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62" w:author="Evain, Jean-Pierre" w:date="2017-06-26T13:34:00Z">
              <w:rPr>
                <w:color w:val="000096"/>
                <w:sz w:val="24"/>
                <w:szCs w:val="24"/>
                <w:lang w:val="fr-CH" w:eastAsia="en-GB"/>
              </w:rPr>
            </w:rPrChange>
          </w:rPr>
          <w:t>&lt;attribute</w:t>
        </w:r>
        <w:r w:rsidRPr="00BE2347">
          <w:rPr>
            <w:rFonts w:ascii="Courier New" w:hAnsi="Courier New" w:cs="Courier New"/>
            <w:color w:val="F5844C"/>
            <w:sz w:val="18"/>
            <w:szCs w:val="18"/>
            <w:lang w:val="fr-CH" w:eastAsia="en-GB"/>
            <w:rPrChange w:id="563"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564"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65" w:author="Evain, Jean-Pierre" w:date="2017-06-26T13:34:00Z">
              <w:rPr>
                <w:color w:val="993300"/>
                <w:sz w:val="24"/>
                <w:szCs w:val="24"/>
                <w:lang w:val="fr-CH" w:eastAsia="en-GB"/>
              </w:rPr>
            </w:rPrChange>
          </w:rPr>
          <w:t>"segmentRefList"</w:t>
        </w:r>
        <w:r w:rsidRPr="00BE2347">
          <w:rPr>
            <w:rFonts w:ascii="Courier New" w:hAnsi="Courier New" w:cs="Courier New"/>
            <w:color w:val="F5844C"/>
            <w:sz w:val="18"/>
            <w:szCs w:val="18"/>
            <w:lang w:val="fr-CH" w:eastAsia="en-GB"/>
            <w:rPrChange w:id="566"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567"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68" w:author="Evain, Jean-Pierre" w:date="2017-06-26T13:34:00Z">
              <w:rPr>
                <w:color w:val="993300"/>
                <w:sz w:val="24"/>
                <w:szCs w:val="24"/>
                <w:lang w:val="fr-CH" w:eastAsia="en-GB"/>
              </w:rPr>
            </w:rPrChange>
          </w:rPr>
          <w:t>"tva:TVAIDRefsType"</w:t>
        </w:r>
        <w:r w:rsidRPr="00BE2347">
          <w:rPr>
            <w:rFonts w:ascii="Courier New" w:hAnsi="Courier New" w:cs="Courier New"/>
            <w:color w:val="000096"/>
            <w:sz w:val="18"/>
            <w:szCs w:val="18"/>
            <w:lang w:val="fr-CH" w:eastAsia="en-GB"/>
            <w:rPrChange w:id="569"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570"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71" w:author="Evain, Jean-Pierre" w:date="2017-06-26T13:34:00Z">
              <w:rPr>
                <w:color w:val="000000"/>
                <w:sz w:val="24"/>
                <w:szCs w:val="24"/>
                <w:lang w:val="fr-CH" w:eastAsia="en-GB"/>
              </w:rPr>
            </w:rPrChange>
          </w:rPr>
          <w:tab/>
        </w:r>
        <w:r w:rsidRPr="00BE2347">
          <w:rPr>
            <w:rFonts w:ascii="Courier New" w:hAnsi="Courier New" w:cs="Courier New"/>
            <w:color w:val="000000"/>
            <w:sz w:val="18"/>
            <w:szCs w:val="18"/>
            <w:lang w:val="fr-CH" w:eastAsia="en-GB"/>
            <w:rPrChange w:id="57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73" w:author="Evain, Jean-Pierre" w:date="2017-06-26T13:34:00Z">
              <w:rPr>
                <w:color w:val="000096"/>
                <w:sz w:val="24"/>
                <w:szCs w:val="24"/>
                <w:lang w:val="fr-CH" w:eastAsia="en-GB"/>
              </w:rPr>
            </w:rPrChange>
          </w:rPr>
          <w:t>&lt;attribute</w:t>
        </w:r>
        <w:r w:rsidRPr="00BE2347">
          <w:rPr>
            <w:rFonts w:ascii="Courier New" w:hAnsi="Courier New" w:cs="Courier New"/>
            <w:color w:val="F5844C"/>
            <w:sz w:val="18"/>
            <w:szCs w:val="18"/>
            <w:lang w:val="fr-CH" w:eastAsia="en-GB"/>
            <w:rPrChange w:id="574" w:author="Evain, Jean-Pierre" w:date="2017-06-26T13:34:00Z">
              <w:rPr>
                <w:color w:val="F5844C"/>
                <w:sz w:val="24"/>
                <w:szCs w:val="24"/>
                <w:lang w:val="fr-CH" w:eastAsia="en-GB"/>
              </w:rPr>
            </w:rPrChange>
          </w:rPr>
          <w:t xml:space="preserve"> name</w:t>
        </w:r>
        <w:r w:rsidRPr="00BE2347">
          <w:rPr>
            <w:rFonts w:ascii="Courier New" w:hAnsi="Courier New" w:cs="Courier New"/>
            <w:color w:val="FF8040"/>
            <w:sz w:val="18"/>
            <w:szCs w:val="18"/>
            <w:lang w:val="fr-CH" w:eastAsia="en-GB"/>
            <w:rPrChange w:id="575"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76" w:author="Evain, Jean-Pierre" w:date="2017-06-26T13:34:00Z">
              <w:rPr>
                <w:color w:val="993300"/>
                <w:sz w:val="24"/>
                <w:szCs w:val="24"/>
                <w:lang w:val="fr-CH" w:eastAsia="en-GB"/>
              </w:rPr>
            </w:rPrChange>
          </w:rPr>
          <w:t>"InstanceMetadataIdRef"</w:t>
        </w:r>
        <w:r w:rsidRPr="00BE2347">
          <w:rPr>
            <w:rFonts w:ascii="Courier New" w:hAnsi="Courier New" w:cs="Courier New"/>
            <w:color w:val="F5844C"/>
            <w:sz w:val="18"/>
            <w:szCs w:val="18"/>
            <w:lang w:val="fr-CH" w:eastAsia="en-GB"/>
            <w:rPrChange w:id="577" w:author="Evain, Jean-Pierre" w:date="2017-06-26T13:34:00Z">
              <w:rPr>
                <w:color w:val="F5844C"/>
                <w:sz w:val="24"/>
                <w:szCs w:val="24"/>
                <w:lang w:val="fr-CH" w:eastAsia="en-GB"/>
              </w:rPr>
            </w:rPrChange>
          </w:rPr>
          <w:t xml:space="preserve"> type</w:t>
        </w:r>
        <w:r w:rsidRPr="00BE2347">
          <w:rPr>
            <w:rFonts w:ascii="Courier New" w:hAnsi="Courier New" w:cs="Courier New"/>
            <w:color w:val="FF8040"/>
            <w:sz w:val="18"/>
            <w:szCs w:val="18"/>
            <w:lang w:val="fr-CH" w:eastAsia="en-GB"/>
            <w:rPrChange w:id="578"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79" w:author="Evain, Jean-Pierre" w:date="2017-06-26T13:34:00Z">
              <w:rPr>
                <w:color w:val="993300"/>
                <w:sz w:val="24"/>
                <w:szCs w:val="24"/>
                <w:lang w:val="fr-CH" w:eastAsia="en-GB"/>
              </w:rPr>
            </w:rPrChange>
          </w:rPr>
          <w:t>"tva:InstanceMetadataIdType"</w:t>
        </w:r>
        <w:r w:rsidRPr="00BE2347">
          <w:rPr>
            <w:rFonts w:ascii="Courier New" w:hAnsi="Courier New" w:cs="Courier New"/>
            <w:color w:val="F5844C"/>
            <w:sz w:val="18"/>
            <w:szCs w:val="18"/>
            <w:lang w:val="fr-CH" w:eastAsia="en-GB"/>
            <w:rPrChange w:id="580" w:author="Evain, Jean-Pierre" w:date="2017-06-26T13:34:00Z">
              <w:rPr>
                <w:color w:val="F5844C"/>
                <w:sz w:val="24"/>
                <w:szCs w:val="24"/>
                <w:lang w:val="fr-CH" w:eastAsia="en-GB"/>
              </w:rPr>
            </w:rPrChange>
          </w:rPr>
          <w:t xml:space="preserve"> </w:t>
        </w:r>
      </w:ins>
    </w:p>
    <w:p w:rsidR="00C454B8" w:rsidRPr="00BE2347" w:rsidRDefault="00BE2347" w:rsidP="00BE2347">
      <w:pPr>
        <w:pBdr>
          <w:top w:val="single" w:sz="4" w:space="1" w:color="auto"/>
          <w:left w:val="single" w:sz="4" w:space="4" w:color="auto"/>
          <w:bottom w:val="single" w:sz="4" w:space="1" w:color="auto"/>
          <w:right w:val="single" w:sz="4" w:space="4" w:color="auto"/>
        </w:pBdr>
        <w:spacing w:after="0"/>
        <w:ind w:firstLine="283"/>
        <w:rPr>
          <w:ins w:id="581" w:author="Evain, Jean-Pierre" w:date="2017-06-09T16:31:00Z"/>
          <w:rFonts w:ascii="Courier New" w:hAnsi="Courier New" w:cs="Courier New"/>
          <w:color w:val="000000" w:themeColor="text1"/>
          <w:sz w:val="18"/>
          <w:szCs w:val="18"/>
          <w:lang w:val="fr-CH"/>
          <w:rPrChange w:id="582" w:author="Evain, Jean-Pierre" w:date="2017-06-26T13:34:00Z">
            <w:rPr>
              <w:ins w:id="583" w:author="Evain, Jean-Pierre" w:date="2017-06-09T16:31:00Z"/>
              <w:color w:val="FF0000"/>
            </w:rPr>
          </w:rPrChange>
        </w:rPr>
        <w:pPrChange w:id="584" w:author="Evain, Jean-Pierre" w:date="2017-06-26T13:34:00Z">
          <w:pPr>
            <w:pStyle w:val="Heading3"/>
          </w:pPr>
        </w:pPrChange>
      </w:pPr>
      <w:ins w:id="585" w:author="Evain, Jean-Pierre" w:date="2017-06-26T13:35:00Z">
        <w:r>
          <w:rPr>
            <w:rFonts w:ascii="Courier New" w:hAnsi="Courier New" w:cs="Courier New"/>
            <w:color w:val="F5844C"/>
            <w:sz w:val="18"/>
            <w:szCs w:val="18"/>
            <w:lang w:val="fr-CH" w:eastAsia="en-GB"/>
          </w:rPr>
          <w:t xml:space="preserve">   </w:t>
        </w:r>
      </w:ins>
      <w:proofErr w:type="gramStart"/>
      <w:ins w:id="586" w:author="Evain, Jean-Pierre" w:date="2017-06-26T13:34:00Z">
        <w:r w:rsidRPr="00BE2347">
          <w:rPr>
            <w:rFonts w:ascii="Courier New" w:hAnsi="Courier New" w:cs="Courier New"/>
            <w:color w:val="F5844C"/>
            <w:sz w:val="18"/>
            <w:szCs w:val="18"/>
            <w:lang w:val="fr-CH" w:eastAsia="en-GB"/>
            <w:rPrChange w:id="587" w:author="Evain, Jean-Pierre" w:date="2017-06-26T13:34:00Z">
              <w:rPr>
                <w:color w:val="F5844C"/>
                <w:sz w:val="24"/>
                <w:szCs w:val="24"/>
                <w:lang w:val="fr-CH" w:eastAsia="en-GB"/>
              </w:rPr>
            </w:rPrChange>
          </w:rPr>
          <w:t>use</w:t>
        </w:r>
        <w:proofErr w:type="gramEnd"/>
        <w:r w:rsidRPr="00BE2347">
          <w:rPr>
            <w:rFonts w:ascii="Courier New" w:hAnsi="Courier New" w:cs="Courier New"/>
            <w:color w:val="FF8040"/>
            <w:sz w:val="18"/>
            <w:szCs w:val="18"/>
            <w:lang w:val="fr-CH" w:eastAsia="en-GB"/>
            <w:rPrChange w:id="588" w:author="Evain, Jean-Pierre" w:date="2017-06-26T13:34:00Z">
              <w:rPr>
                <w:color w:val="FF8040"/>
                <w:sz w:val="24"/>
                <w:szCs w:val="24"/>
                <w:lang w:val="fr-CH" w:eastAsia="en-GB"/>
              </w:rPr>
            </w:rPrChange>
          </w:rPr>
          <w:t>=</w:t>
        </w:r>
        <w:r w:rsidRPr="00BE2347">
          <w:rPr>
            <w:rFonts w:ascii="Courier New" w:hAnsi="Courier New" w:cs="Courier New"/>
            <w:color w:val="993300"/>
            <w:sz w:val="18"/>
            <w:szCs w:val="18"/>
            <w:lang w:val="fr-CH" w:eastAsia="en-GB"/>
            <w:rPrChange w:id="589" w:author="Evain, Jean-Pierre" w:date="2017-06-26T13:34:00Z">
              <w:rPr>
                <w:color w:val="993300"/>
                <w:sz w:val="24"/>
                <w:szCs w:val="24"/>
                <w:lang w:val="fr-CH" w:eastAsia="en-GB"/>
              </w:rPr>
            </w:rPrChange>
          </w:rPr>
          <w:t>"optional"</w:t>
        </w:r>
        <w:r w:rsidRPr="00BE2347">
          <w:rPr>
            <w:rFonts w:ascii="Courier New" w:hAnsi="Courier New" w:cs="Courier New"/>
            <w:color w:val="000096"/>
            <w:sz w:val="18"/>
            <w:szCs w:val="18"/>
            <w:lang w:val="fr-CH" w:eastAsia="en-GB"/>
            <w:rPrChange w:id="590" w:author="Evain, Jean-Pierre" w:date="2017-06-26T13:34:00Z">
              <w:rPr>
                <w:color w:val="000096"/>
                <w:sz w:val="24"/>
                <w:szCs w:val="24"/>
                <w:lang w:val="fr-CH" w:eastAsia="en-GB"/>
              </w:rPr>
            </w:rPrChange>
          </w:rPr>
          <w:t>/&gt;</w:t>
        </w:r>
        <w:r w:rsidRPr="00BE2347">
          <w:rPr>
            <w:rFonts w:ascii="Courier New" w:hAnsi="Courier New" w:cs="Courier New"/>
            <w:color w:val="000000"/>
            <w:sz w:val="18"/>
            <w:szCs w:val="18"/>
            <w:lang w:val="fr-CH" w:eastAsia="en-GB"/>
            <w:rPrChange w:id="591" w:author="Evain, Jean-Pierre" w:date="2017-06-26T13:34:00Z">
              <w:rPr>
                <w:color w:val="000000"/>
                <w:sz w:val="24"/>
                <w:szCs w:val="24"/>
                <w:lang w:val="fr-CH" w:eastAsia="en-GB"/>
              </w:rPr>
            </w:rPrChange>
          </w:rPr>
          <w:br/>
        </w:r>
        <w:r w:rsidRPr="00BE2347">
          <w:rPr>
            <w:rFonts w:ascii="Courier New" w:hAnsi="Courier New" w:cs="Courier New"/>
            <w:color w:val="000000"/>
            <w:sz w:val="18"/>
            <w:szCs w:val="18"/>
            <w:lang w:val="fr-CH" w:eastAsia="en-GB"/>
            <w:rPrChange w:id="592" w:author="Evain, Jean-Pierre" w:date="2017-06-26T13:34:00Z">
              <w:rPr>
                <w:color w:val="000000"/>
                <w:sz w:val="24"/>
                <w:szCs w:val="24"/>
                <w:lang w:val="fr-CH" w:eastAsia="en-GB"/>
              </w:rPr>
            </w:rPrChange>
          </w:rPr>
          <w:tab/>
        </w:r>
        <w:r w:rsidRPr="00BE2347">
          <w:rPr>
            <w:rFonts w:ascii="Courier New" w:hAnsi="Courier New" w:cs="Courier New"/>
            <w:color w:val="000096"/>
            <w:sz w:val="18"/>
            <w:szCs w:val="18"/>
            <w:lang w:val="fr-CH" w:eastAsia="en-GB"/>
            <w:rPrChange w:id="593" w:author="Evain, Jean-Pierre" w:date="2017-06-26T13:34:00Z">
              <w:rPr>
                <w:color w:val="000096"/>
                <w:sz w:val="24"/>
                <w:szCs w:val="24"/>
                <w:lang w:val="fr-CH" w:eastAsia="en-GB"/>
              </w:rPr>
            </w:rPrChange>
          </w:rPr>
          <w:t>&lt;/complexType&gt;</w:t>
        </w:r>
        <w:r w:rsidRPr="00BE2347">
          <w:rPr>
            <w:rFonts w:ascii="Courier New" w:hAnsi="Courier New" w:cs="Courier New"/>
            <w:color w:val="000000"/>
            <w:sz w:val="18"/>
            <w:szCs w:val="18"/>
            <w:lang w:val="fr-CH" w:eastAsia="en-GB"/>
            <w:rPrChange w:id="594" w:author="Evain, Jean-Pierre" w:date="2017-06-26T13:34:00Z">
              <w:rPr>
                <w:color w:val="000000"/>
                <w:sz w:val="24"/>
                <w:szCs w:val="24"/>
                <w:lang w:val="fr-CH" w:eastAsia="en-GB"/>
              </w:rPr>
            </w:rPrChange>
          </w:rPr>
          <w:br/>
        </w:r>
      </w:ins>
      <w:ins w:id="595" w:author="Evain, Jean-Pierre" w:date="2017-06-09T16:33:00Z">
        <w:r w:rsidR="00843B75" w:rsidRPr="00BE2347">
          <w:rPr>
            <w:rFonts w:ascii="Courier New" w:hAnsi="Courier New" w:cs="Courier New"/>
            <w:color w:val="000000" w:themeColor="text1"/>
            <w:sz w:val="18"/>
            <w:szCs w:val="18"/>
            <w:lang w:val="fr-CH" w:eastAsia="en-GB"/>
            <w:rPrChange w:id="596" w:author="Evain, Jean-Pierre" w:date="2017-06-26T13:34:00Z">
              <w:rPr>
                <w:color w:val="000000"/>
                <w:sz w:val="24"/>
                <w:szCs w:val="24"/>
                <w:lang w:val="fr-CH" w:eastAsia="en-GB"/>
              </w:rPr>
            </w:rPrChange>
          </w:rPr>
          <w:br/>
        </w:r>
      </w:ins>
    </w:p>
    <w:p w:rsidR="00843B75" w:rsidRPr="00676DBE" w:rsidRDefault="00843B75">
      <w:pPr>
        <w:jc w:val="center"/>
        <w:rPr>
          <w:ins w:id="597" w:author="Evain, Jean-Pierre" w:date="2017-06-09T16:39:00Z"/>
          <w:color w:val="FF0000"/>
          <w:lang w:val="fr-CH"/>
          <w:rPrChange w:id="598" w:author="Evain, Jean-Pierre" w:date="2017-06-12T09:37:00Z">
            <w:rPr>
              <w:ins w:id="599" w:author="Evain, Jean-Pierre" w:date="2017-06-09T16:39:00Z"/>
              <w:color w:val="FF0000"/>
            </w:rPr>
          </w:rPrChange>
        </w:rPr>
        <w:pPrChange w:id="600" w:author="Evain, Jean-Pierre" w:date="2017-06-09T16:30:00Z">
          <w:pPr>
            <w:pStyle w:val="Heading3"/>
          </w:pPr>
        </w:pPrChange>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Change w:id="601" w:author="Evain, Jean-Pierre" w:date="2017-06-09T16:42:00Z">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
        </w:tblPrChange>
      </w:tblPr>
      <w:tblGrid>
        <w:gridCol w:w="2970"/>
        <w:gridCol w:w="5490"/>
        <w:tblGridChange w:id="602">
          <w:tblGrid>
            <w:gridCol w:w="2970"/>
            <w:gridCol w:w="5490"/>
          </w:tblGrid>
        </w:tblGridChange>
      </w:tblGrid>
      <w:tr w:rsidR="00C454B8" w:rsidRPr="00F3500B" w:rsidTr="00C454B8">
        <w:trPr>
          <w:tblHeader/>
          <w:jc w:val="center"/>
          <w:ins w:id="603" w:author="Evain, Jean-Pierre" w:date="2017-06-09T16:39:00Z"/>
          <w:trPrChange w:id="604" w:author="Evain, Jean-Pierre" w:date="2017-06-09T16:42:00Z">
            <w:trPr>
              <w:tblHeader/>
              <w:jc w:val="center"/>
            </w:trPr>
          </w:trPrChange>
        </w:trPr>
        <w:tc>
          <w:tcPr>
            <w:tcW w:w="2970" w:type="dxa"/>
            <w:tcBorders>
              <w:top w:val="single" w:sz="12" w:space="0" w:color="000000"/>
              <w:bottom w:val="single" w:sz="12" w:space="0" w:color="000000"/>
            </w:tcBorders>
            <w:tcPrChange w:id="605" w:author="Evain, Jean-Pierre" w:date="2017-06-09T16:42:00Z">
              <w:tcPr>
                <w:tcW w:w="2970" w:type="dxa"/>
                <w:tcBorders>
                  <w:bottom w:val="nil"/>
                </w:tcBorders>
              </w:tcPr>
            </w:tcPrChange>
          </w:tcPr>
          <w:p w:rsidR="00C454B8" w:rsidRPr="00F3500B" w:rsidRDefault="00C454B8" w:rsidP="00676DBE">
            <w:pPr>
              <w:pStyle w:val="TAH"/>
              <w:rPr>
                <w:ins w:id="606" w:author="Evain, Jean-Pierre" w:date="2017-06-09T16:39:00Z"/>
                <w:lang w:eastAsia="ja-JP"/>
              </w:rPr>
            </w:pPr>
            <w:ins w:id="607" w:author="Evain, Jean-Pierre" w:date="2017-06-09T16:39:00Z">
              <w:r w:rsidRPr="00F3500B">
                <w:rPr>
                  <w:lang w:eastAsia="ja-JP"/>
                </w:rPr>
                <w:t>Name</w:t>
              </w:r>
            </w:ins>
          </w:p>
        </w:tc>
        <w:tc>
          <w:tcPr>
            <w:tcW w:w="5490" w:type="dxa"/>
            <w:tcBorders>
              <w:top w:val="single" w:sz="12" w:space="0" w:color="000000"/>
              <w:bottom w:val="single" w:sz="12" w:space="0" w:color="000000"/>
            </w:tcBorders>
            <w:tcPrChange w:id="608" w:author="Evain, Jean-Pierre" w:date="2017-06-09T16:42:00Z">
              <w:tcPr>
                <w:tcW w:w="5490" w:type="dxa"/>
                <w:tcBorders>
                  <w:bottom w:val="nil"/>
                </w:tcBorders>
              </w:tcPr>
            </w:tcPrChange>
          </w:tcPr>
          <w:p w:rsidR="00C454B8" w:rsidRPr="00F3500B" w:rsidRDefault="00C454B8" w:rsidP="00676DBE">
            <w:pPr>
              <w:pStyle w:val="TAH"/>
              <w:rPr>
                <w:ins w:id="609" w:author="Evain, Jean-Pierre" w:date="2017-06-09T16:39:00Z"/>
                <w:lang w:eastAsia="ja-JP"/>
              </w:rPr>
            </w:pPr>
            <w:ins w:id="610" w:author="Evain, Jean-Pierre" w:date="2017-06-09T16:39:00Z">
              <w:r w:rsidRPr="00F3500B">
                <w:rPr>
                  <w:lang w:eastAsia="ja-JP"/>
                </w:rPr>
                <w:t>Definition</w:t>
              </w:r>
            </w:ins>
          </w:p>
        </w:tc>
      </w:tr>
      <w:tr w:rsidR="00C454B8" w:rsidRPr="00F3500B" w:rsidTr="00C454B8">
        <w:trPr>
          <w:tblHeader/>
          <w:jc w:val="center"/>
          <w:ins w:id="611" w:author="Evain, Jean-Pierre" w:date="2017-06-09T16:39:00Z"/>
          <w:trPrChange w:id="612" w:author="Evain, Jean-Pierre" w:date="2017-06-09T16:42:00Z">
            <w:trPr>
              <w:tblHeader/>
              <w:jc w:val="center"/>
            </w:trPr>
          </w:trPrChange>
        </w:trPr>
        <w:tc>
          <w:tcPr>
            <w:tcW w:w="2970" w:type="dxa"/>
            <w:tcBorders>
              <w:top w:val="single" w:sz="12" w:space="0" w:color="000000"/>
              <w:bottom w:val="single" w:sz="4" w:space="0" w:color="000000"/>
            </w:tcBorders>
            <w:tcPrChange w:id="613" w:author="Evain, Jean-Pierre" w:date="2017-06-09T16:42:00Z">
              <w:tcPr>
                <w:tcW w:w="2970" w:type="dxa"/>
                <w:tcBorders>
                  <w:top w:val="single" w:sz="12" w:space="0" w:color="000000"/>
                  <w:bottom w:val="nil"/>
                </w:tcBorders>
              </w:tcPr>
            </w:tcPrChange>
          </w:tcPr>
          <w:p w:rsidR="00C454B8" w:rsidRPr="00F3500B" w:rsidRDefault="0055347F" w:rsidP="00676DBE">
            <w:pPr>
              <w:pStyle w:val="TAH"/>
              <w:jc w:val="left"/>
              <w:rPr>
                <w:ins w:id="614" w:author="Evain, Jean-Pierre" w:date="2017-06-09T16:39:00Z"/>
                <w:rFonts w:ascii="Courier New" w:hAnsi="Courier New"/>
                <w:b w:val="0"/>
                <w:lang w:eastAsia="ja-JP"/>
              </w:rPr>
            </w:pPr>
            <w:ins w:id="615" w:author="Evain, Jean-Pierre" w:date="2017-06-09T16:43:00Z">
              <w:r>
                <w:rPr>
                  <w:rFonts w:ascii="Courier New" w:hAnsi="Courier New"/>
                  <w:b w:val="0"/>
                  <w:lang w:eastAsia="ja-JP"/>
                </w:rPr>
                <w:t>RightsStatementType</w:t>
              </w:r>
            </w:ins>
          </w:p>
        </w:tc>
        <w:tc>
          <w:tcPr>
            <w:tcW w:w="5490" w:type="dxa"/>
            <w:tcBorders>
              <w:top w:val="single" w:sz="12" w:space="0" w:color="000000"/>
              <w:bottom w:val="single" w:sz="4" w:space="0" w:color="000000"/>
            </w:tcBorders>
            <w:tcPrChange w:id="616" w:author="Evain, Jean-Pierre" w:date="2017-06-09T16:42:00Z">
              <w:tcPr>
                <w:tcW w:w="5490" w:type="dxa"/>
                <w:tcBorders>
                  <w:top w:val="single" w:sz="12" w:space="0" w:color="000000"/>
                  <w:bottom w:val="nil"/>
                </w:tcBorders>
              </w:tcPr>
            </w:tcPrChange>
          </w:tcPr>
          <w:p w:rsidR="00C454B8" w:rsidRPr="00F3500B" w:rsidRDefault="0055347F">
            <w:pPr>
              <w:pStyle w:val="TAL"/>
              <w:jc w:val="both"/>
              <w:rPr>
                <w:ins w:id="617" w:author="Evain, Jean-Pierre" w:date="2017-06-09T16:39:00Z"/>
                <w:lang w:eastAsia="ja-JP"/>
              </w:rPr>
              <w:pPrChange w:id="618" w:author="Evain, Jean-Pierre" w:date="2017-06-09T16:43:00Z">
                <w:pPr>
                  <w:pStyle w:val="TAL"/>
                </w:pPr>
              </w:pPrChange>
            </w:pPr>
            <w:ins w:id="619" w:author="Evain, Jean-Pierre" w:date="2017-06-09T16:43:00Z">
              <w:r>
                <w:rPr>
                  <w:lang w:eastAsia="ja-JP"/>
                </w:rPr>
                <w:t>A complex type to define a rights statement</w:t>
              </w:r>
            </w:ins>
            <w:ins w:id="620" w:author="Evain, Jean-Pierre" w:date="2017-06-09T16:45:00Z">
              <w:r>
                <w:rPr>
                  <w:lang w:eastAsia="ja-JP"/>
                </w:rPr>
                <w:t>.</w:t>
              </w:r>
            </w:ins>
          </w:p>
        </w:tc>
      </w:tr>
      <w:tr w:rsidR="00C454B8" w:rsidRPr="00F3500B" w:rsidTr="00C454B8">
        <w:trPr>
          <w:tblHeader/>
          <w:jc w:val="center"/>
          <w:ins w:id="621" w:author="Evain, Jean-Pierre" w:date="2017-06-09T16:39:00Z"/>
          <w:trPrChange w:id="622" w:author="Evain, Jean-Pierre" w:date="2017-06-09T16:40:00Z">
            <w:trPr>
              <w:tblHeader/>
              <w:jc w:val="center"/>
            </w:trPr>
          </w:trPrChange>
        </w:trPr>
        <w:tc>
          <w:tcPr>
            <w:tcW w:w="2970" w:type="dxa"/>
            <w:tcBorders>
              <w:top w:val="single" w:sz="4" w:space="0" w:color="000000"/>
              <w:bottom w:val="single" w:sz="4" w:space="0" w:color="000000"/>
            </w:tcBorders>
            <w:tcPrChange w:id="623" w:author="Evain, Jean-Pierre" w:date="2017-06-09T16:40:00Z">
              <w:tcPr>
                <w:tcW w:w="2970" w:type="dxa"/>
                <w:tcBorders>
                  <w:top w:val="single" w:sz="12" w:space="0" w:color="000000"/>
                  <w:bottom w:val="nil"/>
                </w:tcBorders>
              </w:tcPr>
            </w:tcPrChange>
          </w:tcPr>
          <w:p w:rsidR="00C454B8" w:rsidRPr="00F3500B" w:rsidRDefault="0055347F">
            <w:pPr>
              <w:pStyle w:val="TAH"/>
              <w:ind w:left="283"/>
              <w:jc w:val="left"/>
              <w:rPr>
                <w:ins w:id="624" w:author="Evain, Jean-Pierre" w:date="2017-06-09T16:39:00Z"/>
                <w:rFonts w:ascii="Courier New" w:hAnsi="Courier New"/>
                <w:b w:val="0"/>
                <w:lang w:eastAsia="ja-JP"/>
              </w:rPr>
              <w:pPrChange w:id="625" w:author="Evain, Jean-Pierre" w:date="2017-06-09T16:44:00Z">
                <w:pPr>
                  <w:pStyle w:val="TAH"/>
                  <w:jc w:val="left"/>
                </w:pPr>
              </w:pPrChange>
            </w:pPr>
            <w:ins w:id="626" w:author="Evain, Jean-Pierre" w:date="2017-06-09T16:44:00Z">
              <w:r>
                <w:rPr>
                  <w:rFonts w:ascii="Courier New" w:hAnsi="Courier New"/>
                  <w:b w:val="0"/>
                  <w:lang w:eastAsia="ja-JP"/>
                </w:rPr>
                <w:t>RightsExpression</w:t>
              </w:r>
            </w:ins>
          </w:p>
        </w:tc>
        <w:tc>
          <w:tcPr>
            <w:tcW w:w="5490" w:type="dxa"/>
            <w:tcBorders>
              <w:top w:val="single" w:sz="4" w:space="0" w:color="000000"/>
              <w:bottom w:val="single" w:sz="4" w:space="0" w:color="000000"/>
            </w:tcBorders>
            <w:tcPrChange w:id="627" w:author="Evain, Jean-Pierre" w:date="2017-06-09T16:40:00Z">
              <w:tcPr>
                <w:tcW w:w="5490" w:type="dxa"/>
                <w:tcBorders>
                  <w:top w:val="single" w:sz="12" w:space="0" w:color="000000"/>
                  <w:bottom w:val="nil"/>
                </w:tcBorders>
              </w:tcPr>
            </w:tcPrChange>
          </w:tcPr>
          <w:p w:rsidR="00C454B8" w:rsidRPr="00F3500B" w:rsidRDefault="0055347F" w:rsidP="00676DBE">
            <w:pPr>
              <w:pStyle w:val="TAL"/>
              <w:rPr>
                <w:ins w:id="628" w:author="Evain, Jean-Pierre" w:date="2017-06-09T16:39:00Z"/>
                <w:lang w:eastAsia="ja-JP"/>
              </w:rPr>
            </w:pPr>
            <w:ins w:id="629" w:author="Evain, Jean-Pierre" w:date="2017-06-09T16:44:00Z">
              <w:r>
                <w:rPr>
                  <w:lang w:eastAsia="ja-JP"/>
                </w:rPr>
                <w:t>One or more rights expression qualifying a rights statement</w:t>
              </w:r>
            </w:ins>
            <w:ins w:id="630" w:author="Evain, Jean-Pierre" w:date="2017-06-09T16:45:00Z">
              <w:r>
                <w:rPr>
                  <w:lang w:eastAsia="ja-JP"/>
                </w:rPr>
                <w:t>.</w:t>
              </w:r>
            </w:ins>
          </w:p>
        </w:tc>
      </w:tr>
      <w:tr w:rsidR="0055347F" w:rsidRPr="00F3500B" w:rsidTr="00C454B8">
        <w:trPr>
          <w:tblHeader/>
          <w:jc w:val="center"/>
          <w:ins w:id="631" w:author="Evain, Jean-Pierre" w:date="2017-06-09T16:44:00Z"/>
        </w:trPr>
        <w:tc>
          <w:tcPr>
            <w:tcW w:w="2970" w:type="dxa"/>
            <w:tcBorders>
              <w:top w:val="single" w:sz="4" w:space="0" w:color="000000"/>
              <w:bottom w:val="single" w:sz="4" w:space="0" w:color="000000"/>
            </w:tcBorders>
          </w:tcPr>
          <w:p w:rsidR="0055347F" w:rsidRDefault="0055347F" w:rsidP="0055347F">
            <w:pPr>
              <w:pStyle w:val="TAH"/>
              <w:ind w:left="283"/>
              <w:jc w:val="left"/>
              <w:rPr>
                <w:ins w:id="632" w:author="Evain, Jean-Pierre" w:date="2017-06-09T16:44:00Z"/>
                <w:rFonts w:ascii="Courier New" w:hAnsi="Courier New"/>
                <w:b w:val="0"/>
                <w:lang w:eastAsia="ja-JP"/>
              </w:rPr>
            </w:pPr>
            <w:ins w:id="633" w:author="Evain, Jean-Pierre" w:date="2017-06-09T16:44:00Z">
              <w:r>
                <w:rPr>
                  <w:rFonts w:ascii="Courier New" w:hAnsi="Courier New"/>
                  <w:b w:val="0"/>
                  <w:lang w:eastAsia="ja-JP"/>
                </w:rPr>
                <w:t>RightsLink</w:t>
              </w:r>
            </w:ins>
          </w:p>
        </w:tc>
        <w:tc>
          <w:tcPr>
            <w:tcW w:w="5490" w:type="dxa"/>
            <w:tcBorders>
              <w:top w:val="single" w:sz="4" w:space="0" w:color="000000"/>
              <w:bottom w:val="single" w:sz="4" w:space="0" w:color="000000"/>
            </w:tcBorders>
          </w:tcPr>
          <w:p w:rsidR="0055347F" w:rsidRDefault="0055347F" w:rsidP="00676DBE">
            <w:pPr>
              <w:pStyle w:val="TAL"/>
              <w:rPr>
                <w:ins w:id="634" w:author="Evain, Jean-Pierre" w:date="2017-06-09T16:44:00Z"/>
                <w:lang w:eastAsia="ja-JP"/>
              </w:rPr>
            </w:pPr>
            <w:ins w:id="635" w:author="Evain, Jean-Pierre" w:date="2017-06-09T16:45:00Z">
              <w:r>
                <w:rPr>
                  <w:lang w:eastAsia="ja-JP"/>
                </w:rPr>
                <w:t>A link e.g. to on online resources where more information can be found about the rights.</w:t>
              </w:r>
            </w:ins>
          </w:p>
        </w:tc>
      </w:tr>
      <w:tr w:rsidR="000428F9" w:rsidRPr="00F3500B" w:rsidTr="00C454B8">
        <w:trPr>
          <w:tblHeader/>
          <w:jc w:val="center"/>
          <w:ins w:id="636" w:author="Evain, Jean-Pierre" w:date="2017-06-26T13:35:00Z"/>
        </w:trPr>
        <w:tc>
          <w:tcPr>
            <w:tcW w:w="2970" w:type="dxa"/>
            <w:tcBorders>
              <w:top w:val="single" w:sz="4" w:space="0" w:color="000000"/>
              <w:bottom w:val="single" w:sz="4" w:space="0" w:color="000000"/>
            </w:tcBorders>
          </w:tcPr>
          <w:p w:rsidR="000428F9" w:rsidRDefault="000428F9" w:rsidP="000428F9">
            <w:pPr>
              <w:pStyle w:val="TAH"/>
              <w:ind w:left="566"/>
              <w:jc w:val="left"/>
              <w:rPr>
                <w:ins w:id="637" w:author="Evain, Jean-Pierre" w:date="2017-06-26T13:35:00Z"/>
                <w:rFonts w:ascii="Courier New" w:hAnsi="Courier New"/>
                <w:b w:val="0"/>
                <w:lang w:eastAsia="ja-JP"/>
              </w:rPr>
              <w:pPrChange w:id="638" w:author="Evain, Jean-Pierre" w:date="2017-06-26T13:35:00Z">
                <w:pPr>
                  <w:pStyle w:val="TAH"/>
                  <w:ind w:left="283"/>
                  <w:jc w:val="left"/>
                </w:pPr>
              </w:pPrChange>
            </w:pPr>
            <w:ins w:id="639" w:author="Evain, Jean-Pierre" w:date="2017-06-26T13:35:00Z">
              <w:r>
                <w:rPr>
                  <w:rFonts w:ascii="Courier New" w:hAnsi="Courier New"/>
                  <w:b w:val="0"/>
                  <w:lang w:eastAsia="ja-JP"/>
                </w:rPr>
                <w:t>Xml:lang</w:t>
              </w:r>
            </w:ins>
          </w:p>
        </w:tc>
        <w:tc>
          <w:tcPr>
            <w:tcW w:w="5490" w:type="dxa"/>
            <w:tcBorders>
              <w:top w:val="single" w:sz="4" w:space="0" w:color="000000"/>
              <w:bottom w:val="single" w:sz="4" w:space="0" w:color="000000"/>
            </w:tcBorders>
          </w:tcPr>
          <w:p w:rsidR="000428F9" w:rsidRDefault="000428F9" w:rsidP="00676DBE">
            <w:pPr>
              <w:pStyle w:val="TAL"/>
              <w:rPr>
                <w:ins w:id="640" w:author="Evain, Jean-Pierre" w:date="2017-06-26T13:35:00Z"/>
                <w:lang w:eastAsia="ja-JP"/>
              </w:rPr>
            </w:pPr>
            <w:ins w:id="641" w:author="Evain, Jean-Pierre" w:date="2017-06-26T13:35:00Z">
              <w:r>
                <w:rPr>
                  <w:lang w:eastAsia="ja-JP"/>
                </w:rPr>
                <w:t>The language use for the information provided at the link location.</w:t>
              </w:r>
            </w:ins>
          </w:p>
        </w:tc>
      </w:tr>
      <w:tr w:rsidR="0055347F" w:rsidRPr="00F3500B" w:rsidTr="00C454B8">
        <w:trPr>
          <w:tblHeader/>
          <w:jc w:val="center"/>
          <w:ins w:id="642" w:author="Evain, Jean-Pierre" w:date="2017-06-09T16:45:00Z"/>
        </w:trPr>
        <w:tc>
          <w:tcPr>
            <w:tcW w:w="2970" w:type="dxa"/>
            <w:tcBorders>
              <w:top w:val="single" w:sz="4" w:space="0" w:color="000000"/>
              <w:bottom w:val="single" w:sz="4" w:space="0" w:color="000000"/>
            </w:tcBorders>
          </w:tcPr>
          <w:p w:rsidR="0055347F" w:rsidRDefault="0055347F" w:rsidP="0055347F">
            <w:pPr>
              <w:pStyle w:val="TAH"/>
              <w:ind w:left="283"/>
              <w:jc w:val="left"/>
              <w:rPr>
                <w:ins w:id="643" w:author="Evain, Jean-Pierre" w:date="2017-06-09T16:45:00Z"/>
                <w:rFonts w:ascii="Courier New" w:hAnsi="Courier New"/>
                <w:b w:val="0"/>
                <w:lang w:eastAsia="ja-JP"/>
              </w:rPr>
            </w:pPr>
            <w:ins w:id="644" w:author="Evain, Jean-Pierre" w:date="2017-06-09T16:45:00Z">
              <w:r>
                <w:rPr>
                  <w:rFonts w:ascii="Courier New" w:hAnsi="Courier New"/>
                  <w:b w:val="0"/>
                  <w:lang w:eastAsia="ja-JP"/>
                </w:rPr>
                <w:t>RightsType</w:t>
              </w:r>
            </w:ins>
          </w:p>
        </w:tc>
        <w:tc>
          <w:tcPr>
            <w:tcW w:w="5490" w:type="dxa"/>
            <w:tcBorders>
              <w:top w:val="single" w:sz="4" w:space="0" w:color="000000"/>
              <w:bottom w:val="single" w:sz="4" w:space="0" w:color="000000"/>
            </w:tcBorders>
          </w:tcPr>
          <w:p w:rsidR="0055347F" w:rsidRDefault="0055347F" w:rsidP="00676DBE">
            <w:pPr>
              <w:pStyle w:val="TAL"/>
              <w:rPr>
                <w:ins w:id="645" w:author="Evain, Jean-Pierre" w:date="2017-06-09T16:45:00Z"/>
                <w:lang w:eastAsia="ja-JP"/>
              </w:rPr>
            </w:pPr>
            <w:ins w:id="646" w:author="Evain, Jean-Pierre" w:date="2017-06-09T16:45:00Z">
              <w:r>
                <w:rPr>
                  <w:lang w:eastAsia="ja-JP"/>
                </w:rPr>
                <w:t>To define a custom type of rights.</w:t>
              </w:r>
            </w:ins>
          </w:p>
        </w:tc>
      </w:tr>
      <w:tr w:rsidR="0055347F" w:rsidRPr="00F3500B" w:rsidTr="00C454B8">
        <w:trPr>
          <w:tblHeader/>
          <w:jc w:val="center"/>
          <w:ins w:id="647" w:author="Evain, Jean-Pierre" w:date="2017-06-09T16:45:00Z"/>
        </w:trPr>
        <w:tc>
          <w:tcPr>
            <w:tcW w:w="2970" w:type="dxa"/>
            <w:tcBorders>
              <w:top w:val="single" w:sz="4" w:space="0" w:color="000000"/>
              <w:bottom w:val="single" w:sz="4" w:space="0" w:color="000000"/>
            </w:tcBorders>
          </w:tcPr>
          <w:p w:rsidR="0055347F" w:rsidRDefault="0055347F" w:rsidP="0055347F">
            <w:pPr>
              <w:pStyle w:val="TAH"/>
              <w:ind w:left="283"/>
              <w:jc w:val="left"/>
              <w:rPr>
                <w:ins w:id="648" w:author="Evain, Jean-Pierre" w:date="2017-06-09T16:45:00Z"/>
                <w:rFonts w:ascii="Courier New" w:hAnsi="Courier New"/>
                <w:b w:val="0"/>
                <w:lang w:eastAsia="ja-JP"/>
              </w:rPr>
            </w:pPr>
            <w:ins w:id="649" w:author="Evain, Jean-Pierre" w:date="2017-06-09T16:45:00Z">
              <w:r>
                <w:rPr>
                  <w:rFonts w:ascii="Courier New" w:hAnsi="Courier New"/>
                  <w:b w:val="0"/>
                  <w:lang w:eastAsia="ja-JP"/>
                </w:rPr>
                <w:t>RightsContact</w:t>
              </w:r>
            </w:ins>
          </w:p>
        </w:tc>
        <w:tc>
          <w:tcPr>
            <w:tcW w:w="5490" w:type="dxa"/>
            <w:tcBorders>
              <w:top w:val="single" w:sz="4" w:space="0" w:color="000000"/>
              <w:bottom w:val="single" w:sz="4" w:space="0" w:color="000000"/>
            </w:tcBorders>
          </w:tcPr>
          <w:p w:rsidR="0055347F" w:rsidRDefault="0055347F" w:rsidP="00676DBE">
            <w:pPr>
              <w:pStyle w:val="TAL"/>
              <w:rPr>
                <w:ins w:id="650" w:author="Evain, Jean-Pierre" w:date="2017-06-09T16:45:00Z"/>
                <w:lang w:eastAsia="ja-JP"/>
              </w:rPr>
            </w:pPr>
            <w:ins w:id="651" w:author="Evain, Jean-Pierre" w:date="2017-06-09T16:46:00Z">
              <w:r>
                <w:rPr>
                  <w:lang w:eastAsia="ja-JP"/>
                </w:rPr>
                <w:t>Typically a person who is in a position to clarify the rights when needed.</w:t>
              </w:r>
            </w:ins>
          </w:p>
        </w:tc>
      </w:tr>
      <w:tr w:rsidR="0055347F" w:rsidRPr="00F3500B" w:rsidTr="00C454B8">
        <w:trPr>
          <w:tblHeader/>
          <w:jc w:val="center"/>
          <w:ins w:id="652" w:author="Evain, Jean-Pierre" w:date="2017-06-09T16:46:00Z"/>
        </w:trPr>
        <w:tc>
          <w:tcPr>
            <w:tcW w:w="2970" w:type="dxa"/>
            <w:tcBorders>
              <w:top w:val="single" w:sz="4" w:space="0" w:color="000000"/>
              <w:bottom w:val="single" w:sz="4" w:space="0" w:color="000000"/>
            </w:tcBorders>
          </w:tcPr>
          <w:p w:rsidR="0055347F" w:rsidRDefault="0055347F" w:rsidP="0055347F">
            <w:pPr>
              <w:pStyle w:val="TAH"/>
              <w:ind w:left="283"/>
              <w:jc w:val="left"/>
              <w:rPr>
                <w:ins w:id="653" w:author="Evain, Jean-Pierre" w:date="2017-06-09T16:46:00Z"/>
                <w:rFonts w:ascii="Courier New" w:hAnsi="Courier New"/>
                <w:b w:val="0"/>
                <w:lang w:eastAsia="ja-JP"/>
              </w:rPr>
            </w:pPr>
            <w:ins w:id="654" w:author="Evain, Jean-Pierre" w:date="2017-06-09T16:46:00Z">
              <w:r>
                <w:rPr>
                  <w:rFonts w:ascii="Courier New" w:hAnsi="Courier New"/>
                  <w:b w:val="0"/>
                  <w:lang w:eastAsia="ja-JP"/>
                </w:rPr>
                <w:t>TemporalScope</w:t>
              </w:r>
            </w:ins>
          </w:p>
        </w:tc>
        <w:tc>
          <w:tcPr>
            <w:tcW w:w="5490" w:type="dxa"/>
            <w:tcBorders>
              <w:top w:val="single" w:sz="4" w:space="0" w:color="000000"/>
              <w:bottom w:val="single" w:sz="4" w:space="0" w:color="000000"/>
            </w:tcBorders>
          </w:tcPr>
          <w:p w:rsidR="0055347F" w:rsidRDefault="0055347F" w:rsidP="00676DBE">
            <w:pPr>
              <w:pStyle w:val="TAL"/>
              <w:rPr>
                <w:ins w:id="655" w:author="Evain, Jean-Pierre" w:date="2017-06-09T16:46:00Z"/>
                <w:lang w:eastAsia="ja-JP"/>
              </w:rPr>
            </w:pPr>
            <w:ins w:id="656" w:author="Evain, Jean-Pierre" w:date="2017-06-09T16:46:00Z">
              <w:r>
                <w:rPr>
                  <w:lang w:eastAsia="ja-JP"/>
                </w:rPr>
                <w:t>A time period during which the rights</w:t>
              </w:r>
            </w:ins>
            <w:ins w:id="657" w:author="Evain, Jean-Pierre" w:date="2017-06-09T16:47:00Z">
              <w:r w:rsidR="00AE574A">
                <w:rPr>
                  <w:lang w:eastAsia="ja-JP"/>
                </w:rPr>
                <w:t xml:space="preserve"> or usage restrictions</w:t>
              </w:r>
            </w:ins>
            <w:ins w:id="658" w:author="Evain, Jean-Pierre" w:date="2017-06-09T16:46:00Z">
              <w:r>
                <w:rPr>
                  <w:lang w:eastAsia="ja-JP"/>
                </w:rPr>
                <w:t xml:space="preserve"> apply.</w:t>
              </w:r>
            </w:ins>
          </w:p>
        </w:tc>
      </w:tr>
      <w:tr w:rsidR="000428F9" w:rsidRPr="00F3500B" w:rsidTr="00C454B8">
        <w:trPr>
          <w:tblHeader/>
          <w:jc w:val="center"/>
          <w:ins w:id="659" w:author="Evain, Jean-Pierre" w:date="2017-06-26T13:36:00Z"/>
        </w:trPr>
        <w:tc>
          <w:tcPr>
            <w:tcW w:w="2970" w:type="dxa"/>
            <w:tcBorders>
              <w:top w:val="single" w:sz="4" w:space="0" w:color="000000"/>
              <w:bottom w:val="single" w:sz="4" w:space="0" w:color="000000"/>
            </w:tcBorders>
          </w:tcPr>
          <w:p w:rsidR="000428F9" w:rsidRDefault="000428F9" w:rsidP="000428F9">
            <w:pPr>
              <w:pStyle w:val="TAH"/>
              <w:ind w:left="566"/>
              <w:jc w:val="left"/>
              <w:rPr>
                <w:ins w:id="660" w:author="Evain, Jean-Pierre" w:date="2017-06-26T13:36:00Z"/>
                <w:rFonts w:ascii="Courier New" w:hAnsi="Courier New"/>
                <w:b w:val="0"/>
                <w:lang w:eastAsia="ja-JP"/>
              </w:rPr>
              <w:pPrChange w:id="661" w:author="Evain, Jean-Pierre" w:date="2017-06-26T13:36:00Z">
                <w:pPr>
                  <w:pStyle w:val="TAH"/>
                  <w:ind w:left="283"/>
                  <w:jc w:val="left"/>
                </w:pPr>
              </w:pPrChange>
            </w:pPr>
            <w:ins w:id="662" w:author="Evain, Jean-Pierre" w:date="2017-06-26T13:36:00Z">
              <w:r>
                <w:rPr>
                  <w:rFonts w:ascii="Courier New" w:hAnsi="Courier New"/>
                  <w:b w:val="0"/>
                  <w:lang w:eastAsia="ja-JP"/>
                </w:rPr>
                <w:t>TextualExpression</w:t>
              </w:r>
            </w:ins>
          </w:p>
        </w:tc>
        <w:tc>
          <w:tcPr>
            <w:tcW w:w="5490" w:type="dxa"/>
            <w:tcBorders>
              <w:top w:val="single" w:sz="4" w:space="0" w:color="000000"/>
              <w:bottom w:val="single" w:sz="4" w:space="0" w:color="000000"/>
            </w:tcBorders>
          </w:tcPr>
          <w:p w:rsidR="000428F9" w:rsidRDefault="000428F9" w:rsidP="00676DBE">
            <w:pPr>
              <w:pStyle w:val="TAL"/>
              <w:rPr>
                <w:ins w:id="663" w:author="Evain, Jean-Pierre" w:date="2017-06-26T13:36:00Z"/>
                <w:lang w:eastAsia="ja-JP"/>
              </w:rPr>
            </w:pPr>
            <w:ins w:id="664" w:author="Evain, Jean-Pierre" w:date="2017-06-26T13:36:00Z">
              <w:r>
                <w:rPr>
                  <w:lang w:eastAsia="ja-JP"/>
                </w:rPr>
                <w:t>To expresse the temporal scope in a textual expression.</w:t>
              </w:r>
            </w:ins>
          </w:p>
        </w:tc>
      </w:tr>
      <w:tr w:rsidR="000428F9" w:rsidRPr="00F3500B" w:rsidTr="00C454B8">
        <w:trPr>
          <w:tblHeader/>
          <w:jc w:val="center"/>
          <w:ins w:id="665" w:author="Evain, Jean-Pierre" w:date="2017-06-26T13:36:00Z"/>
        </w:trPr>
        <w:tc>
          <w:tcPr>
            <w:tcW w:w="2970" w:type="dxa"/>
            <w:tcBorders>
              <w:top w:val="single" w:sz="4" w:space="0" w:color="000000"/>
              <w:bottom w:val="single" w:sz="4" w:space="0" w:color="000000"/>
            </w:tcBorders>
          </w:tcPr>
          <w:p w:rsidR="000428F9" w:rsidRDefault="000428F9" w:rsidP="000428F9">
            <w:pPr>
              <w:pStyle w:val="TAH"/>
              <w:ind w:left="849"/>
              <w:jc w:val="left"/>
              <w:rPr>
                <w:ins w:id="666" w:author="Evain, Jean-Pierre" w:date="2017-06-26T13:36:00Z"/>
                <w:rFonts w:ascii="Courier New" w:hAnsi="Courier New"/>
                <w:b w:val="0"/>
                <w:lang w:eastAsia="ja-JP"/>
              </w:rPr>
              <w:pPrChange w:id="667" w:author="Evain, Jean-Pierre" w:date="2017-06-26T13:36:00Z">
                <w:pPr>
                  <w:pStyle w:val="TAH"/>
                  <w:ind w:left="566"/>
                  <w:jc w:val="left"/>
                </w:pPr>
              </w:pPrChange>
            </w:pPr>
            <w:ins w:id="668" w:author="Evain, Jean-Pierre" w:date="2017-06-26T13:36:00Z">
              <w:r>
                <w:rPr>
                  <w:rFonts w:ascii="Courier New" w:hAnsi="Courier New"/>
                  <w:b w:val="0"/>
                  <w:lang w:eastAsia="ja-JP"/>
                </w:rPr>
                <w:t>unit</w:t>
              </w:r>
            </w:ins>
          </w:p>
        </w:tc>
        <w:tc>
          <w:tcPr>
            <w:tcW w:w="5490" w:type="dxa"/>
            <w:tcBorders>
              <w:top w:val="single" w:sz="4" w:space="0" w:color="000000"/>
              <w:bottom w:val="single" w:sz="4" w:space="0" w:color="000000"/>
            </w:tcBorders>
          </w:tcPr>
          <w:p w:rsidR="000428F9" w:rsidRDefault="000428F9" w:rsidP="00676DBE">
            <w:pPr>
              <w:pStyle w:val="TAL"/>
              <w:rPr>
                <w:ins w:id="669" w:author="Evain, Jean-Pierre" w:date="2017-06-26T13:36:00Z"/>
                <w:lang w:eastAsia="ja-JP"/>
              </w:rPr>
            </w:pPr>
            <w:ins w:id="670" w:author="Evain, Jean-Pierre" w:date="2017-06-26T13:37:00Z">
              <w:r>
                <w:rPr>
                  <w:lang w:eastAsia="ja-JP"/>
                </w:rPr>
                <w:t>The unit used to express the scope.</w:t>
              </w:r>
            </w:ins>
          </w:p>
        </w:tc>
      </w:tr>
      <w:tr w:rsidR="000428F9" w:rsidRPr="00F3500B" w:rsidTr="00C454B8">
        <w:trPr>
          <w:tblHeader/>
          <w:jc w:val="center"/>
          <w:ins w:id="671" w:author="Evain, Jean-Pierre" w:date="2017-06-26T13:37:00Z"/>
        </w:trPr>
        <w:tc>
          <w:tcPr>
            <w:tcW w:w="2970" w:type="dxa"/>
            <w:tcBorders>
              <w:top w:val="single" w:sz="4" w:space="0" w:color="000000"/>
              <w:bottom w:val="single" w:sz="4" w:space="0" w:color="000000"/>
            </w:tcBorders>
          </w:tcPr>
          <w:p w:rsidR="000428F9" w:rsidRDefault="000428F9" w:rsidP="000428F9">
            <w:pPr>
              <w:pStyle w:val="TAH"/>
              <w:ind w:left="566"/>
              <w:jc w:val="left"/>
              <w:rPr>
                <w:ins w:id="672" w:author="Evain, Jean-Pierre" w:date="2017-06-26T13:37:00Z"/>
                <w:rFonts w:ascii="Courier New" w:hAnsi="Courier New"/>
                <w:b w:val="0"/>
                <w:lang w:eastAsia="ja-JP"/>
              </w:rPr>
              <w:pPrChange w:id="673" w:author="Evain, Jean-Pierre" w:date="2017-06-26T13:37:00Z">
                <w:pPr>
                  <w:pStyle w:val="TAH"/>
                  <w:ind w:left="849"/>
                  <w:jc w:val="left"/>
                </w:pPr>
              </w:pPrChange>
            </w:pPr>
            <w:ins w:id="674" w:author="Evain, Jean-Pierre" w:date="2017-06-26T13:37:00Z">
              <w:r>
                <w:rPr>
                  <w:rFonts w:ascii="Courier New" w:hAnsi="Courier New"/>
                  <w:b w:val="0"/>
                  <w:lang w:eastAsia="ja-JP"/>
                </w:rPr>
                <w:t>ValidityPeriod</w:t>
              </w:r>
            </w:ins>
          </w:p>
        </w:tc>
        <w:tc>
          <w:tcPr>
            <w:tcW w:w="5490" w:type="dxa"/>
            <w:tcBorders>
              <w:top w:val="single" w:sz="4" w:space="0" w:color="000000"/>
              <w:bottom w:val="single" w:sz="4" w:space="0" w:color="000000"/>
            </w:tcBorders>
          </w:tcPr>
          <w:p w:rsidR="000428F9" w:rsidRDefault="000428F9" w:rsidP="00676DBE">
            <w:pPr>
              <w:pStyle w:val="TAL"/>
              <w:rPr>
                <w:ins w:id="675" w:author="Evain, Jean-Pierre" w:date="2017-06-26T13:37:00Z"/>
                <w:lang w:eastAsia="ja-JP"/>
              </w:rPr>
            </w:pPr>
            <w:ins w:id="676" w:author="Evain, Jean-Pierre" w:date="2017-06-26T13:37:00Z">
              <w:r>
                <w:rPr>
                  <w:lang w:eastAsia="ja-JP"/>
                </w:rPr>
                <w:t xml:space="preserve">To express the scope </w:t>
              </w:r>
            </w:ins>
            <w:ins w:id="677" w:author="Evain, Jean-Pierre" w:date="2017-06-26T13:38:00Z">
              <w:r>
                <w:rPr>
                  <w:lang w:eastAsia="ja-JP"/>
                </w:rPr>
                <w:t>using the regular tva</w:t>
              </w:r>
              <w:proofErr w:type="gramStart"/>
              <w:r>
                <w:rPr>
                  <w:lang w:eastAsia="ja-JP"/>
                </w:rPr>
                <w:t>:ValidityPeriod</w:t>
              </w:r>
              <w:proofErr w:type="gramEnd"/>
              <w:r>
                <w:rPr>
                  <w:lang w:eastAsia="ja-JP"/>
                </w:rPr>
                <w:t xml:space="preserve"> structure. </w:t>
              </w:r>
            </w:ins>
          </w:p>
        </w:tc>
      </w:tr>
      <w:tr w:rsidR="000428F9" w:rsidRPr="00F3500B" w:rsidTr="00C454B8">
        <w:trPr>
          <w:tblHeader/>
          <w:jc w:val="center"/>
          <w:ins w:id="678" w:author="Evain, Jean-Pierre" w:date="2017-06-26T13:38:00Z"/>
        </w:trPr>
        <w:tc>
          <w:tcPr>
            <w:tcW w:w="2970" w:type="dxa"/>
            <w:tcBorders>
              <w:top w:val="single" w:sz="4" w:space="0" w:color="000000"/>
              <w:bottom w:val="single" w:sz="4" w:space="0" w:color="000000"/>
            </w:tcBorders>
          </w:tcPr>
          <w:p w:rsidR="000428F9" w:rsidRDefault="000428F9" w:rsidP="000428F9">
            <w:pPr>
              <w:pStyle w:val="TAH"/>
              <w:ind w:left="566"/>
              <w:jc w:val="left"/>
              <w:rPr>
                <w:ins w:id="679" w:author="Evain, Jean-Pierre" w:date="2017-06-26T13:38:00Z"/>
                <w:rFonts w:ascii="Courier New" w:hAnsi="Courier New"/>
                <w:b w:val="0"/>
                <w:lang w:eastAsia="ja-JP"/>
              </w:rPr>
            </w:pPr>
            <w:ins w:id="680" w:author="Evain, Jean-Pierre" w:date="2017-06-26T13:38:00Z">
              <w:r>
                <w:rPr>
                  <w:rFonts w:ascii="Courier New" w:hAnsi="Courier New"/>
                  <w:b w:val="0"/>
                  <w:lang w:eastAsia="ja-JP"/>
                </w:rPr>
                <w:t>VlidityDuration</w:t>
              </w:r>
            </w:ins>
          </w:p>
        </w:tc>
        <w:tc>
          <w:tcPr>
            <w:tcW w:w="5490" w:type="dxa"/>
            <w:tcBorders>
              <w:top w:val="single" w:sz="4" w:space="0" w:color="000000"/>
              <w:bottom w:val="single" w:sz="4" w:space="0" w:color="000000"/>
            </w:tcBorders>
          </w:tcPr>
          <w:p w:rsidR="000428F9" w:rsidRDefault="000428F9" w:rsidP="00676DBE">
            <w:pPr>
              <w:pStyle w:val="TAL"/>
              <w:rPr>
                <w:ins w:id="681" w:author="Evain, Jean-Pierre" w:date="2017-06-26T13:38:00Z"/>
                <w:lang w:eastAsia="ja-JP"/>
              </w:rPr>
            </w:pPr>
            <w:ins w:id="682" w:author="Evain, Jean-Pierre" w:date="2017-06-26T13:38:00Z">
              <w:r>
                <w:rPr>
                  <w:lang w:eastAsia="ja-JP"/>
                </w:rPr>
                <w:t xml:space="preserve">To express the scope as a simple </w:t>
              </w:r>
            </w:ins>
            <w:ins w:id="683" w:author="Evain, Jean-Pierre" w:date="2017-06-26T13:39:00Z">
              <w:r>
                <w:rPr>
                  <w:lang w:eastAsia="ja-JP"/>
                </w:rPr>
                <w:t>xml duration.</w:t>
              </w:r>
            </w:ins>
          </w:p>
        </w:tc>
      </w:tr>
      <w:tr w:rsidR="0055347F" w:rsidRPr="00F3500B" w:rsidTr="00C454B8">
        <w:trPr>
          <w:tblHeader/>
          <w:jc w:val="center"/>
          <w:ins w:id="684" w:author="Evain, Jean-Pierre" w:date="2017-06-09T16:47:00Z"/>
        </w:trPr>
        <w:tc>
          <w:tcPr>
            <w:tcW w:w="2970" w:type="dxa"/>
            <w:tcBorders>
              <w:top w:val="single" w:sz="4" w:space="0" w:color="000000"/>
              <w:bottom w:val="single" w:sz="4" w:space="0" w:color="000000"/>
            </w:tcBorders>
          </w:tcPr>
          <w:p w:rsidR="0055347F" w:rsidRDefault="0055347F" w:rsidP="0055347F">
            <w:pPr>
              <w:pStyle w:val="TAH"/>
              <w:ind w:left="283"/>
              <w:jc w:val="left"/>
              <w:rPr>
                <w:ins w:id="685" w:author="Evain, Jean-Pierre" w:date="2017-06-09T16:47:00Z"/>
                <w:rFonts w:ascii="Courier New" w:hAnsi="Courier New"/>
                <w:b w:val="0"/>
                <w:lang w:eastAsia="ja-JP"/>
              </w:rPr>
            </w:pPr>
            <w:ins w:id="686" w:author="Evain, Jean-Pierre" w:date="2017-06-09T16:47:00Z">
              <w:r>
                <w:rPr>
                  <w:rFonts w:ascii="Courier New" w:hAnsi="Courier New"/>
                  <w:b w:val="0"/>
                  <w:lang w:eastAsia="ja-JP"/>
                </w:rPr>
                <w:t>GeographicalScope</w:t>
              </w:r>
            </w:ins>
          </w:p>
        </w:tc>
        <w:tc>
          <w:tcPr>
            <w:tcW w:w="5490" w:type="dxa"/>
            <w:tcBorders>
              <w:top w:val="single" w:sz="4" w:space="0" w:color="000000"/>
              <w:bottom w:val="single" w:sz="4" w:space="0" w:color="000000"/>
            </w:tcBorders>
          </w:tcPr>
          <w:p w:rsidR="0055347F" w:rsidRDefault="00AE574A" w:rsidP="00676DBE">
            <w:pPr>
              <w:pStyle w:val="TAL"/>
              <w:rPr>
                <w:ins w:id="687" w:author="Evain, Jean-Pierre" w:date="2017-06-09T16:47:00Z"/>
                <w:lang w:eastAsia="ja-JP"/>
              </w:rPr>
            </w:pPr>
            <w:ins w:id="688" w:author="Evain, Jean-Pierre" w:date="2017-06-09T16:47:00Z">
              <w:r>
                <w:rPr>
                  <w:lang w:eastAsia="ja-JP"/>
                </w:rPr>
                <w:t>A geographical area within which the rights or usage restrictions apply</w:t>
              </w:r>
            </w:ins>
            <w:ins w:id="689" w:author="Evain, Jean-Pierre" w:date="2017-06-09T16:48:00Z">
              <w:r>
                <w:rPr>
                  <w:lang w:eastAsia="ja-JP"/>
                </w:rPr>
                <w:t>.</w:t>
              </w:r>
            </w:ins>
          </w:p>
        </w:tc>
      </w:tr>
      <w:tr w:rsidR="00AE574A" w:rsidRPr="00F3500B" w:rsidTr="00C454B8">
        <w:trPr>
          <w:tblHeader/>
          <w:jc w:val="center"/>
          <w:ins w:id="690" w:author="Evain, Jean-Pierre" w:date="2017-06-09T16:48:00Z"/>
        </w:trPr>
        <w:tc>
          <w:tcPr>
            <w:tcW w:w="2970" w:type="dxa"/>
            <w:tcBorders>
              <w:top w:val="single" w:sz="4" w:space="0" w:color="000000"/>
              <w:bottom w:val="single" w:sz="4" w:space="0" w:color="000000"/>
            </w:tcBorders>
          </w:tcPr>
          <w:p w:rsidR="00AE574A" w:rsidRDefault="00AE574A" w:rsidP="0055347F">
            <w:pPr>
              <w:pStyle w:val="TAH"/>
              <w:ind w:left="283"/>
              <w:jc w:val="left"/>
              <w:rPr>
                <w:ins w:id="691" w:author="Evain, Jean-Pierre" w:date="2017-06-09T16:48:00Z"/>
                <w:rFonts w:ascii="Courier New" w:hAnsi="Courier New"/>
                <w:b w:val="0"/>
                <w:lang w:eastAsia="ja-JP"/>
              </w:rPr>
            </w:pPr>
            <w:ins w:id="692" w:author="Evain, Jean-Pierre" w:date="2017-06-09T16:48:00Z">
              <w:r>
                <w:rPr>
                  <w:rFonts w:ascii="Courier New" w:hAnsi="Courier New"/>
                  <w:b w:val="0"/>
                  <w:lang w:eastAsia="ja-JP"/>
                </w:rPr>
                <w:t>GeographicalExclusion</w:t>
              </w:r>
            </w:ins>
          </w:p>
          <w:p w:rsidR="00AE574A" w:rsidRDefault="00AE574A" w:rsidP="0055347F">
            <w:pPr>
              <w:pStyle w:val="TAH"/>
              <w:ind w:left="283"/>
              <w:jc w:val="left"/>
              <w:rPr>
                <w:ins w:id="693" w:author="Evain, Jean-Pierre" w:date="2017-06-09T16:48:00Z"/>
                <w:rFonts w:ascii="Courier New" w:hAnsi="Courier New"/>
                <w:b w:val="0"/>
                <w:lang w:eastAsia="ja-JP"/>
              </w:rPr>
            </w:pPr>
            <w:ins w:id="694" w:author="Evain, Jean-Pierre" w:date="2017-06-09T16:48:00Z">
              <w:r>
                <w:rPr>
                  <w:rFonts w:ascii="Courier New" w:hAnsi="Courier New"/>
                  <w:b w:val="0"/>
                  <w:lang w:eastAsia="ja-JP"/>
                </w:rPr>
                <w:t>Scope</w:t>
              </w:r>
            </w:ins>
          </w:p>
        </w:tc>
        <w:tc>
          <w:tcPr>
            <w:tcW w:w="5490" w:type="dxa"/>
            <w:tcBorders>
              <w:top w:val="single" w:sz="4" w:space="0" w:color="000000"/>
              <w:bottom w:val="single" w:sz="4" w:space="0" w:color="000000"/>
            </w:tcBorders>
          </w:tcPr>
          <w:p w:rsidR="00AE574A" w:rsidRDefault="00AE574A" w:rsidP="00676DBE">
            <w:pPr>
              <w:pStyle w:val="TAL"/>
              <w:rPr>
                <w:ins w:id="695" w:author="Evain, Jean-Pierre" w:date="2017-06-09T16:48:00Z"/>
                <w:lang w:eastAsia="ja-JP"/>
              </w:rPr>
            </w:pPr>
            <w:ins w:id="696" w:author="Evain, Jean-Pierre" w:date="2017-06-09T16:48:00Z">
              <w:r>
                <w:rPr>
                  <w:lang w:eastAsia="ja-JP"/>
                </w:rPr>
                <w:t>A geographical area within which the rights or usage restrictions do not apply.</w:t>
              </w:r>
            </w:ins>
          </w:p>
        </w:tc>
      </w:tr>
      <w:tr w:rsidR="00AE574A" w:rsidRPr="00F3500B" w:rsidTr="00C454B8">
        <w:trPr>
          <w:tblHeader/>
          <w:jc w:val="center"/>
          <w:ins w:id="697" w:author="Evain, Jean-Pierre" w:date="2017-06-09T16:48:00Z"/>
        </w:trPr>
        <w:tc>
          <w:tcPr>
            <w:tcW w:w="2970" w:type="dxa"/>
            <w:tcBorders>
              <w:top w:val="single" w:sz="4" w:space="0" w:color="000000"/>
              <w:bottom w:val="single" w:sz="4" w:space="0" w:color="000000"/>
            </w:tcBorders>
          </w:tcPr>
          <w:p w:rsidR="00AE574A" w:rsidRDefault="00AE574A" w:rsidP="0055347F">
            <w:pPr>
              <w:pStyle w:val="TAH"/>
              <w:ind w:left="283"/>
              <w:jc w:val="left"/>
              <w:rPr>
                <w:ins w:id="698" w:author="Evain, Jean-Pierre" w:date="2017-06-09T16:48:00Z"/>
                <w:rFonts w:ascii="Courier New" w:hAnsi="Courier New"/>
                <w:b w:val="0"/>
                <w:lang w:eastAsia="ja-JP"/>
              </w:rPr>
            </w:pPr>
            <w:ins w:id="699" w:author="Evain, Jean-Pierre" w:date="2017-06-09T16:48:00Z">
              <w:r>
                <w:rPr>
                  <w:rFonts w:ascii="Courier New" w:hAnsi="Courier New"/>
                  <w:b w:val="0"/>
                  <w:lang w:eastAsia="ja-JP"/>
                </w:rPr>
                <w:t>UsageRes</w:t>
              </w:r>
            </w:ins>
            <w:ins w:id="700" w:author="Evain, Jean-Pierre" w:date="2017-06-09T16:49:00Z">
              <w:r>
                <w:rPr>
                  <w:rFonts w:ascii="Courier New" w:hAnsi="Courier New"/>
                  <w:b w:val="0"/>
                  <w:lang w:eastAsia="ja-JP"/>
                </w:rPr>
                <w:t>triction</w:t>
              </w:r>
            </w:ins>
          </w:p>
        </w:tc>
        <w:tc>
          <w:tcPr>
            <w:tcW w:w="5490" w:type="dxa"/>
            <w:tcBorders>
              <w:top w:val="single" w:sz="4" w:space="0" w:color="000000"/>
              <w:bottom w:val="single" w:sz="4" w:space="0" w:color="000000"/>
            </w:tcBorders>
          </w:tcPr>
          <w:p w:rsidR="00AE574A" w:rsidRDefault="00AE574A">
            <w:pPr>
              <w:pStyle w:val="TAL"/>
              <w:rPr>
                <w:ins w:id="701" w:author="Evain, Jean-Pierre" w:date="2017-06-09T16:48:00Z"/>
                <w:lang w:eastAsia="ja-JP"/>
              </w:rPr>
            </w:pPr>
            <w:ins w:id="702" w:author="Evain, Jean-Pierre" w:date="2017-06-09T16:49:00Z">
              <w:r>
                <w:rPr>
                  <w:lang w:eastAsia="ja-JP"/>
                </w:rPr>
                <w:t xml:space="preserve">One or more usage restrictions applicable to a program or segment. </w:t>
              </w:r>
            </w:ins>
          </w:p>
        </w:tc>
      </w:tr>
      <w:tr w:rsidR="00AE574A" w:rsidRPr="00F3500B" w:rsidTr="00C454B8">
        <w:trPr>
          <w:tblHeader/>
          <w:jc w:val="center"/>
          <w:ins w:id="703" w:author="Evain, Jean-Pierre" w:date="2017-06-09T16:49:00Z"/>
        </w:trPr>
        <w:tc>
          <w:tcPr>
            <w:tcW w:w="2970" w:type="dxa"/>
            <w:tcBorders>
              <w:top w:val="single" w:sz="4" w:space="0" w:color="000000"/>
              <w:bottom w:val="single" w:sz="4" w:space="0" w:color="000000"/>
            </w:tcBorders>
          </w:tcPr>
          <w:p w:rsidR="00AE574A" w:rsidRDefault="00AE574A" w:rsidP="0055347F">
            <w:pPr>
              <w:pStyle w:val="TAH"/>
              <w:ind w:left="283"/>
              <w:jc w:val="left"/>
              <w:rPr>
                <w:ins w:id="704" w:author="Evain, Jean-Pierre" w:date="2017-06-09T16:49:00Z"/>
                <w:rFonts w:ascii="Courier New" w:hAnsi="Courier New"/>
                <w:b w:val="0"/>
                <w:lang w:eastAsia="ja-JP"/>
              </w:rPr>
            </w:pPr>
            <w:ins w:id="705" w:author="Evain, Jean-Pierre" w:date="2017-06-09T16:49:00Z">
              <w:r>
                <w:rPr>
                  <w:rFonts w:ascii="Courier New" w:hAnsi="Courier New"/>
                  <w:b w:val="0"/>
                  <w:lang w:eastAsia="ja-JP"/>
                </w:rPr>
                <w:t>Device</w:t>
              </w:r>
            </w:ins>
          </w:p>
        </w:tc>
        <w:tc>
          <w:tcPr>
            <w:tcW w:w="5490" w:type="dxa"/>
            <w:tcBorders>
              <w:top w:val="single" w:sz="4" w:space="0" w:color="000000"/>
              <w:bottom w:val="single" w:sz="4" w:space="0" w:color="000000"/>
            </w:tcBorders>
          </w:tcPr>
          <w:p w:rsidR="00AE574A" w:rsidRDefault="00AE574A" w:rsidP="00AE574A">
            <w:pPr>
              <w:pStyle w:val="TAL"/>
              <w:rPr>
                <w:ins w:id="706" w:author="Evain, Jean-Pierre" w:date="2017-06-09T16:49:00Z"/>
                <w:lang w:eastAsia="ja-JP"/>
              </w:rPr>
            </w:pPr>
            <w:ins w:id="707" w:author="Evain, Jean-Pierre" w:date="2017-06-09T16:50:00Z">
              <w:r>
                <w:rPr>
                  <w:lang w:eastAsia="ja-JP"/>
                </w:rPr>
                <w:t xml:space="preserve">One or more device for which access restrictions can be defined. </w:t>
              </w:r>
            </w:ins>
          </w:p>
        </w:tc>
      </w:tr>
    </w:tbl>
    <w:p w:rsidR="00C454B8" w:rsidRDefault="00C454B8">
      <w:pPr>
        <w:rPr>
          <w:ins w:id="708" w:author="Evain, Jean-Pierre" w:date="2017-06-12T10:32:00Z"/>
          <w:color w:val="FF0000"/>
        </w:rPr>
        <w:pPrChange w:id="709" w:author="Evain, Jean-Pierre" w:date="2017-06-09T16:39:00Z">
          <w:pPr>
            <w:pStyle w:val="Heading3"/>
          </w:pPr>
        </w:pPrChange>
      </w:pPr>
    </w:p>
    <w:p w:rsidR="00187AD6" w:rsidRDefault="00187AD6">
      <w:pPr>
        <w:pBdr>
          <w:top w:val="single" w:sz="4" w:space="1" w:color="auto"/>
          <w:left w:val="single" w:sz="4" w:space="4" w:color="auto"/>
          <w:bottom w:val="single" w:sz="4" w:space="1" w:color="auto"/>
          <w:right w:val="single" w:sz="4" w:space="4" w:color="auto"/>
        </w:pBdr>
        <w:jc w:val="center"/>
        <w:rPr>
          <w:ins w:id="710" w:author="Evain, Jean-Pierre" w:date="2017-06-12T10:32:00Z"/>
          <w:color w:val="FF0000"/>
        </w:rPr>
      </w:pPr>
      <w:ins w:id="711" w:author="Evain, Jean-Pierre" w:date="2017-06-12T10:36:00Z">
        <w:r>
          <w:rPr>
            <w:noProof/>
            <w:color w:val="FF0000"/>
            <w:lang w:val="fr-CH" w:eastAsia="fr-CH"/>
          </w:rPr>
          <w:drawing>
            <wp:inline distT="0" distB="0" distL="0" distR="0">
              <wp:extent cx="2751058" cy="12650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ageRestrcitionType.png"/>
                      <pic:cNvPicPr/>
                    </pic:nvPicPr>
                    <pic:blipFill>
                      <a:blip r:embed="rId43">
                        <a:extLst>
                          <a:ext uri="{28A0092B-C50C-407E-A947-70E740481C1C}">
                            <a14:useLocalDpi xmlns:a14="http://schemas.microsoft.com/office/drawing/2010/main" val="0"/>
                          </a:ext>
                        </a:extLst>
                      </a:blip>
                      <a:stretch>
                        <a:fillRect/>
                      </a:stretch>
                    </pic:blipFill>
                    <pic:spPr>
                      <a:xfrm>
                        <a:off x="0" y="0"/>
                        <a:ext cx="2751058" cy="1265030"/>
                      </a:xfrm>
                      <a:prstGeom prst="rect">
                        <a:avLst/>
                      </a:prstGeom>
                    </pic:spPr>
                  </pic:pic>
                </a:graphicData>
              </a:graphic>
            </wp:inline>
          </w:drawing>
        </w:r>
      </w:ins>
    </w:p>
    <w:p w:rsidR="00CA7DB7" w:rsidRDefault="00CA7DB7">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712" w:author="Evain, Jean-Pierre" w:date="2017-06-26T13:40:00Z"/>
          <w:rFonts w:ascii="Courier New" w:hAnsi="Courier New" w:cs="Courier New"/>
          <w:color w:val="F5844C"/>
          <w:sz w:val="18"/>
          <w:szCs w:val="18"/>
          <w:lang w:val="fr-CH" w:eastAsia="en-GB"/>
        </w:rPr>
        <w:pPrChange w:id="713" w:author="Evain, Jean-Pierre" w:date="2017-06-12T10:37: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714" w:author="Evain, Jean-Pierre" w:date="2017-06-26T13:39:00Z">
        <w:r w:rsidRPr="00CA7DB7">
          <w:rPr>
            <w:rFonts w:ascii="Courier New" w:hAnsi="Courier New" w:cs="Courier New"/>
            <w:color w:val="000000"/>
            <w:sz w:val="18"/>
            <w:szCs w:val="18"/>
            <w:lang w:val="fr-CH" w:eastAsia="en-GB"/>
            <w:rPrChange w:id="715"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16" w:author="Evain, Jean-Pierre" w:date="2017-06-26T13:40:00Z">
              <w:rPr>
                <w:color w:val="000096"/>
                <w:sz w:val="24"/>
                <w:szCs w:val="24"/>
                <w:lang w:val="fr-CH" w:eastAsia="en-GB"/>
              </w:rPr>
            </w:rPrChange>
          </w:rPr>
          <w:t>&lt;complexType</w:t>
        </w:r>
        <w:r w:rsidRPr="00CA7DB7">
          <w:rPr>
            <w:rFonts w:ascii="Courier New" w:hAnsi="Courier New" w:cs="Courier New"/>
            <w:color w:val="F5844C"/>
            <w:sz w:val="18"/>
            <w:szCs w:val="18"/>
            <w:lang w:val="fr-CH" w:eastAsia="en-GB"/>
            <w:rPrChange w:id="717"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718"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19" w:author="Evain, Jean-Pierre" w:date="2017-06-26T13:40:00Z">
              <w:rPr>
                <w:color w:val="993300"/>
                <w:sz w:val="24"/>
                <w:szCs w:val="24"/>
                <w:lang w:val="fr-CH" w:eastAsia="en-GB"/>
              </w:rPr>
            </w:rPrChange>
          </w:rPr>
          <w:t>"UsageRestrictionType"</w:t>
        </w:r>
        <w:r w:rsidRPr="00CA7DB7">
          <w:rPr>
            <w:rFonts w:ascii="Courier New" w:hAnsi="Courier New" w:cs="Courier New"/>
            <w:color w:val="000096"/>
            <w:sz w:val="18"/>
            <w:szCs w:val="18"/>
            <w:lang w:val="fr-CH" w:eastAsia="en-GB"/>
            <w:rPrChange w:id="720"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721"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2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23"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24" w:author="Evain, Jean-Pierre" w:date="2017-06-26T13:40:00Z">
              <w:rPr>
                <w:color w:val="000096"/>
                <w:sz w:val="24"/>
                <w:szCs w:val="24"/>
                <w:lang w:val="fr-CH" w:eastAsia="en-GB"/>
              </w:rPr>
            </w:rPrChange>
          </w:rPr>
          <w:t>&lt;sequence&gt;</w:t>
        </w:r>
        <w:r w:rsidRPr="00CA7DB7">
          <w:rPr>
            <w:rFonts w:ascii="Courier New" w:hAnsi="Courier New" w:cs="Courier New"/>
            <w:color w:val="000000"/>
            <w:sz w:val="18"/>
            <w:szCs w:val="18"/>
            <w:lang w:val="fr-CH" w:eastAsia="en-GB"/>
            <w:rPrChange w:id="72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2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2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2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29"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730"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731"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32" w:author="Evain, Jean-Pierre" w:date="2017-06-26T13:40:00Z">
              <w:rPr>
                <w:color w:val="993300"/>
                <w:sz w:val="24"/>
                <w:szCs w:val="24"/>
                <w:lang w:val="fr-CH" w:eastAsia="en-GB"/>
              </w:rPr>
            </w:rPrChange>
          </w:rPr>
          <w:t>"RestrictionType"</w:t>
        </w:r>
        <w:r w:rsidRPr="00CA7DB7">
          <w:rPr>
            <w:rFonts w:ascii="Courier New" w:hAnsi="Courier New" w:cs="Courier New"/>
            <w:color w:val="F5844C"/>
            <w:sz w:val="18"/>
            <w:szCs w:val="18"/>
            <w:lang w:val="fr-CH" w:eastAsia="en-GB"/>
            <w:rPrChange w:id="733"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73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35" w:author="Evain, Jean-Pierre" w:date="2017-06-26T13:40:00Z">
              <w:rPr>
                <w:color w:val="993300"/>
                <w:sz w:val="24"/>
                <w:szCs w:val="24"/>
                <w:lang w:val="fr-CH" w:eastAsia="en-GB"/>
              </w:rPr>
            </w:rPrChange>
          </w:rPr>
          <w:t>"mpeg7:ControlledTermUseType"</w:t>
        </w:r>
        <w:r w:rsidRPr="00CA7DB7">
          <w:rPr>
            <w:rFonts w:ascii="Courier New" w:hAnsi="Courier New" w:cs="Courier New"/>
            <w:color w:val="F5844C"/>
            <w:sz w:val="18"/>
            <w:szCs w:val="18"/>
            <w:lang w:val="fr-CH" w:eastAsia="en-GB"/>
            <w:rPrChange w:id="736" w:author="Evain, Jean-Pierre" w:date="2017-06-26T13:40:00Z">
              <w:rPr>
                <w:color w:val="F5844C"/>
                <w:sz w:val="24"/>
                <w:szCs w:val="24"/>
                <w:lang w:val="fr-CH" w:eastAsia="en-GB"/>
              </w:rPr>
            </w:rPrChange>
          </w:rPr>
          <w:t xml:space="preserve"> </w:t>
        </w:r>
      </w:ins>
    </w:p>
    <w:p w:rsidR="00CA7DB7" w:rsidRDefault="00CA7DB7">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737" w:author="Evain, Jean-Pierre" w:date="2017-06-26T13:40:00Z"/>
          <w:rFonts w:ascii="Courier New" w:hAnsi="Courier New" w:cs="Courier New"/>
          <w:color w:val="F5844C"/>
          <w:sz w:val="18"/>
          <w:szCs w:val="18"/>
          <w:lang w:val="fr-CH" w:eastAsia="en-GB"/>
        </w:rPr>
        <w:pPrChange w:id="738" w:author="Evain, Jean-Pierre" w:date="2017-06-12T10:37: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739" w:author="Evain, Jean-Pierre" w:date="2017-06-26T13:40:00Z">
        <w:r>
          <w:rPr>
            <w:rFonts w:ascii="Courier New" w:hAnsi="Courier New" w:cs="Courier New"/>
            <w:color w:val="F5844C"/>
            <w:sz w:val="18"/>
            <w:szCs w:val="18"/>
            <w:lang w:val="fr-CH" w:eastAsia="en-GB"/>
          </w:rPr>
          <w:t xml:space="preserve">         </w:t>
        </w:r>
      </w:ins>
      <w:proofErr w:type="gramStart"/>
      <w:ins w:id="740" w:author="Evain, Jean-Pierre" w:date="2017-06-26T13:39:00Z">
        <w:r w:rsidRPr="00CA7DB7">
          <w:rPr>
            <w:rFonts w:ascii="Courier New" w:hAnsi="Courier New" w:cs="Courier New"/>
            <w:color w:val="F5844C"/>
            <w:sz w:val="18"/>
            <w:szCs w:val="18"/>
            <w:lang w:val="fr-CH" w:eastAsia="en-GB"/>
            <w:rPrChange w:id="741" w:author="Evain, Jean-Pierre" w:date="2017-06-26T13:40:00Z">
              <w:rPr>
                <w:color w:val="F5844C"/>
                <w:sz w:val="24"/>
                <w:szCs w:val="24"/>
                <w:lang w:val="fr-CH" w:eastAsia="en-GB"/>
              </w:rPr>
            </w:rPrChange>
          </w:rPr>
          <w:t>minOccurs</w:t>
        </w:r>
        <w:proofErr w:type="gramEnd"/>
        <w:r w:rsidRPr="00CA7DB7">
          <w:rPr>
            <w:rFonts w:ascii="Courier New" w:hAnsi="Courier New" w:cs="Courier New"/>
            <w:color w:val="FF8040"/>
            <w:sz w:val="18"/>
            <w:szCs w:val="18"/>
            <w:lang w:val="fr-CH" w:eastAsia="en-GB"/>
            <w:rPrChange w:id="742"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43" w:author="Evain, Jean-Pierre" w:date="2017-06-26T13:40:00Z">
              <w:rPr>
                <w:color w:val="993300"/>
                <w:sz w:val="24"/>
                <w:szCs w:val="24"/>
                <w:lang w:val="fr-CH" w:eastAsia="en-GB"/>
              </w:rPr>
            </w:rPrChange>
          </w:rPr>
          <w:t>"0"</w:t>
        </w:r>
        <w:r w:rsidRPr="00CA7DB7">
          <w:rPr>
            <w:rFonts w:ascii="Courier New" w:hAnsi="Courier New" w:cs="Courier New"/>
            <w:color w:val="000096"/>
            <w:sz w:val="18"/>
            <w:szCs w:val="18"/>
            <w:lang w:val="fr-CH" w:eastAsia="en-GB"/>
            <w:rPrChange w:id="744"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74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4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4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4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49"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750"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751"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52" w:author="Evain, Jean-Pierre" w:date="2017-06-26T13:40:00Z">
              <w:rPr>
                <w:color w:val="993300"/>
                <w:sz w:val="24"/>
                <w:szCs w:val="24"/>
                <w:lang w:val="fr-CH" w:eastAsia="en-GB"/>
              </w:rPr>
            </w:rPrChange>
          </w:rPr>
          <w:t>"RestrictionSubType"</w:t>
        </w:r>
        <w:r w:rsidRPr="00CA7DB7">
          <w:rPr>
            <w:rFonts w:ascii="Courier New" w:hAnsi="Courier New" w:cs="Courier New"/>
            <w:color w:val="F5844C"/>
            <w:sz w:val="18"/>
            <w:szCs w:val="18"/>
            <w:lang w:val="fr-CH" w:eastAsia="en-GB"/>
            <w:rPrChange w:id="753"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75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55" w:author="Evain, Jean-Pierre" w:date="2017-06-26T13:40:00Z">
              <w:rPr>
                <w:color w:val="993300"/>
                <w:sz w:val="24"/>
                <w:szCs w:val="24"/>
                <w:lang w:val="fr-CH" w:eastAsia="en-GB"/>
              </w:rPr>
            </w:rPrChange>
          </w:rPr>
          <w:t>"mpeg7:ControlledTermUseType"</w:t>
        </w:r>
        <w:r w:rsidRPr="00CA7DB7">
          <w:rPr>
            <w:rFonts w:ascii="Courier New" w:hAnsi="Courier New" w:cs="Courier New"/>
            <w:color w:val="F5844C"/>
            <w:sz w:val="18"/>
            <w:szCs w:val="18"/>
            <w:lang w:val="fr-CH" w:eastAsia="en-GB"/>
            <w:rPrChange w:id="756" w:author="Evain, Jean-Pierre" w:date="2017-06-26T13:40:00Z">
              <w:rPr>
                <w:color w:val="F5844C"/>
                <w:sz w:val="24"/>
                <w:szCs w:val="24"/>
                <w:lang w:val="fr-CH" w:eastAsia="en-GB"/>
              </w:rPr>
            </w:rPrChange>
          </w:rPr>
          <w:t xml:space="preserve"> </w:t>
        </w:r>
      </w:ins>
    </w:p>
    <w:p w:rsidR="00187AD6" w:rsidRPr="00CA7DB7" w:rsidRDefault="00CA7DB7">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757" w:author="Evain, Jean-Pierre" w:date="2017-06-12T10:37:00Z"/>
          <w:rFonts w:ascii="Courier New" w:hAnsi="Courier New" w:cs="Courier New"/>
          <w:color w:val="000000"/>
          <w:sz w:val="18"/>
          <w:szCs w:val="18"/>
          <w:highlight w:val="white"/>
          <w:lang w:val="fr-CH" w:eastAsia="en-GB"/>
          <w:rPrChange w:id="758" w:author="Evain, Jean-Pierre" w:date="2017-06-26T13:40:00Z">
            <w:rPr>
              <w:ins w:id="759" w:author="Evain, Jean-Pierre" w:date="2017-06-12T10:37:00Z"/>
              <w:rFonts w:ascii="Arial" w:hAnsi="Arial" w:cs="Arial"/>
              <w:color w:val="000000"/>
              <w:sz w:val="13"/>
              <w:szCs w:val="13"/>
              <w:highlight w:val="white"/>
              <w:lang w:val="fr-CH" w:eastAsia="en-GB"/>
            </w:rPr>
          </w:rPrChange>
        </w:rPr>
        <w:pPrChange w:id="760" w:author="Evain, Jean-Pierre" w:date="2017-06-12T10:37: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761" w:author="Evain, Jean-Pierre" w:date="2017-06-26T13:40:00Z">
        <w:r>
          <w:rPr>
            <w:rFonts w:ascii="Courier New" w:hAnsi="Courier New" w:cs="Courier New"/>
            <w:color w:val="F5844C"/>
            <w:sz w:val="18"/>
            <w:szCs w:val="18"/>
            <w:lang w:val="fr-CH" w:eastAsia="en-GB"/>
          </w:rPr>
          <w:t xml:space="preserve">         </w:t>
        </w:r>
      </w:ins>
      <w:ins w:id="762" w:author="Evain, Jean-Pierre" w:date="2017-06-26T13:39:00Z">
        <w:r w:rsidRPr="00CA7DB7">
          <w:rPr>
            <w:rFonts w:ascii="Courier New" w:hAnsi="Courier New" w:cs="Courier New"/>
            <w:color w:val="F5844C"/>
            <w:sz w:val="18"/>
            <w:szCs w:val="18"/>
            <w:lang w:val="fr-CH" w:eastAsia="en-GB"/>
            <w:rPrChange w:id="763" w:author="Evain, Jean-Pierre" w:date="2017-06-26T13:40:00Z">
              <w:rPr>
                <w:color w:val="F5844C"/>
                <w:sz w:val="24"/>
                <w:szCs w:val="24"/>
                <w:lang w:val="fr-CH" w:eastAsia="en-GB"/>
              </w:rPr>
            </w:rPrChange>
          </w:rPr>
          <w:t>minOccurs</w:t>
        </w:r>
        <w:r w:rsidRPr="00CA7DB7">
          <w:rPr>
            <w:rFonts w:ascii="Courier New" w:hAnsi="Courier New" w:cs="Courier New"/>
            <w:color w:val="FF8040"/>
            <w:sz w:val="18"/>
            <w:szCs w:val="18"/>
            <w:lang w:val="fr-CH" w:eastAsia="en-GB"/>
            <w:rPrChange w:id="76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65" w:author="Evain, Jean-Pierre" w:date="2017-06-26T13:40:00Z">
              <w:rPr>
                <w:color w:val="993300"/>
                <w:sz w:val="24"/>
                <w:szCs w:val="24"/>
                <w:lang w:val="fr-CH" w:eastAsia="en-GB"/>
              </w:rPr>
            </w:rPrChange>
          </w:rPr>
          <w:t>"0"</w:t>
        </w:r>
        <w:r w:rsidRPr="00CA7DB7">
          <w:rPr>
            <w:rFonts w:ascii="Courier New" w:hAnsi="Courier New" w:cs="Courier New"/>
            <w:color w:val="000096"/>
            <w:sz w:val="18"/>
            <w:szCs w:val="18"/>
            <w:lang w:val="fr-CH" w:eastAsia="en-GB"/>
            <w:rPrChange w:id="766"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767"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6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6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70"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71"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772"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773"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74" w:author="Evain, Jean-Pierre" w:date="2017-06-26T13:40:00Z">
              <w:rPr>
                <w:color w:val="993300"/>
                <w:sz w:val="24"/>
                <w:szCs w:val="24"/>
                <w:lang w:val="fr-CH" w:eastAsia="en-GB"/>
              </w:rPr>
            </w:rPrChange>
          </w:rPr>
          <w:t>"RestrictionWindow"</w:t>
        </w:r>
        <w:r w:rsidRPr="00CA7DB7">
          <w:rPr>
            <w:rFonts w:ascii="Courier New" w:hAnsi="Courier New" w:cs="Courier New"/>
            <w:color w:val="F5844C"/>
            <w:sz w:val="18"/>
            <w:szCs w:val="18"/>
            <w:lang w:val="fr-CH" w:eastAsia="en-GB"/>
            <w:rPrChange w:id="775" w:author="Evain, Jean-Pierre" w:date="2017-06-26T13:40:00Z">
              <w:rPr>
                <w:color w:val="F5844C"/>
                <w:sz w:val="24"/>
                <w:szCs w:val="24"/>
                <w:lang w:val="fr-CH" w:eastAsia="en-GB"/>
              </w:rPr>
            </w:rPrChange>
          </w:rPr>
          <w:t xml:space="preserve"> minOccurs</w:t>
        </w:r>
        <w:r w:rsidRPr="00CA7DB7">
          <w:rPr>
            <w:rFonts w:ascii="Courier New" w:hAnsi="Courier New" w:cs="Courier New"/>
            <w:color w:val="FF8040"/>
            <w:sz w:val="18"/>
            <w:szCs w:val="18"/>
            <w:lang w:val="fr-CH" w:eastAsia="en-GB"/>
            <w:rPrChange w:id="776"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777" w:author="Evain, Jean-Pierre" w:date="2017-06-26T13:40:00Z">
              <w:rPr>
                <w:color w:val="993300"/>
                <w:sz w:val="24"/>
                <w:szCs w:val="24"/>
                <w:lang w:val="fr-CH" w:eastAsia="en-GB"/>
              </w:rPr>
            </w:rPrChange>
          </w:rPr>
          <w:t>"0"</w:t>
        </w:r>
        <w:r w:rsidRPr="00CA7DB7">
          <w:rPr>
            <w:rFonts w:ascii="Courier New" w:hAnsi="Courier New" w:cs="Courier New"/>
            <w:color w:val="000096"/>
            <w:sz w:val="18"/>
            <w:szCs w:val="18"/>
            <w:lang w:val="fr-CH" w:eastAsia="en-GB"/>
            <w:rPrChange w:id="778"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779"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8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3"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84"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78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8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8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0"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91" w:author="Evain, Jean-Pierre" w:date="2017-06-26T13:40:00Z">
              <w:rPr>
                <w:color w:val="000096"/>
                <w:sz w:val="24"/>
                <w:szCs w:val="24"/>
                <w:lang w:val="fr-CH" w:eastAsia="en-GB"/>
              </w:rPr>
            </w:rPrChange>
          </w:rPr>
          <w:t>&lt;choice&gt;</w:t>
        </w:r>
        <w:r w:rsidRPr="00CA7DB7">
          <w:rPr>
            <w:rFonts w:ascii="Courier New" w:hAnsi="Courier New" w:cs="Courier New"/>
            <w:color w:val="000000"/>
            <w:sz w:val="18"/>
            <w:szCs w:val="18"/>
            <w:lang w:val="fr-CH" w:eastAsia="en-GB"/>
            <w:rPrChange w:id="792"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79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79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799"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800"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801"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802" w:author="Evain, Jean-Pierre" w:date="2017-06-26T13:40:00Z">
              <w:rPr>
                <w:color w:val="993300"/>
                <w:sz w:val="24"/>
                <w:szCs w:val="24"/>
                <w:lang w:val="fr-CH" w:eastAsia="en-GB"/>
              </w:rPr>
            </w:rPrChange>
          </w:rPr>
          <w:t>"TextualExpression"</w:t>
        </w:r>
        <w:r w:rsidRPr="00CA7DB7">
          <w:rPr>
            <w:rFonts w:ascii="Courier New" w:hAnsi="Courier New" w:cs="Courier New"/>
            <w:color w:val="000096"/>
            <w:sz w:val="18"/>
            <w:szCs w:val="18"/>
            <w:lang w:val="fr-CH" w:eastAsia="en-GB"/>
            <w:rPrChange w:id="803"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804"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0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0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0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0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0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1"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12"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813"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1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1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1"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22" w:author="Evain, Jean-Pierre" w:date="2017-06-26T13:40:00Z">
              <w:rPr>
                <w:color w:val="000096"/>
                <w:sz w:val="24"/>
                <w:szCs w:val="24"/>
                <w:lang w:val="fr-CH" w:eastAsia="en-GB"/>
              </w:rPr>
            </w:rPrChange>
          </w:rPr>
          <w:t>&lt;simpleContent&gt;</w:t>
        </w:r>
        <w:r w:rsidRPr="00CA7DB7">
          <w:rPr>
            <w:rFonts w:ascii="Courier New" w:hAnsi="Courier New" w:cs="Courier New"/>
            <w:color w:val="000000"/>
            <w:sz w:val="18"/>
            <w:szCs w:val="18"/>
            <w:lang w:val="fr-CH" w:eastAsia="en-GB"/>
            <w:rPrChange w:id="823"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2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2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3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3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32"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33" w:author="Evain, Jean-Pierre" w:date="2017-06-26T13:40:00Z">
              <w:rPr>
                <w:color w:val="000096"/>
                <w:sz w:val="24"/>
                <w:szCs w:val="24"/>
                <w:lang w:val="fr-CH" w:eastAsia="en-GB"/>
              </w:rPr>
            </w:rPrChange>
          </w:rPr>
          <w:t>&lt;extension</w:t>
        </w:r>
        <w:r w:rsidRPr="00CA7DB7">
          <w:rPr>
            <w:rFonts w:ascii="Courier New" w:hAnsi="Courier New" w:cs="Courier New"/>
            <w:color w:val="F5844C"/>
            <w:sz w:val="18"/>
            <w:szCs w:val="18"/>
            <w:lang w:val="fr-CH" w:eastAsia="en-GB"/>
            <w:rPrChange w:id="834" w:author="Evain, Jean-Pierre" w:date="2017-06-26T13:40:00Z">
              <w:rPr>
                <w:color w:val="F5844C"/>
                <w:sz w:val="24"/>
                <w:szCs w:val="24"/>
                <w:lang w:val="fr-CH" w:eastAsia="en-GB"/>
              </w:rPr>
            </w:rPrChange>
          </w:rPr>
          <w:t xml:space="preserve"> base</w:t>
        </w:r>
        <w:r w:rsidRPr="00CA7DB7">
          <w:rPr>
            <w:rFonts w:ascii="Courier New" w:hAnsi="Courier New" w:cs="Courier New"/>
            <w:color w:val="FF8040"/>
            <w:sz w:val="18"/>
            <w:szCs w:val="18"/>
            <w:lang w:val="fr-CH" w:eastAsia="en-GB"/>
            <w:rPrChange w:id="835"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836" w:author="Evain, Jean-Pierre" w:date="2017-06-26T13:40:00Z">
              <w:rPr>
                <w:color w:val="993300"/>
                <w:sz w:val="24"/>
                <w:szCs w:val="24"/>
                <w:lang w:val="fr-CH" w:eastAsia="en-GB"/>
              </w:rPr>
            </w:rPrChange>
          </w:rPr>
          <w:t>"string"</w:t>
        </w:r>
        <w:r w:rsidRPr="00CA7DB7">
          <w:rPr>
            <w:rFonts w:ascii="Courier New" w:hAnsi="Courier New" w:cs="Courier New"/>
            <w:color w:val="000096"/>
            <w:sz w:val="18"/>
            <w:szCs w:val="18"/>
            <w:lang w:val="fr-CH" w:eastAsia="en-GB"/>
            <w:rPrChange w:id="837"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838"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3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4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49" w:author="Evain, Jean-Pierre" w:date="2017-06-26T13:40:00Z">
              <w:rPr>
                <w:color w:val="000096"/>
                <w:sz w:val="24"/>
                <w:szCs w:val="24"/>
                <w:lang w:val="fr-CH" w:eastAsia="en-GB"/>
              </w:rPr>
            </w:rPrChange>
          </w:rPr>
          <w:t>&lt;attribute</w:t>
        </w:r>
        <w:r w:rsidRPr="00CA7DB7">
          <w:rPr>
            <w:rFonts w:ascii="Courier New" w:hAnsi="Courier New" w:cs="Courier New"/>
            <w:color w:val="F5844C"/>
            <w:sz w:val="18"/>
            <w:szCs w:val="18"/>
            <w:lang w:val="fr-CH" w:eastAsia="en-GB"/>
            <w:rPrChange w:id="850"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851"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852" w:author="Evain, Jean-Pierre" w:date="2017-06-26T13:40:00Z">
              <w:rPr>
                <w:color w:val="993300"/>
                <w:sz w:val="24"/>
                <w:szCs w:val="24"/>
                <w:lang w:val="fr-CH" w:eastAsia="en-GB"/>
              </w:rPr>
            </w:rPrChange>
          </w:rPr>
          <w:t>"unit"</w:t>
        </w:r>
        <w:r w:rsidRPr="00CA7DB7">
          <w:rPr>
            <w:rFonts w:ascii="Courier New" w:hAnsi="Courier New" w:cs="Courier New"/>
            <w:color w:val="F5844C"/>
            <w:sz w:val="18"/>
            <w:szCs w:val="18"/>
            <w:lang w:val="fr-CH" w:eastAsia="en-GB"/>
            <w:rPrChange w:id="853"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85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855" w:author="Evain, Jean-Pierre" w:date="2017-06-26T13:40:00Z">
              <w:rPr>
                <w:color w:val="993300"/>
                <w:sz w:val="24"/>
                <w:szCs w:val="24"/>
                <w:lang w:val="fr-CH" w:eastAsia="en-GB"/>
              </w:rPr>
            </w:rPrChange>
          </w:rPr>
          <w:t>"string"</w:t>
        </w:r>
        <w:r w:rsidRPr="00CA7DB7">
          <w:rPr>
            <w:rFonts w:ascii="Courier New" w:hAnsi="Courier New" w:cs="Courier New"/>
            <w:color w:val="000096"/>
            <w:sz w:val="18"/>
            <w:szCs w:val="18"/>
            <w:lang w:val="fr-CH" w:eastAsia="en-GB"/>
            <w:rPrChange w:id="856"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857"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5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5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66"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67" w:author="Evain, Jean-Pierre" w:date="2017-06-26T13:40:00Z">
              <w:rPr>
                <w:color w:val="000096"/>
                <w:sz w:val="24"/>
                <w:szCs w:val="24"/>
                <w:lang w:val="fr-CH" w:eastAsia="en-GB"/>
              </w:rPr>
            </w:rPrChange>
          </w:rPr>
          <w:t>&lt;/extension&gt;</w:t>
        </w:r>
        <w:r w:rsidRPr="00CA7DB7">
          <w:rPr>
            <w:rFonts w:ascii="Courier New" w:hAnsi="Courier New" w:cs="Courier New"/>
            <w:color w:val="000000"/>
            <w:sz w:val="18"/>
            <w:szCs w:val="18"/>
            <w:lang w:val="fr-CH" w:eastAsia="en-GB"/>
            <w:rPrChange w:id="868"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6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76"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77" w:author="Evain, Jean-Pierre" w:date="2017-06-26T13:40:00Z">
              <w:rPr>
                <w:color w:val="000096"/>
                <w:sz w:val="24"/>
                <w:szCs w:val="24"/>
                <w:lang w:val="fr-CH" w:eastAsia="en-GB"/>
              </w:rPr>
            </w:rPrChange>
          </w:rPr>
          <w:t>&lt;/simpleContent&gt;</w:t>
        </w:r>
        <w:r w:rsidRPr="00CA7DB7">
          <w:rPr>
            <w:rFonts w:ascii="Courier New" w:hAnsi="Courier New" w:cs="Courier New"/>
            <w:color w:val="000000"/>
            <w:sz w:val="18"/>
            <w:szCs w:val="18"/>
            <w:lang w:val="fr-CH" w:eastAsia="en-GB"/>
            <w:rPrChange w:id="878"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7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5"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86"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887"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8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8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3"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894" w:author="Evain, Jean-Pierre" w:date="2017-06-26T13:40:00Z">
              <w:rPr>
                <w:color w:val="000096"/>
                <w:sz w:val="24"/>
                <w:szCs w:val="24"/>
                <w:lang w:val="fr-CH" w:eastAsia="en-GB"/>
              </w:rPr>
            </w:rPrChange>
          </w:rPr>
          <w:t>&lt;/element&gt;</w:t>
        </w:r>
        <w:r w:rsidRPr="00CA7DB7">
          <w:rPr>
            <w:rFonts w:ascii="Courier New" w:hAnsi="Courier New" w:cs="Courier New"/>
            <w:color w:val="000000"/>
            <w:sz w:val="18"/>
            <w:szCs w:val="18"/>
            <w:lang w:val="fr-CH" w:eastAsia="en-GB"/>
            <w:rPrChange w:id="89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89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89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0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01"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02"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903"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90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05" w:author="Evain, Jean-Pierre" w:date="2017-06-26T13:40:00Z">
              <w:rPr>
                <w:color w:val="993300"/>
                <w:sz w:val="24"/>
                <w:szCs w:val="24"/>
                <w:lang w:val="fr-CH" w:eastAsia="en-GB"/>
              </w:rPr>
            </w:rPrChange>
          </w:rPr>
          <w:t>"ValidityPeriod"</w:t>
        </w:r>
        <w:r w:rsidRPr="00CA7DB7">
          <w:rPr>
            <w:rFonts w:ascii="Courier New" w:hAnsi="Courier New" w:cs="Courier New"/>
            <w:color w:val="F5844C"/>
            <w:sz w:val="18"/>
            <w:szCs w:val="18"/>
            <w:lang w:val="fr-CH" w:eastAsia="en-GB"/>
            <w:rPrChange w:id="906"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907"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08" w:author="Evain, Jean-Pierre" w:date="2017-06-26T13:40:00Z">
              <w:rPr>
                <w:color w:val="993300"/>
                <w:sz w:val="24"/>
                <w:szCs w:val="24"/>
                <w:lang w:val="fr-CH" w:eastAsia="en-GB"/>
              </w:rPr>
            </w:rPrChange>
          </w:rPr>
          <w:t>"tva:ValidPeriodType"</w:t>
        </w:r>
        <w:r w:rsidRPr="00CA7DB7">
          <w:rPr>
            <w:rFonts w:ascii="Courier New" w:hAnsi="Courier New" w:cs="Courier New"/>
            <w:color w:val="000096"/>
            <w:sz w:val="18"/>
            <w:szCs w:val="18"/>
            <w:lang w:val="fr-CH" w:eastAsia="en-GB"/>
            <w:rPrChange w:id="909"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910"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1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1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1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1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1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16"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17"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918"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919"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20" w:author="Evain, Jean-Pierre" w:date="2017-06-26T13:40:00Z">
              <w:rPr>
                <w:color w:val="993300"/>
                <w:sz w:val="24"/>
                <w:szCs w:val="24"/>
                <w:lang w:val="fr-CH" w:eastAsia="en-GB"/>
              </w:rPr>
            </w:rPrChange>
          </w:rPr>
          <w:t>"ValidityDuration"</w:t>
        </w:r>
        <w:r w:rsidRPr="00CA7DB7">
          <w:rPr>
            <w:rFonts w:ascii="Courier New" w:hAnsi="Courier New" w:cs="Courier New"/>
            <w:color w:val="F5844C"/>
            <w:sz w:val="18"/>
            <w:szCs w:val="18"/>
            <w:lang w:val="fr-CH" w:eastAsia="en-GB"/>
            <w:rPrChange w:id="921"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922"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23" w:author="Evain, Jean-Pierre" w:date="2017-06-26T13:40:00Z">
              <w:rPr>
                <w:color w:val="993300"/>
                <w:sz w:val="24"/>
                <w:szCs w:val="24"/>
                <w:lang w:val="fr-CH" w:eastAsia="en-GB"/>
              </w:rPr>
            </w:rPrChange>
          </w:rPr>
          <w:t>"duration"</w:t>
        </w:r>
        <w:r w:rsidRPr="00CA7DB7">
          <w:rPr>
            <w:rFonts w:ascii="Courier New" w:hAnsi="Courier New" w:cs="Courier New"/>
            <w:color w:val="000096"/>
            <w:sz w:val="18"/>
            <w:szCs w:val="18"/>
            <w:lang w:val="fr-CH" w:eastAsia="en-GB"/>
            <w:rPrChange w:id="924"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92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2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2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2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2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30"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31" w:author="Evain, Jean-Pierre" w:date="2017-06-26T13:40:00Z">
              <w:rPr>
                <w:color w:val="000096"/>
                <w:sz w:val="24"/>
                <w:szCs w:val="24"/>
                <w:lang w:val="fr-CH" w:eastAsia="en-GB"/>
              </w:rPr>
            </w:rPrChange>
          </w:rPr>
          <w:t>&lt;/choice&gt;</w:t>
        </w:r>
        <w:r w:rsidRPr="00CA7DB7">
          <w:rPr>
            <w:rFonts w:ascii="Courier New" w:hAnsi="Courier New" w:cs="Courier New"/>
            <w:color w:val="000000"/>
            <w:sz w:val="18"/>
            <w:szCs w:val="18"/>
            <w:lang w:val="fr-CH" w:eastAsia="en-GB"/>
            <w:rPrChange w:id="932"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3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3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3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36"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37"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938"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3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4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41"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42" w:author="Evain, Jean-Pierre" w:date="2017-06-26T13:40:00Z">
              <w:rPr>
                <w:color w:val="000096"/>
                <w:sz w:val="24"/>
                <w:szCs w:val="24"/>
                <w:lang w:val="fr-CH" w:eastAsia="en-GB"/>
              </w:rPr>
            </w:rPrChange>
          </w:rPr>
          <w:t>&lt;/element&gt;</w:t>
        </w:r>
        <w:r w:rsidRPr="00CA7DB7">
          <w:rPr>
            <w:rFonts w:ascii="Courier New" w:hAnsi="Courier New" w:cs="Courier New"/>
            <w:color w:val="000000"/>
            <w:sz w:val="18"/>
            <w:szCs w:val="18"/>
            <w:lang w:val="fr-CH" w:eastAsia="en-GB"/>
            <w:rPrChange w:id="943"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4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4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46"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47"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948"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949"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50" w:author="Evain, Jean-Pierre" w:date="2017-06-26T13:40:00Z">
              <w:rPr>
                <w:color w:val="993300"/>
                <w:sz w:val="24"/>
                <w:szCs w:val="24"/>
                <w:lang w:val="fr-CH" w:eastAsia="en-GB"/>
              </w:rPr>
            </w:rPrChange>
          </w:rPr>
          <w:t>"ActionRestriction"</w:t>
        </w:r>
        <w:r w:rsidRPr="00CA7DB7">
          <w:rPr>
            <w:rFonts w:ascii="Courier New" w:hAnsi="Courier New" w:cs="Courier New"/>
            <w:color w:val="F5844C"/>
            <w:sz w:val="18"/>
            <w:szCs w:val="18"/>
            <w:lang w:val="fr-CH" w:eastAsia="en-GB"/>
            <w:rPrChange w:id="951" w:author="Evain, Jean-Pierre" w:date="2017-06-26T13:40:00Z">
              <w:rPr>
                <w:color w:val="F5844C"/>
                <w:sz w:val="24"/>
                <w:szCs w:val="24"/>
                <w:lang w:val="fr-CH" w:eastAsia="en-GB"/>
              </w:rPr>
            </w:rPrChange>
          </w:rPr>
          <w:t xml:space="preserve"> minOccurs</w:t>
        </w:r>
        <w:r w:rsidRPr="00CA7DB7">
          <w:rPr>
            <w:rFonts w:ascii="Courier New" w:hAnsi="Courier New" w:cs="Courier New"/>
            <w:color w:val="FF8040"/>
            <w:sz w:val="18"/>
            <w:szCs w:val="18"/>
            <w:lang w:val="fr-CH" w:eastAsia="en-GB"/>
            <w:rPrChange w:id="952"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53" w:author="Evain, Jean-Pierre" w:date="2017-06-26T13:40:00Z">
              <w:rPr>
                <w:color w:val="993300"/>
                <w:sz w:val="24"/>
                <w:szCs w:val="24"/>
                <w:lang w:val="fr-CH" w:eastAsia="en-GB"/>
              </w:rPr>
            </w:rPrChange>
          </w:rPr>
          <w:t>"0"</w:t>
        </w:r>
        <w:r w:rsidRPr="00CA7DB7">
          <w:rPr>
            <w:rFonts w:ascii="Courier New" w:hAnsi="Courier New" w:cs="Courier New"/>
            <w:color w:val="F5844C"/>
            <w:sz w:val="18"/>
            <w:szCs w:val="18"/>
            <w:lang w:val="fr-CH" w:eastAsia="en-GB"/>
            <w:rPrChange w:id="954" w:author="Evain, Jean-Pierre" w:date="2017-06-26T13:40:00Z">
              <w:rPr>
                <w:color w:val="F5844C"/>
                <w:sz w:val="24"/>
                <w:szCs w:val="24"/>
                <w:lang w:val="fr-CH" w:eastAsia="en-GB"/>
              </w:rPr>
            </w:rPrChange>
          </w:rPr>
          <w:t xml:space="preserve"> maxOccurs</w:t>
        </w:r>
        <w:r w:rsidRPr="00CA7DB7">
          <w:rPr>
            <w:rFonts w:ascii="Courier New" w:hAnsi="Courier New" w:cs="Courier New"/>
            <w:color w:val="FF8040"/>
            <w:sz w:val="18"/>
            <w:szCs w:val="18"/>
            <w:lang w:val="fr-CH" w:eastAsia="en-GB"/>
            <w:rPrChange w:id="955"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56" w:author="Evain, Jean-Pierre" w:date="2017-06-26T13:40:00Z">
              <w:rPr>
                <w:color w:val="993300"/>
                <w:sz w:val="24"/>
                <w:szCs w:val="24"/>
                <w:lang w:val="fr-CH" w:eastAsia="en-GB"/>
              </w:rPr>
            </w:rPrChange>
          </w:rPr>
          <w:t>"unbounded"</w:t>
        </w:r>
        <w:r w:rsidRPr="00CA7DB7">
          <w:rPr>
            <w:rFonts w:ascii="Courier New" w:hAnsi="Courier New" w:cs="Courier New"/>
            <w:color w:val="000096"/>
            <w:sz w:val="18"/>
            <w:szCs w:val="18"/>
            <w:lang w:val="fr-CH" w:eastAsia="en-GB"/>
            <w:rPrChange w:id="957"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958"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5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2"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63"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964"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6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69"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70" w:author="Evain, Jean-Pierre" w:date="2017-06-26T13:40:00Z">
              <w:rPr>
                <w:color w:val="000096"/>
                <w:sz w:val="24"/>
                <w:szCs w:val="24"/>
                <w:lang w:val="fr-CH" w:eastAsia="en-GB"/>
              </w:rPr>
            </w:rPrChange>
          </w:rPr>
          <w:t>&lt;complexContent&gt;</w:t>
        </w:r>
        <w:r w:rsidRPr="00CA7DB7">
          <w:rPr>
            <w:rFonts w:ascii="Courier New" w:hAnsi="Courier New" w:cs="Courier New"/>
            <w:color w:val="000000"/>
            <w:sz w:val="18"/>
            <w:szCs w:val="18"/>
            <w:lang w:val="fr-CH" w:eastAsia="en-GB"/>
            <w:rPrChange w:id="971"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72" w:author="Evain, Jean-Pierre" w:date="2017-06-26T13:40:00Z">
              <w:rPr>
                <w:color w:val="000000"/>
                <w:sz w:val="24"/>
                <w:szCs w:val="24"/>
                <w:lang w:val="fr-CH" w:eastAsia="en-GB"/>
              </w:rPr>
            </w:rPrChange>
          </w:rPr>
          <w:lastRenderedPageBreak/>
          <w:tab/>
        </w:r>
        <w:r w:rsidRPr="00CA7DB7">
          <w:rPr>
            <w:rFonts w:ascii="Courier New" w:hAnsi="Courier New" w:cs="Courier New"/>
            <w:color w:val="000000"/>
            <w:sz w:val="18"/>
            <w:szCs w:val="18"/>
            <w:lang w:val="fr-CH" w:eastAsia="en-GB"/>
            <w:rPrChange w:id="97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7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7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7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77"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78" w:author="Evain, Jean-Pierre" w:date="2017-06-26T13:40:00Z">
              <w:rPr>
                <w:color w:val="000096"/>
                <w:sz w:val="24"/>
                <w:szCs w:val="24"/>
                <w:lang w:val="fr-CH" w:eastAsia="en-GB"/>
              </w:rPr>
            </w:rPrChange>
          </w:rPr>
          <w:t>&lt;extension</w:t>
        </w:r>
        <w:r w:rsidRPr="00CA7DB7">
          <w:rPr>
            <w:rFonts w:ascii="Courier New" w:hAnsi="Courier New" w:cs="Courier New"/>
            <w:color w:val="F5844C"/>
            <w:sz w:val="18"/>
            <w:szCs w:val="18"/>
            <w:lang w:val="fr-CH" w:eastAsia="en-GB"/>
            <w:rPrChange w:id="979" w:author="Evain, Jean-Pierre" w:date="2017-06-26T13:40:00Z">
              <w:rPr>
                <w:color w:val="F5844C"/>
                <w:sz w:val="24"/>
                <w:szCs w:val="24"/>
                <w:lang w:val="fr-CH" w:eastAsia="en-GB"/>
              </w:rPr>
            </w:rPrChange>
          </w:rPr>
          <w:t xml:space="preserve"> base</w:t>
        </w:r>
        <w:r w:rsidRPr="00CA7DB7">
          <w:rPr>
            <w:rFonts w:ascii="Courier New" w:hAnsi="Courier New" w:cs="Courier New"/>
            <w:color w:val="FF8040"/>
            <w:sz w:val="18"/>
            <w:szCs w:val="18"/>
            <w:lang w:val="fr-CH" w:eastAsia="en-GB"/>
            <w:rPrChange w:id="980"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81" w:author="Evain, Jean-Pierre" w:date="2017-06-26T13:40:00Z">
              <w:rPr>
                <w:color w:val="993300"/>
                <w:sz w:val="24"/>
                <w:szCs w:val="24"/>
                <w:lang w:val="fr-CH" w:eastAsia="en-GB"/>
              </w:rPr>
            </w:rPrChange>
          </w:rPr>
          <w:t>"mpeg7:ControlledTermUseType"</w:t>
        </w:r>
        <w:r w:rsidRPr="00CA7DB7">
          <w:rPr>
            <w:rFonts w:ascii="Courier New" w:hAnsi="Courier New" w:cs="Courier New"/>
            <w:color w:val="000096"/>
            <w:sz w:val="18"/>
            <w:szCs w:val="18"/>
            <w:lang w:val="fr-CH" w:eastAsia="en-GB"/>
            <w:rPrChange w:id="982"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983"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98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8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8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8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8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8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990"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991" w:author="Evain, Jean-Pierre" w:date="2017-06-26T13:40:00Z">
              <w:rPr>
                <w:color w:val="000096"/>
                <w:sz w:val="24"/>
                <w:szCs w:val="24"/>
                <w:lang w:val="fr-CH" w:eastAsia="en-GB"/>
              </w:rPr>
            </w:rPrChange>
          </w:rPr>
          <w:t>&lt;attribute</w:t>
        </w:r>
        <w:r w:rsidRPr="00CA7DB7">
          <w:rPr>
            <w:rFonts w:ascii="Courier New" w:hAnsi="Courier New" w:cs="Courier New"/>
            <w:color w:val="F5844C"/>
            <w:sz w:val="18"/>
            <w:szCs w:val="18"/>
            <w:lang w:val="fr-CH" w:eastAsia="en-GB"/>
            <w:rPrChange w:id="992"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993"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94" w:author="Evain, Jean-Pierre" w:date="2017-06-26T13:40:00Z">
              <w:rPr>
                <w:color w:val="993300"/>
                <w:sz w:val="24"/>
                <w:szCs w:val="24"/>
                <w:lang w:val="fr-CH" w:eastAsia="en-GB"/>
              </w:rPr>
            </w:rPrChange>
          </w:rPr>
          <w:t>"activationFlag"</w:t>
        </w:r>
        <w:r w:rsidRPr="00CA7DB7">
          <w:rPr>
            <w:rFonts w:ascii="Courier New" w:hAnsi="Courier New" w:cs="Courier New"/>
            <w:color w:val="F5844C"/>
            <w:sz w:val="18"/>
            <w:szCs w:val="18"/>
            <w:lang w:val="fr-CH" w:eastAsia="en-GB"/>
            <w:rPrChange w:id="995"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996"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997" w:author="Evain, Jean-Pierre" w:date="2017-06-26T13:40:00Z">
              <w:rPr>
                <w:color w:val="993300"/>
                <w:sz w:val="24"/>
                <w:szCs w:val="24"/>
                <w:lang w:val="fr-CH" w:eastAsia="en-GB"/>
              </w:rPr>
            </w:rPrChange>
          </w:rPr>
          <w:t>"boolean"</w:t>
        </w:r>
        <w:r w:rsidRPr="00CA7DB7">
          <w:rPr>
            <w:rFonts w:ascii="Courier New" w:hAnsi="Courier New" w:cs="Courier New"/>
            <w:color w:val="000096"/>
            <w:sz w:val="18"/>
            <w:szCs w:val="18"/>
            <w:lang w:val="fr-CH" w:eastAsia="en-GB"/>
            <w:rPrChange w:id="998"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999"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0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3"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4"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5"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06" w:author="Evain, Jean-Pierre" w:date="2017-06-26T13:40:00Z">
              <w:rPr>
                <w:color w:val="000096"/>
                <w:sz w:val="24"/>
                <w:szCs w:val="24"/>
                <w:lang w:val="fr-CH" w:eastAsia="en-GB"/>
              </w:rPr>
            </w:rPrChange>
          </w:rPr>
          <w:t>&lt;/extension&gt;</w:t>
        </w:r>
        <w:r w:rsidRPr="00CA7DB7">
          <w:rPr>
            <w:rFonts w:ascii="Courier New" w:hAnsi="Courier New" w:cs="Courier New"/>
            <w:color w:val="000000"/>
            <w:sz w:val="18"/>
            <w:szCs w:val="18"/>
            <w:lang w:val="fr-CH" w:eastAsia="en-GB"/>
            <w:rPrChange w:id="1007"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0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09"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0"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2"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13" w:author="Evain, Jean-Pierre" w:date="2017-06-26T13:40:00Z">
              <w:rPr>
                <w:color w:val="000096"/>
                <w:sz w:val="24"/>
                <w:szCs w:val="24"/>
                <w:lang w:val="fr-CH" w:eastAsia="en-GB"/>
              </w:rPr>
            </w:rPrChange>
          </w:rPr>
          <w:t>&lt;/complexContent&gt;</w:t>
        </w:r>
        <w:r w:rsidRPr="00CA7DB7">
          <w:rPr>
            <w:rFonts w:ascii="Courier New" w:hAnsi="Courier New" w:cs="Courier New"/>
            <w:color w:val="000000"/>
            <w:sz w:val="18"/>
            <w:szCs w:val="18"/>
            <w:lang w:val="fr-CH" w:eastAsia="en-GB"/>
            <w:rPrChange w:id="1014"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15"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1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19"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1020"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21"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22"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23"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24" w:author="Evain, Jean-Pierre" w:date="2017-06-26T13:40:00Z">
              <w:rPr>
                <w:color w:val="000096"/>
                <w:sz w:val="24"/>
                <w:szCs w:val="24"/>
                <w:lang w:val="fr-CH" w:eastAsia="en-GB"/>
              </w:rPr>
            </w:rPrChange>
          </w:rPr>
          <w:t>&lt;/element&gt;</w:t>
        </w:r>
        <w:r w:rsidRPr="00CA7DB7">
          <w:rPr>
            <w:rFonts w:ascii="Courier New" w:hAnsi="Courier New" w:cs="Courier New"/>
            <w:color w:val="000000"/>
            <w:sz w:val="18"/>
            <w:szCs w:val="18"/>
            <w:lang w:val="fr-CH" w:eastAsia="en-GB"/>
            <w:rPrChange w:id="1025"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26"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27"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28"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29" w:author="Evain, Jean-Pierre" w:date="2017-06-26T13:40:00Z">
              <w:rPr>
                <w:color w:val="000096"/>
                <w:sz w:val="24"/>
                <w:szCs w:val="24"/>
                <w:lang w:val="fr-CH" w:eastAsia="en-GB"/>
              </w:rPr>
            </w:rPrChange>
          </w:rPr>
          <w:t>&lt;element</w:t>
        </w:r>
        <w:r w:rsidRPr="00CA7DB7">
          <w:rPr>
            <w:rFonts w:ascii="Courier New" w:hAnsi="Courier New" w:cs="Courier New"/>
            <w:color w:val="F5844C"/>
            <w:sz w:val="18"/>
            <w:szCs w:val="18"/>
            <w:lang w:val="fr-CH" w:eastAsia="en-GB"/>
            <w:rPrChange w:id="1030" w:author="Evain, Jean-Pierre" w:date="2017-06-26T13:40:00Z">
              <w:rPr>
                <w:color w:val="F5844C"/>
                <w:sz w:val="24"/>
                <w:szCs w:val="24"/>
                <w:lang w:val="fr-CH" w:eastAsia="en-GB"/>
              </w:rPr>
            </w:rPrChange>
          </w:rPr>
          <w:t xml:space="preserve"> name</w:t>
        </w:r>
        <w:r w:rsidRPr="00CA7DB7">
          <w:rPr>
            <w:rFonts w:ascii="Courier New" w:hAnsi="Courier New" w:cs="Courier New"/>
            <w:color w:val="FF8040"/>
            <w:sz w:val="18"/>
            <w:szCs w:val="18"/>
            <w:lang w:val="fr-CH" w:eastAsia="en-GB"/>
            <w:rPrChange w:id="1031"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1032" w:author="Evain, Jean-Pierre" w:date="2017-06-26T13:40:00Z">
              <w:rPr>
                <w:color w:val="993300"/>
                <w:sz w:val="24"/>
                <w:szCs w:val="24"/>
                <w:lang w:val="fr-CH" w:eastAsia="en-GB"/>
              </w:rPr>
            </w:rPrChange>
          </w:rPr>
          <w:t>"RestrictionStatus"</w:t>
        </w:r>
        <w:r w:rsidRPr="00CA7DB7">
          <w:rPr>
            <w:rFonts w:ascii="Courier New" w:hAnsi="Courier New" w:cs="Courier New"/>
            <w:color w:val="F5844C"/>
            <w:sz w:val="18"/>
            <w:szCs w:val="18"/>
            <w:lang w:val="fr-CH" w:eastAsia="en-GB"/>
            <w:rPrChange w:id="1033" w:author="Evain, Jean-Pierre" w:date="2017-06-26T13:40:00Z">
              <w:rPr>
                <w:color w:val="F5844C"/>
                <w:sz w:val="24"/>
                <w:szCs w:val="24"/>
                <w:lang w:val="fr-CH" w:eastAsia="en-GB"/>
              </w:rPr>
            </w:rPrChange>
          </w:rPr>
          <w:t xml:space="preserve"> type</w:t>
        </w:r>
        <w:r w:rsidRPr="00CA7DB7">
          <w:rPr>
            <w:rFonts w:ascii="Courier New" w:hAnsi="Courier New" w:cs="Courier New"/>
            <w:color w:val="FF8040"/>
            <w:sz w:val="18"/>
            <w:szCs w:val="18"/>
            <w:lang w:val="fr-CH" w:eastAsia="en-GB"/>
            <w:rPrChange w:id="1034" w:author="Evain, Jean-Pierre" w:date="2017-06-26T13:40:00Z">
              <w:rPr>
                <w:color w:val="FF8040"/>
                <w:sz w:val="24"/>
                <w:szCs w:val="24"/>
                <w:lang w:val="fr-CH" w:eastAsia="en-GB"/>
              </w:rPr>
            </w:rPrChange>
          </w:rPr>
          <w:t>=</w:t>
        </w:r>
        <w:r w:rsidRPr="00CA7DB7">
          <w:rPr>
            <w:rFonts w:ascii="Courier New" w:hAnsi="Courier New" w:cs="Courier New"/>
            <w:color w:val="993300"/>
            <w:sz w:val="18"/>
            <w:szCs w:val="18"/>
            <w:lang w:val="fr-CH" w:eastAsia="en-GB"/>
            <w:rPrChange w:id="1035" w:author="Evain, Jean-Pierre" w:date="2017-06-26T13:40:00Z">
              <w:rPr>
                <w:color w:val="993300"/>
                <w:sz w:val="24"/>
                <w:szCs w:val="24"/>
                <w:lang w:val="fr-CH" w:eastAsia="en-GB"/>
              </w:rPr>
            </w:rPrChange>
          </w:rPr>
          <w:t>"boolean"</w:t>
        </w:r>
        <w:r w:rsidRPr="00CA7DB7">
          <w:rPr>
            <w:rFonts w:ascii="Courier New" w:hAnsi="Courier New" w:cs="Courier New"/>
            <w:color w:val="000096"/>
            <w:sz w:val="18"/>
            <w:szCs w:val="18"/>
            <w:lang w:val="fr-CH" w:eastAsia="en-GB"/>
            <w:rPrChange w:id="1036" w:author="Evain, Jean-Pierre" w:date="2017-06-26T13:40:00Z">
              <w:rPr>
                <w:color w:val="000096"/>
                <w:sz w:val="24"/>
                <w:szCs w:val="24"/>
                <w:lang w:val="fr-CH" w:eastAsia="en-GB"/>
              </w:rPr>
            </w:rPrChange>
          </w:rPr>
          <w:t>/&gt;</w:t>
        </w:r>
        <w:r w:rsidRPr="00CA7DB7">
          <w:rPr>
            <w:rFonts w:ascii="Courier New" w:hAnsi="Courier New" w:cs="Courier New"/>
            <w:color w:val="000000"/>
            <w:sz w:val="18"/>
            <w:szCs w:val="18"/>
            <w:lang w:val="fr-CH" w:eastAsia="en-GB"/>
            <w:rPrChange w:id="1037"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38" w:author="Evain, Jean-Pierre" w:date="2017-06-26T13:40:00Z">
              <w:rPr>
                <w:color w:val="000000"/>
                <w:sz w:val="24"/>
                <w:szCs w:val="24"/>
                <w:lang w:val="fr-CH" w:eastAsia="en-GB"/>
              </w:rPr>
            </w:rPrChange>
          </w:rPr>
          <w:tab/>
        </w:r>
        <w:r w:rsidRPr="00CA7DB7">
          <w:rPr>
            <w:rFonts w:ascii="Courier New" w:hAnsi="Courier New" w:cs="Courier New"/>
            <w:color w:val="000000"/>
            <w:sz w:val="18"/>
            <w:szCs w:val="18"/>
            <w:lang w:val="fr-CH" w:eastAsia="en-GB"/>
            <w:rPrChange w:id="1039"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40" w:author="Evain, Jean-Pierre" w:date="2017-06-26T13:40:00Z">
              <w:rPr>
                <w:color w:val="000096"/>
                <w:sz w:val="24"/>
                <w:szCs w:val="24"/>
                <w:lang w:val="fr-CH" w:eastAsia="en-GB"/>
              </w:rPr>
            </w:rPrChange>
          </w:rPr>
          <w:t>&lt;/sequence&gt;</w:t>
        </w:r>
        <w:r w:rsidRPr="00CA7DB7">
          <w:rPr>
            <w:rFonts w:ascii="Courier New" w:hAnsi="Courier New" w:cs="Courier New"/>
            <w:color w:val="000000"/>
            <w:sz w:val="18"/>
            <w:szCs w:val="18"/>
            <w:lang w:val="fr-CH" w:eastAsia="en-GB"/>
            <w:rPrChange w:id="1041"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42" w:author="Evain, Jean-Pierre" w:date="2017-06-26T13:40:00Z">
              <w:rPr>
                <w:color w:val="000000"/>
                <w:sz w:val="24"/>
                <w:szCs w:val="24"/>
                <w:lang w:val="fr-CH" w:eastAsia="en-GB"/>
              </w:rPr>
            </w:rPrChange>
          </w:rPr>
          <w:tab/>
        </w:r>
        <w:r w:rsidRPr="00CA7DB7">
          <w:rPr>
            <w:rFonts w:ascii="Courier New" w:hAnsi="Courier New" w:cs="Courier New"/>
            <w:color w:val="000096"/>
            <w:sz w:val="18"/>
            <w:szCs w:val="18"/>
            <w:lang w:val="fr-CH" w:eastAsia="en-GB"/>
            <w:rPrChange w:id="1043" w:author="Evain, Jean-Pierre" w:date="2017-06-26T13:40:00Z">
              <w:rPr>
                <w:color w:val="000096"/>
                <w:sz w:val="24"/>
                <w:szCs w:val="24"/>
                <w:lang w:val="fr-CH" w:eastAsia="en-GB"/>
              </w:rPr>
            </w:rPrChange>
          </w:rPr>
          <w:t>&lt;/complexType&gt;</w:t>
        </w:r>
        <w:r w:rsidRPr="00CA7DB7">
          <w:rPr>
            <w:rFonts w:ascii="Courier New" w:hAnsi="Courier New" w:cs="Courier New"/>
            <w:color w:val="000000"/>
            <w:sz w:val="18"/>
            <w:szCs w:val="18"/>
            <w:lang w:val="fr-CH" w:eastAsia="en-GB"/>
            <w:rPrChange w:id="1044" w:author="Evain, Jean-Pierre" w:date="2017-06-26T13:40:00Z">
              <w:rPr>
                <w:color w:val="000000"/>
                <w:sz w:val="24"/>
                <w:szCs w:val="24"/>
                <w:lang w:val="fr-CH" w:eastAsia="en-GB"/>
              </w:rPr>
            </w:rPrChange>
          </w:rPr>
          <w:br/>
        </w:r>
        <w:r w:rsidRPr="00CA7DB7">
          <w:rPr>
            <w:rFonts w:ascii="Courier New" w:hAnsi="Courier New" w:cs="Courier New"/>
            <w:color w:val="000000"/>
            <w:sz w:val="18"/>
            <w:szCs w:val="18"/>
            <w:lang w:val="fr-CH" w:eastAsia="en-GB"/>
            <w:rPrChange w:id="1045" w:author="Evain, Jean-Pierre" w:date="2017-06-26T13:40:00Z">
              <w:rPr>
                <w:color w:val="000000"/>
                <w:sz w:val="24"/>
                <w:szCs w:val="24"/>
                <w:lang w:val="fr-CH" w:eastAsia="en-GB"/>
              </w:rPr>
            </w:rPrChange>
          </w:rPr>
          <w:br/>
        </w:r>
      </w:ins>
    </w:p>
    <w:p w:rsidR="00187AD6" w:rsidRPr="00CA7DB7" w:rsidRDefault="00187AD6" w:rsidP="00187AD6">
      <w:pPr>
        <w:pBdr>
          <w:top w:val="single" w:sz="4" w:space="1" w:color="auto"/>
          <w:left w:val="single" w:sz="4" w:space="4" w:color="auto"/>
          <w:bottom w:val="single" w:sz="4" w:space="1" w:color="auto"/>
          <w:right w:val="single" w:sz="4" w:space="4" w:color="auto"/>
        </w:pBdr>
        <w:spacing w:after="0"/>
        <w:rPr>
          <w:ins w:id="1046" w:author="Evain, Jean-Pierre" w:date="2017-06-12T10:32:00Z"/>
          <w:rFonts w:ascii="Courier New" w:hAnsi="Courier New" w:cs="Courier New"/>
          <w:color w:val="000000" w:themeColor="text1"/>
          <w:sz w:val="18"/>
          <w:szCs w:val="18"/>
          <w:lang w:val="fr-CH" w:eastAsia="en-GB"/>
          <w:rPrChange w:id="1047" w:author="Evain, Jean-Pierre" w:date="2017-06-26T13:39:00Z">
            <w:rPr>
              <w:ins w:id="1048" w:author="Evain, Jean-Pierre" w:date="2017-06-12T10:32:00Z"/>
              <w:rFonts w:ascii="Courier New" w:hAnsi="Courier New" w:cs="Courier New"/>
              <w:color w:val="000000" w:themeColor="text1"/>
              <w:sz w:val="18"/>
              <w:szCs w:val="18"/>
              <w:lang w:eastAsia="en-GB"/>
            </w:rPr>
          </w:rPrChange>
        </w:rPr>
      </w:pPr>
    </w:p>
    <w:p w:rsidR="00187AD6" w:rsidRPr="00CA7DB7" w:rsidRDefault="00187AD6">
      <w:pPr>
        <w:rPr>
          <w:ins w:id="1049" w:author="Evain, Jean-Pierre" w:date="2017-06-12T10:38:00Z"/>
          <w:color w:val="FF0000"/>
          <w:lang w:val="fr-CH"/>
          <w:rPrChange w:id="1050" w:author="Evain, Jean-Pierre" w:date="2017-06-26T13:39:00Z">
            <w:rPr>
              <w:ins w:id="1051" w:author="Evain, Jean-Pierre" w:date="2017-06-12T10:38:00Z"/>
              <w:color w:val="FF0000"/>
            </w:rPr>
          </w:rPrChange>
        </w:rPr>
        <w:pPrChange w:id="1052" w:author="Evain, Jean-Pierre" w:date="2017-06-09T16:39:00Z">
          <w:pPr>
            <w:pStyle w:val="Heading3"/>
          </w:pPr>
        </w:pPrChange>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
      <w:tblGrid>
        <w:gridCol w:w="2970"/>
        <w:gridCol w:w="5490"/>
      </w:tblGrid>
      <w:tr w:rsidR="00187AD6" w:rsidRPr="00F3500B" w:rsidTr="00DC2C40">
        <w:trPr>
          <w:tblHeader/>
          <w:jc w:val="center"/>
          <w:ins w:id="1053" w:author="Evain, Jean-Pierre" w:date="2017-06-12T10:38:00Z"/>
        </w:trPr>
        <w:tc>
          <w:tcPr>
            <w:tcW w:w="2970" w:type="dxa"/>
            <w:tcBorders>
              <w:top w:val="single" w:sz="12" w:space="0" w:color="000000"/>
              <w:bottom w:val="single" w:sz="12" w:space="0" w:color="000000"/>
            </w:tcBorders>
          </w:tcPr>
          <w:p w:rsidR="00187AD6" w:rsidRPr="00F3500B" w:rsidRDefault="00187AD6" w:rsidP="00DC2C40">
            <w:pPr>
              <w:pStyle w:val="TAH"/>
              <w:rPr>
                <w:ins w:id="1054" w:author="Evain, Jean-Pierre" w:date="2017-06-12T10:38:00Z"/>
                <w:lang w:eastAsia="ja-JP"/>
              </w:rPr>
            </w:pPr>
            <w:ins w:id="1055" w:author="Evain, Jean-Pierre" w:date="2017-06-12T10:38:00Z">
              <w:r w:rsidRPr="00F3500B">
                <w:rPr>
                  <w:lang w:eastAsia="ja-JP"/>
                </w:rPr>
                <w:t>Name</w:t>
              </w:r>
            </w:ins>
          </w:p>
        </w:tc>
        <w:tc>
          <w:tcPr>
            <w:tcW w:w="5490" w:type="dxa"/>
            <w:tcBorders>
              <w:top w:val="single" w:sz="12" w:space="0" w:color="000000"/>
              <w:bottom w:val="single" w:sz="12" w:space="0" w:color="000000"/>
            </w:tcBorders>
          </w:tcPr>
          <w:p w:rsidR="00187AD6" w:rsidRPr="00F3500B" w:rsidRDefault="00187AD6" w:rsidP="00DC2C40">
            <w:pPr>
              <w:pStyle w:val="TAH"/>
              <w:rPr>
                <w:ins w:id="1056" w:author="Evain, Jean-Pierre" w:date="2017-06-12T10:38:00Z"/>
                <w:lang w:eastAsia="ja-JP"/>
              </w:rPr>
            </w:pPr>
            <w:ins w:id="1057" w:author="Evain, Jean-Pierre" w:date="2017-06-12T10:38:00Z">
              <w:r w:rsidRPr="00F3500B">
                <w:rPr>
                  <w:lang w:eastAsia="ja-JP"/>
                </w:rPr>
                <w:t>Definition</w:t>
              </w:r>
            </w:ins>
          </w:p>
        </w:tc>
      </w:tr>
      <w:tr w:rsidR="00187AD6" w:rsidRPr="00F3500B" w:rsidTr="00DC2C40">
        <w:trPr>
          <w:tblHeader/>
          <w:jc w:val="center"/>
          <w:ins w:id="1058" w:author="Evain, Jean-Pierre" w:date="2017-06-12T10:38:00Z"/>
        </w:trPr>
        <w:tc>
          <w:tcPr>
            <w:tcW w:w="2970" w:type="dxa"/>
            <w:tcBorders>
              <w:top w:val="single" w:sz="12" w:space="0" w:color="000000"/>
              <w:bottom w:val="single" w:sz="4" w:space="0" w:color="000000"/>
            </w:tcBorders>
          </w:tcPr>
          <w:p w:rsidR="00187AD6" w:rsidRPr="00F3500B" w:rsidRDefault="00187AD6" w:rsidP="00DC2C40">
            <w:pPr>
              <w:pStyle w:val="TAH"/>
              <w:jc w:val="left"/>
              <w:rPr>
                <w:ins w:id="1059" w:author="Evain, Jean-Pierre" w:date="2017-06-12T10:38:00Z"/>
                <w:rFonts w:ascii="Courier New" w:hAnsi="Courier New"/>
                <w:b w:val="0"/>
                <w:lang w:eastAsia="ja-JP"/>
              </w:rPr>
            </w:pPr>
            <w:ins w:id="1060" w:author="Evain, Jean-Pierre" w:date="2017-06-12T10:38:00Z">
              <w:r>
                <w:rPr>
                  <w:rFonts w:ascii="Courier New" w:hAnsi="Courier New"/>
                  <w:b w:val="0"/>
                  <w:lang w:eastAsia="ja-JP"/>
                </w:rPr>
                <w:t>UsageRestrictionType</w:t>
              </w:r>
            </w:ins>
          </w:p>
        </w:tc>
        <w:tc>
          <w:tcPr>
            <w:tcW w:w="5490" w:type="dxa"/>
            <w:tcBorders>
              <w:top w:val="single" w:sz="12" w:space="0" w:color="000000"/>
              <w:bottom w:val="single" w:sz="4" w:space="0" w:color="000000"/>
            </w:tcBorders>
          </w:tcPr>
          <w:p w:rsidR="00187AD6" w:rsidRPr="00F3500B" w:rsidRDefault="00187AD6" w:rsidP="00187AD6">
            <w:pPr>
              <w:pStyle w:val="TAL"/>
              <w:jc w:val="both"/>
              <w:rPr>
                <w:ins w:id="1061" w:author="Evain, Jean-Pierre" w:date="2017-06-12T10:38:00Z"/>
                <w:lang w:eastAsia="ja-JP"/>
              </w:rPr>
            </w:pPr>
            <w:ins w:id="1062" w:author="Evain, Jean-Pierre" w:date="2017-06-12T10:38:00Z">
              <w:r>
                <w:rPr>
                  <w:lang w:eastAsia="ja-JP"/>
                </w:rPr>
                <w:t>A complex type to define a set of Usa</w:t>
              </w:r>
            </w:ins>
            <w:ins w:id="1063" w:author="Evain, Jean-Pierre" w:date="2017-06-12T10:39:00Z">
              <w:r>
                <w:rPr>
                  <w:lang w:eastAsia="ja-JP"/>
                </w:rPr>
                <w:t>g</w:t>
              </w:r>
            </w:ins>
            <w:ins w:id="1064" w:author="Evain, Jean-Pierre" w:date="2017-06-12T10:38:00Z">
              <w:r>
                <w:rPr>
                  <w:lang w:eastAsia="ja-JP"/>
                </w:rPr>
                <w:t>e Restrictions</w:t>
              </w:r>
            </w:ins>
            <w:ins w:id="1065" w:author="Evain, Jean-Pierre" w:date="2017-06-12T17:10:00Z">
              <w:r w:rsidR="00DC2C40">
                <w:rPr>
                  <w:lang w:eastAsia="ja-JP"/>
                </w:rPr>
                <w:t xml:space="preserve"> and associated status</w:t>
              </w:r>
            </w:ins>
            <w:ins w:id="1066" w:author="Evain, Jean-Pierre" w:date="2017-06-12T10:38:00Z">
              <w:r>
                <w:rPr>
                  <w:lang w:eastAsia="ja-JP"/>
                </w:rPr>
                <w:t>.</w:t>
              </w:r>
            </w:ins>
          </w:p>
        </w:tc>
      </w:tr>
      <w:tr w:rsidR="00187AD6" w:rsidRPr="00F3500B" w:rsidTr="00DC2C40">
        <w:trPr>
          <w:tblHeader/>
          <w:jc w:val="center"/>
          <w:ins w:id="1067" w:author="Evain, Jean-Pierre" w:date="2017-06-12T10:38:00Z"/>
        </w:trPr>
        <w:tc>
          <w:tcPr>
            <w:tcW w:w="2970" w:type="dxa"/>
            <w:tcBorders>
              <w:top w:val="single" w:sz="4" w:space="0" w:color="000000"/>
              <w:bottom w:val="single" w:sz="4" w:space="0" w:color="000000"/>
            </w:tcBorders>
          </w:tcPr>
          <w:p w:rsidR="00187AD6" w:rsidRPr="00F3500B" w:rsidRDefault="001179F7" w:rsidP="00DC2C40">
            <w:pPr>
              <w:pStyle w:val="TAH"/>
              <w:ind w:left="283"/>
              <w:jc w:val="left"/>
              <w:rPr>
                <w:ins w:id="1068" w:author="Evain, Jean-Pierre" w:date="2017-06-12T10:38:00Z"/>
                <w:rFonts w:ascii="Courier New" w:hAnsi="Courier New"/>
                <w:b w:val="0"/>
                <w:lang w:eastAsia="ja-JP"/>
              </w:rPr>
            </w:pPr>
            <w:ins w:id="1069" w:author="Evain, Jean-Pierre" w:date="2017-06-12T17:01:00Z">
              <w:r>
                <w:rPr>
                  <w:rFonts w:ascii="Courier New" w:hAnsi="Courier New"/>
                  <w:b w:val="0"/>
                  <w:lang w:eastAsia="ja-JP"/>
                </w:rPr>
                <w:t>Restriction</w:t>
              </w:r>
            </w:ins>
            <w:ins w:id="1070" w:author="Evain, Jean-Pierre" w:date="2017-06-12T17:02:00Z">
              <w:r>
                <w:rPr>
                  <w:rFonts w:ascii="Courier New" w:hAnsi="Courier New"/>
                  <w:b w:val="0"/>
                  <w:lang w:eastAsia="ja-JP"/>
                </w:rPr>
                <w:t>Type</w:t>
              </w:r>
            </w:ins>
          </w:p>
        </w:tc>
        <w:tc>
          <w:tcPr>
            <w:tcW w:w="5490" w:type="dxa"/>
            <w:tcBorders>
              <w:top w:val="single" w:sz="4" w:space="0" w:color="000000"/>
              <w:bottom w:val="single" w:sz="4" w:space="0" w:color="000000"/>
            </w:tcBorders>
          </w:tcPr>
          <w:p w:rsidR="00187AD6" w:rsidRPr="00DC2C40" w:rsidRDefault="00DC2C40" w:rsidP="00DC2C40">
            <w:pPr>
              <w:pStyle w:val="TAL"/>
              <w:rPr>
                <w:ins w:id="1071" w:author="Evain, Jean-Pierre" w:date="2017-06-12T10:38:00Z"/>
                <w:szCs w:val="18"/>
                <w:lang w:eastAsia="ja-JP"/>
              </w:rPr>
            </w:pPr>
            <w:ins w:id="1072" w:author="Evain, Jean-Pierre" w:date="2017-06-12T17:11:00Z">
              <w:r w:rsidRPr="00DC2C40">
                <w:rPr>
                  <w:color w:val="000000"/>
                  <w:szCs w:val="18"/>
                  <w:lang w:eastAsia="en-GB"/>
                  <w:rPrChange w:id="1073" w:author="Evain, Jean-Pierre" w:date="2017-06-12T17:12:00Z">
                    <w:rPr>
                      <w:color w:val="000000"/>
                      <w:sz w:val="24"/>
                      <w:szCs w:val="24"/>
                      <w:lang w:val="fr-CH" w:eastAsia="en-GB"/>
                    </w:rPr>
                  </w:rPrChange>
                </w:rPr>
                <w:t>To define a type/domain of restriction e.g. timeshift, simulcast, streaming, download...</w:t>
              </w:r>
            </w:ins>
          </w:p>
        </w:tc>
      </w:tr>
      <w:tr w:rsidR="00187AD6" w:rsidRPr="00F3500B" w:rsidTr="00DC2C40">
        <w:trPr>
          <w:tblHeader/>
          <w:jc w:val="center"/>
          <w:ins w:id="1074" w:author="Evain, Jean-Pierre" w:date="2017-06-12T10:38:00Z"/>
        </w:trPr>
        <w:tc>
          <w:tcPr>
            <w:tcW w:w="2970" w:type="dxa"/>
            <w:tcBorders>
              <w:top w:val="single" w:sz="4" w:space="0" w:color="000000"/>
              <w:bottom w:val="single" w:sz="4" w:space="0" w:color="000000"/>
            </w:tcBorders>
          </w:tcPr>
          <w:p w:rsidR="00187AD6" w:rsidRDefault="001179F7" w:rsidP="00DC2C40">
            <w:pPr>
              <w:pStyle w:val="TAH"/>
              <w:ind w:left="283"/>
              <w:jc w:val="left"/>
              <w:rPr>
                <w:ins w:id="1075" w:author="Evain, Jean-Pierre" w:date="2017-06-12T10:38:00Z"/>
                <w:rFonts w:ascii="Courier New" w:hAnsi="Courier New"/>
                <w:b w:val="0"/>
                <w:lang w:eastAsia="ja-JP"/>
              </w:rPr>
            </w:pPr>
            <w:ins w:id="1076" w:author="Evain, Jean-Pierre" w:date="2017-06-12T17:02:00Z">
              <w:r>
                <w:rPr>
                  <w:rFonts w:ascii="Courier New" w:hAnsi="Courier New"/>
                  <w:b w:val="0"/>
                  <w:lang w:eastAsia="ja-JP"/>
                </w:rPr>
                <w:t>RestrictionSubType</w:t>
              </w:r>
            </w:ins>
          </w:p>
        </w:tc>
        <w:tc>
          <w:tcPr>
            <w:tcW w:w="5490" w:type="dxa"/>
            <w:tcBorders>
              <w:top w:val="single" w:sz="4" w:space="0" w:color="000000"/>
              <w:bottom w:val="single" w:sz="4" w:space="0" w:color="000000"/>
            </w:tcBorders>
          </w:tcPr>
          <w:p w:rsidR="00187AD6" w:rsidRPr="00DC2C40" w:rsidRDefault="00DC2C40" w:rsidP="00DC2C40">
            <w:pPr>
              <w:pStyle w:val="TAL"/>
              <w:rPr>
                <w:ins w:id="1077" w:author="Evain, Jean-Pierre" w:date="2017-06-12T10:38:00Z"/>
                <w:szCs w:val="18"/>
                <w:lang w:eastAsia="ja-JP"/>
              </w:rPr>
            </w:pPr>
            <w:ins w:id="1078" w:author="Evain, Jean-Pierre" w:date="2017-06-12T17:12:00Z">
              <w:r w:rsidRPr="00DC2C40">
                <w:rPr>
                  <w:color w:val="000000"/>
                  <w:szCs w:val="18"/>
                  <w:lang w:eastAsia="en-GB"/>
                  <w:rPrChange w:id="1079" w:author="Evain, Jean-Pierre" w:date="2017-06-12T17:13:00Z">
                    <w:rPr>
                      <w:color w:val="000000"/>
                      <w:sz w:val="24"/>
                      <w:szCs w:val="24"/>
                      <w:lang w:val="fr-CH" w:eastAsia="en-GB"/>
                    </w:rPr>
                  </w:rPrChange>
                </w:rPr>
                <w:t>To define a subtype/subdomain of restriction e.g. catch-up, start ov</w:t>
              </w:r>
              <w:r w:rsidRPr="00DC2C40">
                <w:rPr>
                  <w:color w:val="000000"/>
                  <w:szCs w:val="18"/>
                  <w:lang w:eastAsia="en-GB"/>
                  <w:rPrChange w:id="1080" w:author="Evain, Jean-Pierre" w:date="2017-06-12T17:13:00Z">
                    <w:rPr>
                      <w:color w:val="000000"/>
                      <w:sz w:val="24"/>
                      <w:szCs w:val="24"/>
                      <w:lang w:eastAsia="en-GB"/>
                    </w:rPr>
                  </w:rPrChange>
                </w:rPr>
                <w:t xml:space="preserve">er, simulcast, streaming, </w:t>
              </w:r>
              <w:r w:rsidRPr="00DC2C40">
                <w:rPr>
                  <w:color w:val="000000"/>
                  <w:szCs w:val="18"/>
                  <w:lang w:eastAsia="en-GB"/>
                  <w:rPrChange w:id="1081" w:author="Evain, Jean-Pierre" w:date="2017-06-12T17:13:00Z">
                    <w:rPr>
                      <w:color w:val="000000"/>
                      <w:sz w:val="24"/>
                      <w:szCs w:val="24"/>
                      <w:lang w:val="fr-CH" w:eastAsia="en-GB"/>
                    </w:rPr>
                  </w:rPrChange>
                </w:rPr>
                <w:t>download...</w:t>
              </w:r>
            </w:ins>
          </w:p>
        </w:tc>
      </w:tr>
      <w:tr w:rsidR="001179F7" w:rsidRPr="00F3500B" w:rsidTr="00DC2C40">
        <w:trPr>
          <w:tblHeader/>
          <w:jc w:val="center"/>
          <w:ins w:id="1082" w:author="Evain, Jean-Pierre" w:date="2017-06-12T17:02:00Z"/>
        </w:trPr>
        <w:tc>
          <w:tcPr>
            <w:tcW w:w="2970" w:type="dxa"/>
            <w:tcBorders>
              <w:top w:val="single" w:sz="4" w:space="0" w:color="000000"/>
              <w:bottom w:val="single" w:sz="4" w:space="0" w:color="000000"/>
            </w:tcBorders>
          </w:tcPr>
          <w:p w:rsidR="001179F7" w:rsidRDefault="001179F7" w:rsidP="00DC2C40">
            <w:pPr>
              <w:pStyle w:val="TAH"/>
              <w:ind w:left="283"/>
              <w:jc w:val="left"/>
              <w:rPr>
                <w:ins w:id="1083" w:author="Evain, Jean-Pierre" w:date="2017-06-12T17:02:00Z"/>
                <w:rFonts w:ascii="Courier New" w:hAnsi="Courier New"/>
                <w:b w:val="0"/>
                <w:lang w:eastAsia="ja-JP"/>
              </w:rPr>
            </w:pPr>
            <w:ins w:id="1084" w:author="Evain, Jean-Pierre" w:date="2017-06-12T17:03:00Z">
              <w:r>
                <w:rPr>
                  <w:rFonts w:ascii="Courier New" w:hAnsi="Courier New"/>
                  <w:b w:val="0"/>
                  <w:lang w:eastAsia="ja-JP"/>
                </w:rPr>
                <w:t>RestrictionWindow</w:t>
              </w:r>
            </w:ins>
          </w:p>
        </w:tc>
        <w:tc>
          <w:tcPr>
            <w:tcW w:w="5490" w:type="dxa"/>
            <w:tcBorders>
              <w:top w:val="single" w:sz="4" w:space="0" w:color="000000"/>
              <w:bottom w:val="single" w:sz="4" w:space="0" w:color="000000"/>
            </w:tcBorders>
          </w:tcPr>
          <w:p w:rsidR="001179F7" w:rsidRDefault="00AA3AA0" w:rsidP="00DC2C40">
            <w:pPr>
              <w:pStyle w:val="TAL"/>
              <w:rPr>
                <w:ins w:id="1085" w:author="Evain, Jean-Pierre" w:date="2017-06-12T17:02:00Z"/>
                <w:lang w:eastAsia="ja-JP"/>
              </w:rPr>
            </w:pPr>
            <w:ins w:id="1086" w:author="Evain, Jean-Pierre" w:date="2017-06-12T17:13:00Z">
              <w:r>
                <w:rPr>
                  <w:lang w:eastAsia="ja-JP"/>
                </w:rPr>
                <w:t>To define a time window during which the restriction applies.</w:t>
              </w:r>
            </w:ins>
          </w:p>
        </w:tc>
      </w:tr>
      <w:tr w:rsidR="00CA7DB7" w:rsidRPr="00F3500B" w:rsidTr="00BA5B69">
        <w:trPr>
          <w:tblHeader/>
          <w:jc w:val="center"/>
          <w:ins w:id="1087" w:author="Evain, Jean-Pierre" w:date="2017-06-26T13:41:00Z"/>
        </w:trPr>
        <w:tc>
          <w:tcPr>
            <w:tcW w:w="2970" w:type="dxa"/>
            <w:tcBorders>
              <w:top w:val="single" w:sz="4" w:space="0" w:color="000000"/>
              <w:bottom w:val="single" w:sz="4" w:space="0" w:color="000000"/>
            </w:tcBorders>
          </w:tcPr>
          <w:p w:rsidR="00CA7DB7" w:rsidRDefault="00CA7DB7" w:rsidP="00BA5B69">
            <w:pPr>
              <w:pStyle w:val="TAH"/>
              <w:ind w:left="566"/>
              <w:jc w:val="left"/>
              <w:rPr>
                <w:ins w:id="1088" w:author="Evain, Jean-Pierre" w:date="2017-06-26T13:41:00Z"/>
                <w:rFonts w:ascii="Courier New" w:hAnsi="Courier New"/>
                <w:b w:val="0"/>
                <w:lang w:eastAsia="ja-JP"/>
              </w:rPr>
            </w:pPr>
            <w:ins w:id="1089" w:author="Evain, Jean-Pierre" w:date="2017-06-26T13:41:00Z">
              <w:r>
                <w:rPr>
                  <w:rFonts w:ascii="Courier New" w:hAnsi="Courier New"/>
                  <w:b w:val="0"/>
                  <w:lang w:eastAsia="ja-JP"/>
                </w:rPr>
                <w:t>TextualExpression</w:t>
              </w:r>
            </w:ins>
          </w:p>
        </w:tc>
        <w:tc>
          <w:tcPr>
            <w:tcW w:w="5490" w:type="dxa"/>
            <w:tcBorders>
              <w:top w:val="single" w:sz="4" w:space="0" w:color="000000"/>
              <w:bottom w:val="single" w:sz="4" w:space="0" w:color="000000"/>
            </w:tcBorders>
          </w:tcPr>
          <w:p w:rsidR="00CA7DB7" w:rsidRDefault="00CA7DB7" w:rsidP="00BA5B69">
            <w:pPr>
              <w:pStyle w:val="TAL"/>
              <w:rPr>
                <w:ins w:id="1090" w:author="Evain, Jean-Pierre" w:date="2017-06-26T13:41:00Z"/>
                <w:lang w:eastAsia="ja-JP"/>
              </w:rPr>
            </w:pPr>
            <w:ins w:id="1091" w:author="Evain, Jean-Pierre" w:date="2017-06-26T13:41:00Z">
              <w:r>
                <w:rPr>
                  <w:lang w:eastAsia="ja-JP"/>
                </w:rPr>
                <w:t>To expresse the temporal scope in a textual expression.</w:t>
              </w:r>
            </w:ins>
          </w:p>
        </w:tc>
      </w:tr>
      <w:tr w:rsidR="00CA7DB7" w:rsidRPr="00F3500B" w:rsidTr="00BA5B69">
        <w:trPr>
          <w:tblHeader/>
          <w:jc w:val="center"/>
          <w:ins w:id="1092" w:author="Evain, Jean-Pierre" w:date="2017-06-26T13:41:00Z"/>
        </w:trPr>
        <w:tc>
          <w:tcPr>
            <w:tcW w:w="2970" w:type="dxa"/>
            <w:tcBorders>
              <w:top w:val="single" w:sz="4" w:space="0" w:color="000000"/>
              <w:bottom w:val="single" w:sz="4" w:space="0" w:color="000000"/>
            </w:tcBorders>
          </w:tcPr>
          <w:p w:rsidR="00CA7DB7" w:rsidRDefault="00CA7DB7" w:rsidP="00BA5B69">
            <w:pPr>
              <w:pStyle w:val="TAH"/>
              <w:ind w:left="849"/>
              <w:jc w:val="left"/>
              <w:rPr>
                <w:ins w:id="1093" w:author="Evain, Jean-Pierre" w:date="2017-06-26T13:41:00Z"/>
                <w:rFonts w:ascii="Courier New" w:hAnsi="Courier New"/>
                <w:b w:val="0"/>
                <w:lang w:eastAsia="ja-JP"/>
              </w:rPr>
            </w:pPr>
            <w:ins w:id="1094" w:author="Evain, Jean-Pierre" w:date="2017-06-26T13:41:00Z">
              <w:r>
                <w:rPr>
                  <w:rFonts w:ascii="Courier New" w:hAnsi="Courier New"/>
                  <w:b w:val="0"/>
                  <w:lang w:eastAsia="ja-JP"/>
                </w:rPr>
                <w:t>unit</w:t>
              </w:r>
            </w:ins>
          </w:p>
        </w:tc>
        <w:tc>
          <w:tcPr>
            <w:tcW w:w="5490" w:type="dxa"/>
            <w:tcBorders>
              <w:top w:val="single" w:sz="4" w:space="0" w:color="000000"/>
              <w:bottom w:val="single" w:sz="4" w:space="0" w:color="000000"/>
            </w:tcBorders>
          </w:tcPr>
          <w:p w:rsidR="00CA7DB7" w:rsidRDefault="00CA7DB7" w:rsidP="00BA5B69">
            <w:pPr>
              <w:pStyle w:val="TAL"/>
              <w:rPr>
                <w:ins w:id="1095" w:author="Evain, Jean-Pierre" w:date="2017-06-26T13:41:00Z"/>
                <w:lang w:eastAsia="ja-JP"/>
              </w:rPr>
            </w:pPr>
            <w:ins w:id="1096" w:author="Evain, Jean-Pierre" w:date="2017-06-26T13:41:00Z">
              <w:r>
                <w:rPr>
                  <w:lang w:eastAsia="ja-JP"/>
                </w:rPr>
                <w:t>The unit used to express the scope.</w:t>
              </w:r>
            </w:ins>
          </w:p>
        </w:tc>
      </w:tr>
      <w:tr w:rsidR="00CA7DB7" w:rsidRPr="00F3500B" w:rsidTr="00BA5B69">
        <w:trPr>
          <w:tblHeader/>
          <w:jc w:val="center"/>
          <w:ins w:id="1097" w:author="Evain, Jean-Pierre" w:date="2017-06-26T13:41:00Z"/>
        </w:trPr>
        <w:tc>
          <w:tcPr>
            <w:tcW w:w="2970" w:type="dxa"/>
            <w:tcBorders>
              <w:top w:val="single" w:sz="4" w:space="0" w:color="000000"/>
              <w:bottom w:val="single" w:sz="4" w:space="0" w:color="000000"/>
            </w:tcBorders>
          </w:tcPr>
          <w:p w:rsidR="00CA7DB7" w:rsidRDefault="00CA7DB7" w:rsidP="00BA5B69">
            <w:pPr>
              <w:pStyle w:val="TAH"/>
              <w:ind w:left="566"/>
              <w:jc w:val="left"/>
              <w:rPr>
                <w:ins w:id="1098" w:author="Evain, Jean-Pierre" w:date="2017-06-26T13:41:00Z"/>
                <w:rFonts w:ascii="Courier New" w:hAnsi="Courier New"/>
                <w:b w:val="0"/>
                <w:lang w:eastAsia="ja-JP"/>
              </w:rPr>
            </w:pPr>
            <w:ins w:id="1099" w:author="Evain, Jean-Pierre" w:date="2017-06-26T13:41:00Z">
              <w:r>
                <w:rPr>
                  <w:rFonts w:ascii="Courier New" w:hAnsi="Courier New"/>
                  <w:b w:val="0"/>
                  <w:lang w:eastAsia="ja-JP"/>
                </w:rPr>
                <w:t>ValidityPeriod</w:t>
              </w:r>
            </w:ins>
          </w:p>
        </w:tc>
        <w:tc>
          <w:tcPr>
            <w:tcW w:w="5490" w:type="dxa"/>
            <w:tcBorders>
              <w:top w:val="single" w:sz="4" w:space="0" w:color="000000"/>
              <w:bottom w:val="single" w:sz="4" w:space="0" w:color="000000"/>
            </w:tcBorders>
          </w:tcPr>
          <w:p w:rsidR="00CA7DB7" w:rsidRDefault="00CA7DB7" w:rsidP="00BA5B69">
            <w:pPr>
              <w:pStyle w:val="TAL"/>
              <w:rPr>
                <w:ins w:id="1100" w:author="Evain, Jean-Pierre" w:date="2017-06-26T13:41:00Z"/>
                <w:lang w:eastAsia="ja-JP"/>
              </w:rPr>
            </w:pPr>
            <w:ins w:id="1101" w:author="Evain, Jean-Pierre" w:date="2017-06-26T13:41:00Z">
              <w:r>
                <w:rPr>
                  <w:lang w:eastAsia="ja-JP"/>
                </w:rPr>
                <w:t>To express the scope using the regular tva</w:t>
              </w:r>
              <w:proofErr w:type="gramStart"/>
              <w:r>
                <w:rPr>
                  <w:lang w:eastAsia="ja-JP"/>
                </w:rPr>
                <w:t>:ValidityPeriod</w:t>
              </w:r>
              <w:proofErr w:type="gramEnd"/>
              <w:r>
                <w:rPr>
                  <w:lang w:eastAsia="ja-JP"/>
                </w:rPr>
                <w:t xml:space="preserve"> structure. </w:t>
              </w:r>
            </w:ins>
          </w:p>
        </w:tc>
      </w:tr>
      <w:tr w:rsidR="00CA7DB7" w:rsidRPr="00F3500B" w:rsidTr="00BA5B69">
        <w:trPr>
          <w:tblHeader/>
          <w:jc w:val="center"/>
          <w:ins w:id="1102" w:author="Evain, Jean-Pierre" w:date="2017-06-26T13:41:00Z"/>
        </w:trPr>
        <w:tc>
          <w:tcPr>
            <w:tcW w:w="2970" w:type="dxa"/>
            <w:tcBorders>
              <w:top w:val="single" w:sz="4" w:space="0" w:color="000000"/>
              <w:bottom w:val="single" w:sz="4" w:space="0" w:color="000000"/>
            </w:tcBorders>
          </w:tcPr>
          <w:p w:rsidR="00CA7DB7" w:rsidRDefault="00CA7DB7" w:rsidP="00BA5B69">
            <w:pPr>
              <w:pStyle w:val="TAH"/>
              <w:ind w:left="566"/>
              <w:jc w:val="left"/>
              <w:rPr>
                <w:ins w:id="1103" w:author="Evain, Jean-Pierre" w:date="2017-06-26T13:41:00Z"/>
                <w:rFonts w:ascii="Courier New" w:hAnsi="Courier New"/>
                <w:b w:val="0"/>
                <w:lang w:eastAsia="ja-JP"/>
              </w:rPr>
            </w:pPr>
            <w:ins w:id="1104" w:author="Evain, Jean-Pierre" w:date="2017-06-26T13:41:00Z">
              <w:r>
                <w:rPr>
                  <w:rFonts w:ascii="Courier New" w:hAnsi="Courier New"/>
                  <w:b w:val="0"/>
                  <w:lang w:eastAsia="ja-JP"/>
                </w:rPr>
                <w:t>VlidityDuration</w:t>
              </w:r>
            </w:ins>
          </w:p>
        </w:tc>
        <w:tc>
          <w:tcPr>
            <w:tcW w:w="5490" w:type="dxa"/>
            <w:tcBorders>
              <w:top w:val="single" w:sz="4" w:space="0" w:color="000000"/>
              <w:bottom w:val="single" w:sz="4" w:space="0" w:color="000000"/>
            </w:tcBorders>
          </w:tcPr>
          <w:p w:rsidR="00CA7DB7" w:rsidRDefault="00CA7DB7" w:rsidP="00BA5B69">
            <w:pPr>
              <w:pStyle w:val="TAL"/>
              <w:rPr>
                <w:ins w:id="1105" w:author="Evain, Jean-Pierre" w:date="2017-06-26T13:41:00Z"/>
                <w:lang w:eastAsia="ja-JP"/>
              </w:rPr>
            </w:pPr>
            <w:ins w:id="1106" w:author="Evain, Jean-Pierre" w:date="2017-06-26T13:41:00Z">
              <w:r>
                <w:rPr>
                  <w:lang w:eastAsia="ja-JP"/>
                </w:rPr>
                <w:t>To express the scope as a simple xml duration.</w:t>
              </w:r>
            </w:ins>
          </w:p>
        </w:tc>
      </w:tr>
      <w:tr w:rsidR="001179F7" w:rsidRPr="00F3500B" w:rsidTr="00DC2C40">
        <w:trPr>
          <w:tblHeader/>
          <w:jc w:val="center"/>
          <w:ins w:id="1107" w:author="Evain, Jean-Pierre" w:date="2017-06-12T17:03:00Z"/>
        </w:trPr>
        <w:tc>
          <w:tcPr>
            <w:tcW w:w="2970" w:type="dxa"/>
            <w:tcBorders>
              <w:top w:val="single" w:sz="4" w:space="0" w:color="000000"/>
              <w:bottom w:val="single" w:sz="4" w:space="0" w:color="000000"/>
            </w:tcBorders>
          </w:tcPr>
          <w:p w:rsidR="001179F7" w:rsidRDefault="001179F7">
            <w:pPr>
              <w:pStyle w:val="TAH"/>
              <w:ind w:left="566"/>
              <w:jc w:val="left"/>
              <w:rPr>
                <w:ins w:id="1108" w:author="Evain, Jean-Pierre" w:date="2017-06-12T17:03:00Z"/>
                <w:rFonts w:ascii="Courier New" w:hAnsi="Courier New"/>
                <w:b w:val="0"/>
                <w:lang w:eastAsia="ja-JP"/>
              </w:rPr>
              <w:pPrChange w:id="1109" w:author="Evain, Jean-Pierre" w:date="2017-06-12T17:03:00Z">
                <w:pPr>
                  <w:pStyle w:val="TAH"/>
                  <w:ind w:left="283"/>
                  <w:jc w:val="left"/>
                </w:pPr>
              </w:pPrChange>
            </w:pPr>
            <w:bookmarkStart w:id="1110" w:name="_GoBack"/>
            <w:bookmarkEnd w:id="1110"/>
            <w:ins w:id="1111" w:author="Evain, Jean-Pierre" w:date="2017-06-12T17:04:00Z">
              <w:r>
                <w:rPr>
                  <w:rFonts w:ascii="Courier New" w:hAnsi="Courier New"/>
                  <w:b w:val="0"/>
                  <w:lang w:eastAsia="ja-JP"/>
                </w:rPr>
                <w:t>unit</w:t>
              </w:r>
            </w:ins>
          </w:p>
        </w:tc>
        <w:tc>
          <w:tcPr>
            <w:tcW w:w="5490" w:type="dxa"/>
            <w:tcBorders>
              <w:top w:val="single" w:sz="4" w:space="0" w:color="000000"/>
              <w:bottom w:val="single" w:sz="4" w:space="0" w:color="000000"/>
            </w:tcBorders>
          </w:tcPr>
          <w:p w:rsidR="001179F7" w:rsidRDefault="00AA3AA0" w:rsidP="00DC2C40">
            <w:pPr>
              <w:pStyle w:val="TAL"/>
              <w:rPr>
                <w:ins w:id="1112" w:author="Evain, Jean-Pierre" w:date="2017-06-12T17:03:00Z"/>
                <w:lang w:eastAsia="ja-JP"/>
              </w:rPr>
            </w:pPr>
            <w:ins w:id="1113" w:author="Evain, Jean-Pierre" w:date="2017-06-12T17:13:00Z">
              <w:r>
                <w:rPr>
                  <w:lang w:eastAsia="ja-JP"/>
                </w:rPr>
                <w:t>To provide the unit into which the time window is expressed</w:t>
              </w:r>
            </w:ins>
            <w:ins w:id="1114" w:author="Evain, Jean-Pierre" w:date="2017-06-12T17:16:00Z">
              <w:r w:rsidR="00316457">
                <w:rPr>
                  <w:lang w:eastAsia="ja-JP"/>
                </w:rPr>
                <w:t>.</w:t>
              </w:r>
            </w:ins>
          </w:p>
        </w:tc>
      </w:tr>
      <w:tr w:rsidR="001179F7" w:rsidRPr="00F3500B" w:rsidTr="00DC2C40">
        <w:trPr>
          <w:tblHeader/>
          <w:jc w:val="center"/>
          <w:ins w:id="1115" w:author="Evain, Jean-Pierre" w:date="2017-06-12T17:04:00Z"/>
        </w:trPr>
        <w:tc>
          <w:tcPr>
            <w:tcW w:w="2970" w:type="dxa"/>
            <w:tcBorders>
              <w:top w:val="single" w:sz="4" w:space="0" w:color="000000"/>
              <w:bottom w:val="single" w:sz="4" w:space="0" w:color="000000"/>
            </w:tcBorders>
          </w:tcPr>
          <w:p w:rsidR="001179F7" w:rsidRDefault="001179F7">
            <w:pPr>
              <w:pStyle w:val="TAH"/>
              <w:ind w:left="283"/>
              <w:jc w:val="left"/>
              <w:rPr>
                <w:ins w:id="1116" w:author="Evain, Jean-Pierre" w:date="2017-06-12T17:04:00Z"/>
                <w:rFonts w:ascii="Courier New" w:hAnsi="Courier New"/>
                <w:b w:val="0"/>
                <w:lang w:eastAsia="ja-JP"/>
              </w:rPr>
              <w:pPrChange w:id="1117" w:author="Evain, Jean-Pierre" w:date="2017-06-12T17:04:00Z">
                <w:pPr>
                  <w:pStyle w:val="TAH"/>
                  <w:ind w:left="566"/>
                  <w:jc w:val="left"/>
                </w:pPr>
              </w:pPrChange>
            </w:pPr>
            <w:ins w:id="1118" w:author="Evain, Jean-Pierre" w:date="2017-06-12T17:04:00Z">
              <w:r>
                <w:rPr>
                  <w:rFonts w:ascii="Courier New" w:hAnsi="Courier New"/>
                  <w:b w:val="0"/>
                  <w:lang w:eastAsia="ja-JP"/>
                </w:rPr>
                <w:t>ActionRestriction</w:t>
              </w:r>
            </w:ins>
          </w:p>
        </w:tc>
        <w:tc>
          <w:tcPr>
            <w:tcW w:w="5490" w:type="dxa"/>
            <w:tcBorders>
              <w:top w:val="single" w:sz="4" w:space="0" w:color="000000"/>
              <w:bottom w:val="single" w:sz="4" w:space="0" w:color="000000"/>
            </w:tcBorders>
          </w:tcPr>
          <w:p w:rsidR="001179F7" w:rsidRPr="00AA3AA0" w:rsidRDefault="00AA3AA0" w:rsidP="00DC2C40">
            <w:pPr>
              <w:pStyle w:val="TAL"/>
              <w:rPr>
                <w:ins w:id="1119" w:author="Evain, Jean-Pierre" w:date="2017-06-12T17:04:00Z"/>
                <w:szCs w:val="18"/>
                <w:lang w:eastAsia="ja-JP"/>
              </w:rPr>
            </w:pPr>
            <w:ins w:id="1120" w:author="Evain, Jean-Pierre" w:date="2017-06-12T17:14:00Z">
              <w:r w:rsidRPr="00AA3AA0">
                <w:rPr>
                  <w:color w:val="000000"/>
                  <w:szCs w:val="18"/>
                  <w:lang w:eastAsia="en-GB"/>
                  <w:rPrChange w:id="1121" w:author="Evain, Jean-Pierre" w:date="2017-06-12T17:14:00Z">
                    <w:rPr>
                      <w:color w:val="000000"/>
                      <w:sz w:val="24"/>
                      <w:szCs w:val="24"/>
                      <w:lang w:val="fr-CH" w:eastAsia="en-GB"/>
                    </w:rPr>
                  </w:rPrChange>
                </w:rPr>
                <w:t>To define user ac</w:t>
              </w:r>
              <w:r w:rsidRPr="00AA3AA0">
                <w:rPr>
                  <w:color w:val="000000"/>
                  <w:szCs w:val="18"/>
                  <w:lang w:eastAsia="en-GB"/>
                  <w:rPrChange w:id="1122" w:author="Evain, Jean-Pierre" w:date="2017-06-12T17:14:00Z">
                    <w:rPr>
                      <w:color w:val="000000"/>
                      <w:sz w:val="24"/>
                      <w:szCs w:val="24"/>
                      <w:lang w:eastAsia="en-GB"/>
                    </w:rPr>
                  </w:rPrChange>
                </w:rPr>
                <w:t xml:space="preserve">tions to be authorised or </w:t>
              </w:r>
              <w:r w:rsidRPr="00AA3AA0">
                <w:rPr>
                  <w:color w:val="000000"/>
                  <w:szCs w:val="18"/>
                  <w:lang w:eastAsia="en-GB"/>
                  <w:rPrChange w:id="1123" w:author="Evain, Jean-Pierre" w:date="2017-06-12T17:14:00Z">
                    <w:rPr>
                      <w:color w:val="000000"/>
                      <w:sz w:val="24"/>
                      <w:szCs w:val="24"/>
                      <w:lang w:val="fr-CH" w:eastAsia="en-GB"/>
                    </w:rPr>
                  </w:rPrChange>
                </w:rPr>
                <w:t>forbidden</w:t>
              </w:r>
            </w:ins>
            <w:ins w:id="1124" w:author="Evain, Jean-Pierre" w:date="2017-06-12T17:16:00Z">
              <w:r w:rsidR="00316457">
                <w:rPr>
                  <w:color w:val="000000"/>
                  <w:szCs w:val="18"/>
                  <w:lang w:eastAsia="en-GB"/>
                </w:rPr>
                <w:t>.</w:t>
              </w:r>
            </w:ins>
          </w:p>
        </w:tc>
      </w:tr>
      <w:tr w:rsidR="001179F7" w:rsidRPr="00F3500B" w:rsidTr="00DC2C40">
        <w:trPr>
          <w:tblHeader/>
          <w:jc w:val="center"/>
          <w:ins w:id="1125" w:author="Evain, Jean-Pierre" w:date="2017-06-12T17:04:00Z"/>
        </w:trPr>
        <w:tc>
          <w:tcPr>
            <w:tcW w:w="2970" w:type="dxa"/>
            <w:tcBorders>
              <w:top w:val="single" w:sz="4" w:space="0" w:color="000000"/>
              <w:bottom w:val="single" w:sz="4" w:space="0" w:color="000000"/>
            </w:tcBorders>
          </w:tcPr>
          <w:p w:rsidR="001179F7" w:rsidRDefault="001179F7">
            <w:pPr>
              <w:pStyle w:val="TAH"/>
              <w:ind w:left="566"/>
              <w:jc w:val="left"/>
              <w:rPr>
                <w:ins w:id="1126" w:author="Evain, Jean-Pierre" w:date="2017-06-12T17:04:00Z"/>
                <w:rFonts w:ascii="Courier New" w:hAnsi="Courier New"/>
                <w:b w:val="0"/>
                <w:lang w:eastAsia="ja-JP"/>
              </w:rPr>
              <w:pPrChange w:id="1127" w:author="Evain, Jean-Pierre" w:date="2017-06-12T17:04:00Z">
                <w:pPr>
                  <w:pStyle w:val="TAH"/>
                  <w:ind w:left="283"/>
                  <w:jc w:val="left"/>
                </w:pPr>
              </w:pPrChange>
            </w:pPr>
            <w:ins w:id="1128" w:author="Evain, Jean-Pierre" w:date="2017-06-12T17:04:00Z">
              <w:r>
                <w:rPr>
                  <w:rFonts w:ascii="Courier New" w:hAnsi="Courier New"/>
                  <w:b w:val="0"/>
                  <w:lang w:eastAsia="ja-JP"/>
                </w:rPr>
                <w:t>activationFlag</w:t>
              </w:r>
            </w:ins>
          </w:p>
        </w:tc>
        <w:tc>
          <w:tcPr>
            <w:tcW w:w="5490" w:type="dxa"/>
            <w:tcBorders>
              <w:top w:val="single" w:sz="4" w:space="0" w:color="000000"/>
              <w:bottom w:val="single" w:sz="4" w:space="0" w:color="000000"/>
            </w:tcBorders>
          </w:tcPr>
          <w:p w:rsidR="001179F7" w:rsidRDefault="00AA3AA0" w:rsidP="00DC2C40">
            <w:pPr>
              <w:pStyle w:val="TAL"/>
              <w:rPr>
                <w:ins w:id="1129" w:author="Evain, Jean-Pierre" w:date="2017-06-12T17:04:00Z"/>
                <w:lang w:eastAsia="ja-JP"/>
              </w:rPr>
            </w:pPr>
            <w:ins w:id="1130" w:author="Evain, Jean-Pierre" w:date="2017-06-12T17:14:00Z">
              <w:r>
                <w:rPr>
                  <w:lang w:eastAsia="ja-JP"/>
                </w:rPr>
                <w:t>A flag to activate the action restriction if set to 'true'</w:t>
              </w:r>
            </w:ins>
            <w:ins w:id="1131" w:author="Evain, Jean-Pierre" w:date="2017-06-12T17:16:00Z">
              <w:r w:rsidR="00316457">
                <w:rPr>
                  <w:lang w:eastAsia="ja-JP"/>
                </w:rPr>
                <w:t>.</w:t>
              </w:r>
            </w:ins>
          </w:p>
        </w:tc>
      </w:tr>
      <w:tr w:rsidR="001179F7" w:rsidRPr="00F3500B" w:rsidTr="00DC2C40">
        <w:trPr>
          <w:tblHeader/>
          <w:jc w:val="center"/>
          <w:ins w:id="1132" w:author="Evain, Jean-Pierre" w:date="2017-06-12T17:04:00Z"/>
        </w:trPr>
        <w:tc>
          <w:tcPr>
            <w:tcW w:w="2970" w:type="dxa"/>
            <w:tcBorders>
              <w:top w:val="single" w:sz="4" w:space="0" w:color="000000"/>
              <w:bottom w:val="single" w:sz="4" w:space="0" w:color="000000"/>
            </w:tcBorders>
          </w:tcPr>
          <w:p w:rsidR="001179F7" w:rsidRDefault="001179F7">
            <w:pPr>
              <w:pStyle w:val="TAH"/>
              <w:ind w:left="283"/>
              <w:jc w:val="left"/>
              <w:rPr>
                <w:ins w:id="1133" w:author="Evain, Jean-Pierre" w:date="2017-06-12T17:04:00Z"/>
                <w:rFonts w:ascii="Courier New" w:hAnsi="Courier New"/>
                <w:b w:val="0"/>
                <w:lang w:eastAsia="ja-JP"/>
              </w:rPr>
              <w:pPrChange w:id="1134" w:author="Evain, Jean-Pierre" w:date="2017-06-12T17:04:00Z">
                <w:pPr>
                  <w:pStyle w:val="TAH"/>
                  <w:ind w:left="566"/>
                  <w:jc w:val="left"/>
                </w:pPr>
              </w:pPrChange>
            </w:pPr>
            <w:ins w:id="1135" w:author="Evain, Jean-Pierre" w:date="2017-06-12T17:04:00Z">
              <w:r>
                <w:rPr>
                  <w:rFonts w:ascii="Courier New" w:hAnsi="Courier New"/>
                  <w:b w:val="0"/>
                  <w:lang w:eastAsia="ja-JP"/>
                </w:rPr>
                <w:t>RestrictionStatus</w:t>
              </w:r>
            </w:ins>
          </w:p>
        </w:tc>
        <w:tc>
          <w:tcPr>
            <w:tcW w:w="5490" w:type="dxa"/>
            <w:tcBorders>
              <w:top w:val="single" w:sz="4" w:space="0" w:color="000000"/>
              <w:bottom w:val="single" w:sz="4" w:space="0" w:color="000000"/>
            </w:tcBorders>
          </w:tcPr>
          <w:p w:rsidR="001179F7" w:rsidRPr="00AA3AA0" w:rsidRDefault="00AA3AA0" w:rsidP="00DC2C40">
            <w:pPr>
              <w:pStyle w:val="TAL"/>
              <w:rPr>
                <w:ins w:id="1136" w:author="Evain, Jean-Pierre" w:date="2017-06-12T17:04:00Z"/>
                <w:szCs w:val="18"/>
                <w:lang w:eastAsia="ja-JP"/>
              </w:rPr>
            </w:pPr>
            <w:ins w:id="1137" w:author="Evain, Jean-Pierre" w:date="2017-06-12T17:15:00Z">
              <w:r w:rsidRPr="00AA3AA0">
                <w:rPr>
                  <w:color w:val="000000"/>
                  <w:szCs w:val="18"/>
                  <w:lang w:eastAsia="en-GB"/>
                  <w:rPrChange w:id="1138" w:author="Evain, Jean-Pierre" w:date="2017-06-12T17:16:00Z">
                    <w:rPr>
                      <w:color w:val="000000"/>
                      <w:sz w:val="24"/>
                      <w:szCs w:val="24"/>
                      <w:lang w:val="fr-CH" w:eastAsia="en-GB"/>
                    </w:rPr>
                  </w:rPrChange>
                </w:rPr>
                <w:t>If true the restriction applies, false otherwise</w:t>
              </w:r>
            </w:ins>
            <w:ins w:id="1139" w:author="Evain, Jean-Pierre" w:date="2017-06-12T17:16:00Z">
              <w:r w:rsidR="00316457">
                <w:rPr>
                  <w:color w:val="000000"/>
                  <w:szCs w:val="18"/>
                  <w:lang w:eastAsia="en-GB"/>
                </w:rPr>
                <w:t>.</w:t>
              </w:r>
            </w:ins>
          </w:p>
        </w:tc>
      </w:tr>
    </w:tbl>
    <w:p w:rsidR="00187AD6" w:rsidRDefault="00187AD6">
      <w:pPr>
        <w:rPr>
          <w:ins w:id="1140" w:author="Evain, Jean-Pierre" w:date="2017-06-12T10:39:00Z"/>
          <w:color w:val="FF0000"/>
        </w:rPr>
        <w:pPrChange w:id="1141" w:author="Evain, Jean-Pierre" w:date="2017-06-09T16:39:00Z">
          <w:pPr>
            <w:pStyle w:val="Heading3"/>
          </w:pPr>
        </w:pPrChange>
      </w:pPr>
    </w:p>
    <w:p w:rsidR="00C22C5A" w:rsidRPr="00C22C5A" w:rsidRDefault="00677181">
      <w:pPr>
        <w:pBdr>
          <w:top w:val="single" w:sz="4" w:space="1" w:color="auto"/>
          <w:left w:val="single" w:sz="4" w:space="4" w:color="auto"/>
          <w:bottom w:val="single" w:sz="4" w:space="1" w:color="auto"/>
          <w:right w:val="single" w:sz="4" w:space="4" w:color="auto"/>
        </w:pBdr>
        <w:jc w:val="center"/>
        <w:rPr>
          <w:ins w:id="1142" w:author="Evain, Jean-Pierre" w:date="2017-06-12T10:39:00Z"/>
          <w:rFonts w:ascii="Courier New" w:hAnsi="Courier New" w:cs="Courier New"/>
          <w:color w:val="FF0000"/>
          <w:sz w:val="18"/>
          <w:szCs w:val="18"/>
          <w:rPrChange w:id="1143" w:author="Evain, Jean-Pierre" w:date="2017-06-12T10:42:00Z">
            <w:rPr>
              <w:ins w:id="1144" w:author="Evain, Jean-Pierre" w:date="2017-06-12T10:39:00Z"/>
              <w:color w:val="FF0000"/>
            </w:rPr>
          </w:rPrChange>
        </w:rPr>
      </w:pPr>
      <w:ins w:id="1145" w:author="Evain, Jean-Pierre" w:date="2017-06-12T10:43:00Z">
        <w:r>
          <w:rPr>
            <w:rFonts w:ascii="Courier New" w:hAnsi="Courier New" w:cs="Courier New"/>
            <w:noProof/>
            <w:color w:val="FF0000"/>
            <w:sz w:val="18"/>
            <w:szCs w:val="18"/>
            <w:lang w:val="fr-CH" w:eastAsia="fr-CH"/>
          </w:rPr>
          <w:drawing>
            <wp:inline distT="0" distB="0" distL="0" distR="0">
              <wp:extent cx="2164268" cy="1760373"/>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eviceType.png"/>
                      <pic:cNvPicPr/>
                    </pic:nvPicPr>
                    <pic:blipFill>
                      <a:blip r:embed="rId44">
                        <a:extLst>
                          <a:ext uri="{28A0092B-C50C-407E-A947-70E740481C1C}">
                            <a14:useLocalDpi xmlns:a14="http://schemas.microsoft.com/office/drawing/2010/main" val="0"/>
                          </a:ext>
                        </a:extLst>
                      </a:blip>
                      <a:stretch>
                        <a:fillRect/>
                      </a:stretch>
                    </pic:blipFill>
                    <pic:spPr>
                      <a:xfrm>
                        <a:off x="0" y="0"/>
                        <a:ext cx="2164268" cy="1760373"/>
                      </a:xfrm>
                      <a:prstGeom prst="rect">
                        <a:avLst/>
                      </a:prstGeom>
                    </pic:spPr>
                  </pic:pic>
                </a:graphicData>
              </a:graphic>
            </wp:inline>
          </w:drawing>
        </w:r>
      </w:ins>
    </w:p>
    <w:p w:rsidR="00C22C5A" w:rsidRPr="00DC2C40"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146" w:author="Evain, Jean-Pierre" w:date="2017-06-12T10:41:00Z"/>
          <w:rFonts w:ascii="Courier New" w:hAnsi="Courier New" w:cs="Courier New"/>
          <w:color w:val="000000"/>
          <w:sz w:val="18"/>
          <w:szCs w:val="18"/>
          <w:highlight w:val="white"/>
          <w:lang w:eastAsia="en-GB"/>
          <w:rPrChange w:id="1147" w:author="Evain, Jean-Pierre" w:date="2017-06-12T17:12:00Z">
            <w:rPr>
              <w:ins w:id="1148" w:author="Evain, Jean-Pierre" w:date="2017-06-12T10:41:00Z"/>
              <w:rFonts w:ascii="Arial" w:hAnsi="Arial" w:cs="Arial"/>
              <w:color w:val="000000"/>
              <w:sz w:val="13"/>
              <w:szCs w:val="13"/>
              <w:highlight w:val="white"/>
              <w:lang w:val="fr-CH" w:eastAsia="en-GB"/>
            </w:rPr>
          </w:rPrChange>
        </w:rPr>
        <w:pPrChange w:id="1149"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150" w:author="Evain, Jean-Pierre" w:date="2017-06-12T10:41:00Z">
        <w:r w:rsidRPr="00DC2C40">
          <w:rPr>
            <w:rFonts w:ascii="Courier New" w:hAnsi="Courier New" w:cs="Courier New"/>
            <w:color w:val="000000"/>
            <w:sz w:val="18"/>
            <w:szCs w:val="18"/>
            <w:highlight w:val="white"/>
            <w:lang w:eastAsia="en-GB"/>
            <w:rPrChange w:id="1151" w:author="Evain, Jean-Pierre" w:date="2017-06-12T17:12:00Z">
              <w:rPr>
                <w:rFonts w:ascii="Arial" w:hAnsi="Arial" w:cs="Arial"/>
                <w:color w:val="000000"/>
                <w:sz w:val="13"/>
                <w:szCs w:val="13"/>
                <w:highlight w:val="white"/>
                <w:lang w:val="fr-CH" w:eastAsia="en-GB"/>
              </w:rPr>
            </w:rPrChange>
          </w:rPr>
          <w:tab/>
        </w:r>
        <w:r w:rsidRPr="00DC2C40">
          <w:rPr>
            <w:rFonts w:ascii="Courier New" w:hAnsi="Courier New" w:cs="Courier New"/>
            <w:color w:val="0000FF"/>
            <w:sz w:val="18"/>
            <w:szCs w:val="18"/>
            <w:highlight w:val="white"/>
            <w:lang w:eastAsia="en-GB"/>
            <w:rPrChange w:id="1152" w:author="Evain, Jean-Pierre" w:date="2017-06-12T17:12:00Z">
              <w:rPr>
                <w:rFonts w:ascii="Arial" w:hAnsi="Arial" w:cs="Arial"/>
                <w:color w:val="0000FF"/>
                <w:sz w:val="13"/>
                <w:szCs w:val="13"/>
                <w:highlight w:val="white"/>
                <w:lang w:val="fr-CH" w:eastAsia="en-GB"/>
              </w:rPr>
            </w:rPrChange>
          </w:rPr>
          <w:t>&lt;</w:t>
        </w:r>
        <w:r w:rsidRPr="00DC2C40">
          <w:rPr>
            <w:rFonts w:ascii="Courier New" w:hAnsi="Courier New" w:cs="Courier New"/>
            <w:color w:val="800000"/>
            <w:sz w:val="18"/>
            <w:szCs w:val="18"/>
            <w:highlight w:val="white"/>
            <w:lang w:eastAsia="en-GB"/>
            <w:rPrChange w:id="1153" w:author="Evain, Jean-Pierre" w:date="2017-06-12T17:12:00Z">
              <w:rPr>
                <w:rFonts w:ascii="Arial" w:hAnsi="Arial" w:cs="Arial"/>
                <w:color w:val="800000"/>
                <w:sz w:val="13"/>
                <w:szCs w:val="13"/>
                <w:highlight w:val="white"/>
                <w:lang w:val="fr-CH" w:eastAsia="en-GB"/>
              </w:rPr>
            </w:rPrChange>
          </w:rPr>
          <w:t>complexType</w:t>
        </w:r>
        <w:r w:rsidRPr="00DC2C40">
          <w:rPr>
            <w:rFonts w:ascii="Courier New" w:hAnsi="Courier New" w:cs="Courier New"/>
            <w:color w:val="FF0000"/>
            <w:sz w:val="18"/>
            <w:szCs w:val="18"/>
            <w:highlight w:val="white"/>
            <w:lang w:eastAsia="en-GB"/>
            <w:rPrChange w:id="1154" w:author="Evain, Jean-Pierre" w:date="2017-06-12T17:12:00Z">
              <w:rPr>
                <w:rFonts w:ascii="Arial" w:hAnsi="Arial" w:cs="Arial"/>
                <w:color w:val="FF0000"/>
                <w:sz w:val="13"/>
                <w:szCs w:val="13"/>
                <w:highlight w:val="white"/>
                <w:lang w:val="fr-CH" w:eastAsia="en-GB"/>
              </w:rPr>
            </w:rPrChange>
          </w:rPr>
          <w:t xml:space="preserve"> name</w:t>
        </w:r>
        <w:r w:rsidRPr="00DC2C40">
          <w:rPr>
            <w:rFonts w:ascii="Courier New" w:hAnsi="Courier New" w:cs="Courier New"/>
            <w:color w:val="0000FF"/>
            <w:sz w:val="18"/>
            <w:szCs w:val="18"/>
            <w:highlight w:val="white"/>
            <w:lang w:eastAsia="en-GB"/>
            <w:rPrChange w:id="1155" w:author="Evain, Jean-Pierre" w:date="2017-06-12T17:12:00Z">
              <w:rPr>
                <w:rFonts w:ascii="Arial" w:hAnsi="Arial" w:cs="Arial"/>
                <w:color w:val="0000FF"/>
                <w:sz w:val="13"/>
                <w:szCs w:val="13"/>
                <w:highlight w:val="white"/>
                <w:lang w:val="fr-CH" w:eastAsia="en-GB"/>
              </w:rPr>
            </w:rPrChange>
          </w:rPr>
          <w:t>="</w:t>
        </w:r>
        <w:r w:rsidRPr="00DC2C40">
          <w:rPr>
            <w:rFonts w:ascii="Courier New" w:hAnsi="Courier New" w:cs="Courier New"/>
            <w:color w:val="000000"/>
            <w:sz w:val="18"/>
            <w:szCs w:val="18"/>
            <w:highlight w:val="white"/>
            <w:lang w:eastAsia="en-GB"/>
            <w:rPrChange w:id="1156" w:author="Evain, Jean-Pierre" w:date="2017-06-12T17:12:00Z">
              <w:rPr>
                <w:rFonts w:ascii="Arial" w:hAnsi="Arial" w:cs="Arial"/>
                <w:color w:val="000000"/>
                <w:sz w:val="13"/>
                <w:szCs w:val="13"/>
                <w:highlight w:val="white"/>
                <w:lang w:val="fr-CH" w:eastAsia="en-GB"/>
              </w:rPr>
            </w:rPrChange>
          </w:rPr>
          <w:t>DeviceType</w:t>
        </w:r>
        <w:r w:rsidRPr="00DC2C40">
          <w:rPr>
            <w:rFonts w:ascii="Courier New" w:hAnsi="Courier New" w:cs="Courier New"/>
            <w:color w:val="0000FF"/>
            <w:sz w:val="18"/>
            <w:szCs w:val="18"/>
            <w:highlight w:val="white"/>
            <w:lang w:eastAsia="en-GB"/>
            <w:rPrChange w:id="1157" w:author="Evain, Jean-Pierre" w:date="2017-06-12T17:12:00Z">
              <w:rPr>
                <w:rFonts w:ascii="Arial" w:hAnsi="Arial" w:cs="Arial"/>
                <w:color w:val="0000FF"/>
                <w:sz w:val="13"/>
                <w:szCs w:val="13"/>
                <w:highlight w:val="white"/>
                <w:lang w:val="fr-CH" w:eastAsia="en-GB"/>
              </w:rPr>
            </w:rPrChange>
          </w:rPr>
          <w:t>"&gt;</w:t>
        </w:r>
      </w:ins>
    </w:p>
    <w:p w:rsidR="00C22C5A" w:rsidRPr="00BE234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158" w:author="Evain, Jean-Pierre" w:date="2017-06-12T10:41:00Z"/>
          <w:rFonts w:ascii="Courier New" w:hAnsi="Courier New" w:cs="Courier New"/>
          <w:color w:val="000000"/>
          <w:sz w:val="18"/>
          <w:szCs w:val="18"/>
          <w:highlight w:val="white"/>
          <w:lang w:eastAsia="en-GB"/>
          <w:rPrChange w:id="1159" w:author="Evain, Jean-Pierre" w:date="2017-06-26T13:27:00Z">
            <w:rPr>
              <w:ins w:id="1160" w:author="Evain, Jean-Pierre" w:date="2017-06-12T10:41:00Z"/>
              <w:rFonts w:ascii="Arial" w:hAnsi="Arial" w:cs="Arial"/>
              <w:color w:val="000000"/>
              <w:sz w:val="13"/>
              <w:szCs w:val="13"/>
              <w:highlight w:val="white"/>
              <w:lang w:val="fr-CH" w:eastAsia="en-GB"/>
            </w:rPr>
          </w:rPrChange>
        </w:rPr>
        <w:pPrChange w:id="1161"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162" w:author="Evain, Jean-Pierre" w:date="2017-06-12T10:41:00Z">
        <w:r w:rsidRPr="00DC2C40">
          <w:rPr>
            <w:rFonts w:ascii="Courier New" w:hAnsi="Courier New" w:cs="Courier New"/>
            <w:color w:val="000000"/>
            <w:sz w:val="18"/>
            <w:szCs w:val="18"/>
            <w:highlight w:val="white"/>
            <w:lang w:eastAsia="en-GB"/>
            <w:rPrChange w:id="1163" w:author="Evain, Jean-Pierre" w:date="2017-06-12T17:12:00Z">
              <w:rPr>
                <w:rFonts w:ascii="Arial" w:hAnsi="Arial" w:cs="Arial"/>
                <w:color w:val="000000"/>
                <w:sz w:val="13"/>
                <w:szCs w:val="13"/>
                <w:highlight w:val="white"/>
                <w:lang w:val="fr-CH" w:eastAsia="en-GB"/>
              </w:rPr>
            </w:rPrChange>
          </w:rPr>
          <w:tab/>
        </w:r>
        <w:r w:rsidRPr="00DC2C40">
          <w:rPr>
            <w:rFonts w:ascii="Courier New" w:hAnsi="Courier New" w:cs="Courier New"/>
            <w:color w:val="000000"/>
            <w:sz w:val="18"/>
            <w:szCs w:val="18"/>
            <w:highlight w:val="white"/>
            <w:lang w:eastAsia="en-GB"/>
            <w:rPrChange w:id="1164" w:author="Evain, Jean-Pierre" w:date="2017-06-12T17:12:00Z">
              <w:rPr>
                <w:rFonts w:ascii="Arial" w:hAnsi="Arial" w:cs="Arial"/>
                <w:color w:val="000000"/>
                <w:sz w:val="13"/>
                <w:szCs w:val="13"/>
                <w:highlight w:val="white"/>
                <w:lang w:val="fr-CH" w:eastAsia="en-GB"/>
              </w:rPr>
            </w:rPrChange>
          </w:rPr>
          <w:tab/>
        </w:r>
        <w:r w:rsidRPr="00DC2C40">
          <w:rPr>
            <w:rFonts w:ascii="Courier New" w:hAnsi="Courier New" w:cs="Courier New"/>
            <w:color w:val="0000FF"/>
            <w:sz w:val="18"/>
            <w:szCs w:val="18"/>
            <w:highlight w:val="white"/>
            <w:lang w:eastAsia="en-GB"/>
            <w:rPrChange w:id="1165" w:author="Evain, Jean-Pierre" w:date="2017-06-12T17:12:00Z">
              <w:rPr>
                <w:rFonts w:ascii="Arial" w:hAnsi="Arial" w:cs="Arial"/>
                <w:color w:val="0000FF"/>
                <w:sz w:val="13"/>
                <w:szCs w:val="13"/>
                <w:highlight w:val="white"/>
                <w:lang w:val="fr-CH" w:eastAsia="en-GB"/>
              </w:rPr>
            </w:rPrChange>
          </w:rPr>
          <w:t>&lt;</w:t>
        </w:r>
        <w:proofErr w:type="gramStart"/>
        <w:r w:rsidRPr="00DC2C40">
          <w:rPr>
            <w:rFonts w:ascii="Courier New" w:hAnsi="Courier New" w:cs="Courier New"/>
            <w:color w:val="800000"/>
            <w:sz w:val="18"/>
            <w:szCs w:val="18"/>
            <w:highlight w:val="white"/>
            <w:lang w:eastAsia="en-GB"/>
            <w:rPrChange w:id="1166" w:author="Evain, Jean-Pierre" w:date="2017-06-12T17:12:00Z">
              <w:rPr>
                <w:rFonts w:ascii="Arial" w:hAnsi="Arial" w:cs="Arial"/>
                <w:color w:val="800000"/>
                <w:sz w:val="13"/>
                <w:szCs w:val="13"/>
                <w:highlight w:val="white"/>
                <w:lang w:val="fr-CH" w:eastAsia="en-GB"/>
              </w:rPr>
            </w:rPrChange>
          </w:rPr>
          <w:t>sequ</w:t>
        </w:r>
        <w:r w:rsidRPr="00BE2347">
          <w:rPr>
            <w:rFonts w:ascii="Courier New" w:hAnsi="Courier New" w:cs="Courier New"/>
            <w:color w:val="800000"/>
            <w:sz w:val="18"/>
            <w:szCs w:val="18"/>
            <w:highlight w:val="white"/>
            <w:lang w:eastAsia="en-GB"/>
            <w:rPrChange w:id="1167" w:author="Evain, Jean-Pierre" w:date="2017-06-26T13:27:00Z">
              <w:rPr>
                <w:rFonts w:ascii="Arial" w:hAnsi="Arial" w:cs="Arial"/>
                <w:color w:val="800000"/>
                <w:sz w:val="13"/>
                <w:szCs w:val="13"/>
                <w:highlight w:val="white"/>
                <w:lang w:val="fr-CH" w:eastAsia="en-GB"/>
              </w:rPr>
            </w:rPrChange>
          </w:rPr>
          <w:t>ence</w:t>
        </w:r>
        <w:proofErr w:type="gramEnd"/>
        <w:r w:rsidRPr="00BE2347">
          <w:rPr>
            <w:rFonts w:ascii="Courier New" w:hAnsi="Courier New" w:cs="Courier New"/>
            <w:color w:val="0000FF"/>
            <w:sz w:val="18"/>
            <w:szCs w:val="18"/>
            <w:highlight w:val="white"/>
            <w:lang w:eastAsia="en-GB"/>
            <w:rPrChange w:id="1168" w:author="Evain, Jean-Pierre" w:date="2017-06-26T13:27:00Z">
              <w:rPr>
                <w:rFonts w:ascii="Arial" w:hAnsi="Arial" w:cs="Arial"/>
                <w:color w:val="0000FF"/>
                <w:sz w:val="13"/>
                <w:szCs w:val="13"/>
                <w:highlight w:val="white"/>
                <w:lang w:val="fr-CH" w:eastAsia="en-GB"/>
              </w:rPr>
            </w:rPrChange>
          </w:rPr>
          <w:t>&gt;</w:t>
        </w:r>
      </w:ins>
    </w:p>
    <w:p w:rsidR="00C22C5A" w:rsidRPr="00BE234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169" w:author="Evain, Jean-Pierre" w:date="2017-06-12T10:41:00Z"/>
          <w:rFonts w:ascii="Courier New" w:hAnsi="Courier New" w:cs="Courier New"/>
          <w:color w:val="000000"/>
          <w:sz w:val="18"/>
          <w:szCs w:val="18"/>
          <w:highlight w:val="white"/>
          <w:lang w:eastAsia="en-GB"/>
          <w:rPrChange w:id="1170" w:author="Evain, Jean-Pierre" w:date="2017-06-26T13:27:00Z">
            <w:rPr>
              <w:ins w:id="1171" w:author="Evain, Jean-Pierre" w:date="2017-06-12T10:41:00Z"/>
              <w:rFonts w:ascii="Arial" w:hAnsi="Arial" w:cs="Arial"/>
              <w:color w:val="000000"/>
              <w:sz w:val="13"/>
              <w:szCs w:val="13"/>
              <w:highlight w:val="white"/>
              <w:lang w:val="fr-CH" w:eastAsia="en-GB"/>
            </w:rPr>
          </w:rPrChange>
        </w:rPr>
        <w:pPrChange w:id="1172"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173" w:author="Evain, Jean-Pierre" w:date="2017-06-12T10:41:00Z">
        <w:r w:rsidRPr="00BE2347">
          <w:rPr>
            <w:rFonts w:ascii="Courier New" w:hAnsi="Courier New" w:cs="Courier New"/>
            <w:color w:val="000000"/>
            <w:sz w:val="18"/>
            <w:szCs w:val="18"/>
            <w:highlight w:val="white"/>
            <w:lang w:eastAsia="en-GB"/>
            <w:rPrChange w:id="1174"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175"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176"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FF"/>
            <w:sz w:val="18"/>
            <w:szCs w:val="18"/>
            <w:highlight w:val="white"/>
            <w:lang w:eastAsia="en-GB"/>
            <w:rPrChange w:id="1177" w:author="Evain, Jean-Pierre" w:date="2017-06-26T13:27:00Z">
              <w:rPr>
                <w:rFonts w:ascii="Arial" w:hAnsi="Arial" w:cs="Arial"/>
                <w:color w:val="0000FF"/>
                <w:sz w:val="13"/>
                <w:szCs w:val="13"/>
                <w:highlight w:val="white"/>
                <w:lang w:val="fr-CH" w:eastAsia="en-GB"/>
              </w:rPr>
            </w:rPrChange>
          </w:rPr>
          <w:t>&lt;</w:t>
        </w:r>
        <w:r w:rsidRPr="00BE2347">
          <w:rPr>
            <w:rFonts w:ascii="Courier New" w:hAnsi="Courier New" w:cs="Courier New"/>
            <w:color w:val="800000"/>
            <w:sz w:val="18"/>
            <w:szCs w:val="18"/>
            <w:highlight w:val="white"/>
            <w:lang w:eastAsia="en-GB"/>
            <w:rPrChange w:id="1178" w:author="Evain, Jean-Pierre" w:date="2017-06-26T13:27:00Z">
              <w:rPr>
                <w:rFonts w:ascii="Arial" w:hAnsi="Arial" w:cs="Arial"/>
                <w:color w:val="800000"/>
                <w:sz w:val="13"/>
                <w:szCs w:val="13"/>
                <w:highlight w:val="white"/>
                <w:lang w:val="fr-CH" w:eastAsia="en-GB"/>
              </w:rPr>
            </w:rPrChange>
          </w:rPr>
          <w:t>element</w:t>
        </w:r>
        <w:r w:rsidRPr="00BE2347">
          <w:rPr>
            <w:rFonts w:ascii="Courier New" w:hAnsi="Courier New" w:cs="Courier New"/>
            <w:color w:val="FF0000"/>
            <w:sz w:val="18"/>
            <w:szCs w:val="18"/>
            <w:highlight w:val="white"/>
            <w:lang w:eastAsia="en-GB"/>
            <w:rPrChange w:id="1179" w:author="Evain, Jean-Pierre" w:date="2017-06-26T13:27:00Z">
              <w:rPr>
                <w:rFonts w:ascii="Arial" w:hAnsi="Arial" w:cs="Arial"/>
                <w:color w:val="FF0000"/>
                <w:sz w:val="13"/>
                <w:szCs w:val="13"/>
                <w:highlight w:val="white"/>
                <w:lang w:val="fr-CH" w:eastAsia="en-GB"/>
              </w:rPr>
            </w:rPrChange>
          </w:rPr>
          <w:t xml:space="preserve"> name</w:t>
        </w:r>
        <w:r w:rsidRPr="00BE2347">
          <w:rPr>
            <w:rFonts w:ascii="Courier New" w:hAnsi="Courier New" w:cs="Courier New"/>
            <w:color w:val="0000FF"/>
            <w:sz w:val="18"/>
            <w:szCs w:val="18"/>
            <w:highlight w:val="white"/>
            <w:lang w:eastAsia="en-GB"/>
            <w:rPrChange w:id="1180"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181" w:author="Evain, Jean-Pierre" w:date="2017-06-26T13:27:00Z">
              <w:rPr>
                <w:rFonts w:ascii="Arial" w:hAnsi="Arial" w:cs="Arial"/>
                <w:color w:val="000000"/>
                <w:sz w:val="13"/>
                <w:szCs w:val="13"/>
                <w:highlight w:val="white"/>
                <w:lang w:val="fr-CH" w:eastAsia="en-GB"/>
              </w:rPr>
            </w:rPrChange>
          </w:rPr>
          <w:t>DeviceBrand</w:t>
        </w:r>
        <w:r w:rsidRPr="00BE2347">
          <w:rPr>
            <w:rFonts w:ascii="Courier New" w:hAnsi="Courier New" w:cs="Courier New"/>
            <w:color w:val="0000FF"/>
            <w:sz w:val="18"/>
            <w:szCs w:val="18"/>
            <w:highlight w:val="white"/>
            <w:lang w:eastAsia="en-GB"/>
            <w:rPrChange w:id="1182"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183" w:author="Evain, Jean-Pierre" w:date="2017-06-26T13:27:00Z">
              <w:rPr>
                <w:rFonts w:ascii="Arial" w:hAnsi="Arial" w:cs="Arial"/>
                <w:color w:val="FF0000"/>
                <w:sz w:val="13"/>
                <w:szCs w:val="13"/>
                <w:highlight w:val="white"/>
                <w:lang w:val="fr-CH" w:eastAsia="en-GB"/>
              </w:rPr>
            </w:rPrChange>
          </w:rPr>
          <w:t xml:space="preserve"> type</w:t>
        </w:r>
        <w:r w:rsidRPr="00BE2347">
          <w:rPr>
            <w:rFonts w:ascii="Courier New" w:hAnsi="Courier New" w:cs="Courier New"/>
            <w:color w:val="0000FF"/>
            <w:sz w:val="18"/>
            <w:szCs w:val="18"/>
            <w:highlight w:val="white"/>
            <w:lang w:eastAsia="en-GB"/>
            <w:rPrChange w:id="1184"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185" w:author="Evain, Jean-Pierre" w:date="2017-06-26T13:27:00Z">
              <w:rPr>
                <w:rFonts w:ascii="Arial" w:hAnsi="Arial" w:cs="Arial"/>
                <w:color w:val="000000"/>
                <w:sz w:val="13"/>
                <w:szCs w:val="13"/>
                <w:highlight w:val="white"/>
                <w:lang w:val="fr-CH" w:eastAsia="en-GB"/>
              </w:rPr>
            </w:rPrChange>
          </w:rPr>
          <w:t>string</w:t>
        </w:r>
        <w:r w:rsidRPr="00BE2347">
          <w:rPr>
            <w:rFonts w:ascii="Courier New" w:hAnsi="Courier New" w:cs="Courier New"/>
            <w:color w:val="0000FF"/>
            <w:sz w:val="18"/>
            <w:szCs w:val="18"/>
            <w:highlight w:val="white"/>
            <w:lang w:eastAsia="en-GB"/>
            <w:rPrChange w:id="1186"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187" w:author="Evain, Jean-Pierre" w:date="2017-06-26T13:27:00Z">
              <w:rPr>
                <w:rFonts w:ascii="Arial" w:hAnsi="Arial" w:cs="Arial"/>
                <w:color w:val="FF0000"/>
                <w:sz w:val="13"/>
                <w:szCs w:val="13"/>
                <w:highlight w:val="white"/>
                <w:lang w:val="fr-CH" w:eastAsia="en-GB"/>
              </w:rPr>
            </w:rPrChange>
          </w:rPr>
          <w:t xml:space="preserve"> minOccurs</w:t>
        </w:r>
        <w:r w:rsidRPr="00BE2347">
          <w:rPr>
            <w:rFonts w:ascii="Courier New" w:hAnsi="Courier New" w:cs="Courier New"/>
            <w:color w:val="0000FF"/>
            <w:sz w:val="18"/>
            <w:szCs w:val="18"/>
            <w:highlight w:val="white"/>
            <w:lang w:eastAsia="en-GB"/>
            <w:rPrChange w:id="1188"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189" w:author="Evain, Jean-Pierre" w:date="2017-06-26T13:27:00Z">
              <w:rPr>
                <w:rFonts w:ascii="Arial" w:hAnsi="Arial" w:cs="Arial"/>
                <w:color w:val="000000"/>
                <w:sz w:val="13"/>
                <w:szCs w:val="13"/>
                <w:highlight w:val="white"/>
                <w:lang w:val="fr-CH" w:eastAsia="en-GB"/>
              </w:rPr>
            </w:rPrChange>
          </w:rPr>
          <w:t>0</w:t>
        </w:r>
        <w:r w:rsidRPr="00BE2347">
          <w:rPr>
            <w:rFonts w:ascii="Courier New" w:hAnsi="Courier New" w:cs="Courier New"/>
            <w:color w:val="0000FF"/>
            <w:sz w:val="18"/>
            <w:szCs w:val="18"/>
            <w:highlight w:val="white"/>
            <w:lang w:eastAsia="en-GB"/>
            <w:rPrChange w:id="1190" w:author="Evain, Jean-Pierre" w:date="2017-06-26T13:27:00Z">
              <w:rPr>
                <w:rFonts w:ascii="Arial" w:hAnsi="Arial" w:cs="Arial"/>
                <w:color w:val="0000FF"/>
                <w:sz w:val="13"/>
                <w:szCs w:val="13"/>
                <w:highlight w:val="white"/>
                <w:lang w:val="fr-CH" w:eastAsia="en-GB"/>
              </w:rPr>
            </w:rPrChange>
          </w:rPr>
          <w:t>"/&gt;</w:t>
        </w:r>
      </w:ins>
    </w:p>
    <w:p w:rsidR="00C22C5A" w:rsidRPr="00BE234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191" w:author="Evain, Jean-Pierre" w:date="2017-06-12T10:41:00Z"/>
          <w:rFonts w:ascii="Courier New" w:hAnsi="Courier New" w:cs="Courier New"/>
          <w:color w:val="000000"/>
          <w:sz w:val="18"/>
          <w:szCs w:val="18"/>
          <w:highlight w:val="white"/>
          <w:lang w:eastAsia="en-GB"/>
          <w:rPrChange w:id="1192" w:author="Evain, Jean-Pierre" w:date="2017-06-26T13:27:00Z">
            <w:rPr>
              <w:ins w:id="1193" w:author="Evain, Jean-Pierre" w:date="2017-06-12T10:41:00Z"/>
              <w:rFonts w:ascii="Arial" w:hAnsi="Arial" w:cs="Arial"/>
              <w:color w:val="000000"/>
              <w:sz w:val="13"/>
              <w:szCs w:val="13"/>
              <w:highlight w:val="white"/>
              <w:lang w:val="fr-CH" w:eastAsia="en-GB"/>
            </w:rPr>
          </w:rPrChange>
        </w:rPr>
        <w:pPrChange w:id="1194"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195" w:author="Evain, Jean-Pierre" w:date="2017-06-12T10:41:00Z">
        <w:r w:rsidRPr="00BE2347">
          <w:rPr>
            <w:rFonts w:ascii="Courier New" w:hAnsi="Courier New" w:cs="Courier New"/>
            <w:color w:val="000000"/>
            <w:sz w:val="18"/>
            <w:szCs w:val="18"/>
            <w:highlight w:val="white"/>
            <w:lang w:eastAsia="en-GB"/>
            <w:rPrChange w:id="1196"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197"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198"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FF"/>
            <w:sz w:val="18"/>
            <w:szCs w:val="18"/>
            <w:highlight w:val="white"/>
            <w:lang w:eastAsia="en-GB"/>
            <w:rPrChange w:id="1199" w:author="Evain, Jean-Pierre" w:date="2017-06-26T13:27:00Z">
              <w:rPr>
                <w:rFonts w:ascii="Arial" w:hAnsi="Arial" w:cs="Arial"/>
                <w:color w:val="0000FF"/>
                <w:sz w:val="13"/>
                <w:szCs w:val="13"/>
                <w:highlight w:val="white"/>
                <w:lang w:val="fr-CH" w:eastAsia="en-GB"/>
              </w:rPr>
            </w:rPrChange>
          </w:rPr>
          <w:t>&lt;</w:t>
        </w:r>
        <w:r w:rsidRPr="00BE2347">
          <w:rPr>
            <w:rFonts w:ascii="Courier New" w:hAnsi="Courier New" w:cs="Courier New"/>
            <w:color w:val="800000"/>
            <w:sz w:val="18"/>
            <w:szCs w:val="18"/>
            <w:highlight w:val="white"/>
            <w:lang w:eastAsia="en-GB"/>
            <w:rPrChange w:id="1200" w:author="Evain, Jean-Pierre" w:date="2017-06-26T13:27:00Z">
              <w:rPr>
                <w:rFonts w:ascii="Arial" w:hAnsi="Arial" w:cs="Arial"/>
                <w:color w:val="800000"/>
                <w:sz w:val="13"/>
                <w:szCs w:val="13"/>
                <w:highlight w:val="white"/>
                <w:lang w:val="fr-CH" w:eastAsia="en-GB"/>
              </w:rPr>
            </w:rPrChange>
          </w:rPr>
          <w:t>element</w:t>
        </w:r>
        <w:r w:rsidRPr="00BE2347">
          <w:rPr>
            <w:rFonts w:ascii="Courier New" w:hAnsi="Courier New" w:cs="Courier New"/>
            <w:color w:val="FF0000"/>
            <w:sz w:val="18"/>
            <w:szCs w:val="18"/>
            <w:highlight w:val="white"/>
            <w:lang w:eastAsia="en-GB"/>
            <w:rPrChange w:id="1201" w:author="Evain, Jean-Pierre" w:date="2017-06-26T13:27:00Z">
              <w:rPr>
                <w:rFonts w:ascii="Arial" w:hAnsi="Arial" w:cs="Arial"/>
                <w:color w:val="FF0000"/>
                <w:sz w:val="13"/>
                <w:szCs w:val="13"/>
                <w:highlight w:val="white"/>
                <w:lang w:val="fr-CH" w:eastAsia="en-GB"/>
              </w:rPr>
            </w:rPrChange>
          </w:rPr>
          <w:t xml:space="preserve"> name</w:t>
        </w:r>
        <w:r w:rsidRPr="00BE2347">
          <w:rPr>
            <w:rFonts w:ascii="Courier New" w:hAnsi="Courier New" w:cs="Courier New"/>
            <w:color w:val="0000FF"/>
            <w:sz w:val="18"/>
            <w:szCs w:val="18"/>
            <w:highlight w:val="white"/>
            <w:lang w:eastAsia="en-GB"/>
            <w:rPrChange w:id="1202"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03" w:author="Evain, Jean-Pierre" w:date="2017-06-26T13:27:00Z">
              <w:rPr>
                <w:rFonts w:ascii="Arial" w:hAnsi="Arial" w:cs="Arial"/>
                <w:color w:val="000000"/>
                <w:sz w:val="13"/>
                <w:szCs w:val="13"/>
                <w:highlight w:val="white"/>
                <w:lang w:val="fr-CH" w:eastAsia="en-GB"/>
              </w:rPr>
            </w:rPrChange>
          </w:rPr>
          <w:t>DeviceModel</w:t>
        </w:r>
        <w:r w:rsidRPr="00BE2347">
          <w:rPr>
            <w:rFonts w:ascii="Courier New" w:hAnsi="Courier New" w:cs="Courier New"/>
            <w:color w:val="0000FF"/>
            <w:sz w:val="18"/>
            <w:szCs w:val="18"/>
            <w:highlight w:val="white"/>
            <w:lang w:eastAsia="en-GB"/>
            <w:rPrChange w:id="1204"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205" w:author="Evain, Jean-Pierre" w:date="2017-06-26T13:27:00Z">
              <w:rPr>
                <w:rFonts w:ascii="Arial" w:hAnsi="Arial" w:cs="Arial"/>
                <w:color w:val="FF0000"/>
                <w:sz w:val="13"/>
                <w:szCs w:val="13"/>
                <w:highlight w:val="white"/>
                <w:lang w:val="fr-CH" w:eastAsia="en-GB"/>
              </w:rPr>
            </w:rPrChange>
          </w:rPr>
          <w:t xml:space="preserve"> type</w:t>
        </w:r>
        <w:r w:rsidRPr="00BE2347">
          <w:rPr>
            <w:rFonts w:ascii="Courier New" w:hAnsi="Courier New" w:cs="Courier New"/>
            <w:color w:val="0000FF"/>
            <w:sz w:val="18"/>
            <w:szCs w:val="18"/>
            <w:highlight w:val="white"/>
            <w:lang w:eastAsia="en-GB"/>
            <w:rPrChange w:id="1206"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07" w:author="Evain, Jean-Pierre" w:date="2017-06-26T13:27:00Z">
              <w:rPr>
                <w:rFonts w:ascii="Arial" w:hAnsi="Arial" w:cs="Arial"/>
                <w:color w:val="000000"/>
                <w:sz w:val="13"/>
                <w:szCs w:val="13"/>
                <w:highlight w:val="white"/>
                <w:lang w:val="fr-CH" w:eastAsia="en-GB"/>
              </w:rPr>
            </w:rPrChange>
          </w:rPr>
          <w:t>string</w:t>
        </w:r>
        <w:r w:rsidRPr="00BE2347">
          <w:rPr>
            <w:rFonts w:ascii="Courier New" w:hAnsi="Courier New" w:cs="Courier New"/>
            <w:color w:val="0000FF"/>
            <w:sz w:val="18"/>
            <w:szCs w:val="18"/>
            <w:highlight w:val="white"/>
            <w:lang w:eastAsia="en-GB"/>
            <w:rPrChange w:id="1208"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209" w:author="Evain, Jean-Pierre" w:date="2017-06-26T13:27:00Z">
              <w:rPr>
                <w:rFonts w:ascii="Arial" w:hAnsi="Arial" w:cs="Arial"/>
                <w:color w:val="FF0000"/>
                <w:sz w:val="13"/>
                <w:szCs w:val="13"/>
                <w:highlight w:val="white"/>
                <w:lang w:val="fr-CH" w:eastAsia="en-GB"/>
              </w:rPr>
            </w:rPrChange>
          </w:rPr>
          <w:t xml:space="preserve"> minOccurs</w:t>
        </w:r>
        <w:r w:rsidRPr="00BE2347">
          <w:rPr>
            <w:rFonts w:ascii="Courier New" w:hAnsi="Courier New" w:cs="Courier New"/>
            <w:color w:val="0000FF"/>
            <w:sz w:val="18"/>
            <w:szCs w:val="18"/>
            <w:highlight w:val="white"/>
            <w:lang w:eastAsia="en-GB"/>
            <w:rPrChange w:id="1210"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11" w:author="Evain, Jean-Pierre" w:date="2017-06-26T13:27:00Z">
              <w:rPr>
                <w:rFonts w:ascii="Arial" w:hAnsi="Arial" w:cs="Arial"/>
                <w:color w:val="000000"/>
                <w:sz w:val="13"/>
                <w:szCs w:val="13"/>
                <w:highlight w:val="white"/>
                <w:lang w:val="fr-CH" w:eastAsia="en-GB"/>
              </w:rPr>
            </w:rPrChange>
          </w:rPr>
          <w:t>0</w:t>
        </w:r>
        <w:r w:rsidRPr="00BE2347">
          <w:rPr>
            <w:rFonts w:ascii="Courier New" w:hAnsi="Courier New" w:cs="Courier New"/>
            <w:color w:val="0000FF"/>
            <w:sz w:val="18"/>
            <w:szCs w:val="18"/>
            <w:highlight w:val="white"/>
            <w:lang w:eastAsia="en-GB"/>
            <w:rPrChange w:id="1212" w:author="Evain, Jean-Pierre" w:date="2017-06-26T13:27:00Z">
              <w:rPr>
                <w:rFonts w:ascii="Arial" w:hAnsi="Arial" w:cs="Arial"/>
                <w:color w:val="0000FF"/>
                <w:sz w:val="13"/>
                <w:szCs w:val="13"/>
                <w:highlight w:val="white"/>
                <w:lang w:val="fr-CH" w:eastAsia="en-GB"/>
              </w:rPr>
            </w:rPrChange>
          </w:rPr>
          <w:t>"/&gt;</w:t>
        </w:r>
      </w:ins>
    </w:p>
    <w:p w:rsidR="00C22C5A" w:rsidRPr="00BE234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213" w:author="Evain, Jean-Pierre" w:date="2017-06-12T10:41:00Z"/>
          <w:rFonts w:ascii="Courier New" w:hAnsi="Courier New" w:cs="Courier New"/>
          <w:color w:val="000000"/>
          <w:sz w:val="18"/>
          <w:szCs w:val="18"/>
          <w:highlight w:val="white"/>
          <w:lang w:eastAsia="en-GB"/>
          <w:rPrChange w:id="1214" w:author="Evain, Jean-Pierre" w:date="2017-06-26T13:27:00Z">
            <w:rPr>
              <w:ins w:id="1215" w:author="Evain, Jean-Pierre" w:date="2017-06-12T10:41:00Z"/>
              <w:rFonts w:ascii="Arial" w:hAnsi="Arial" w:cs="Arial"/>
              <w:color w:val="000000"/>
              <w:sz w:val="13"/>
              <w:szCs w:val="13"/>
              <w:highlight w:val="white"/>
              <w:lang w:val="fr-CH" w:eastAsia="en-GB"/>
            </w:rPr>
          </w:rPrChange>
        </w:rPr>
        <w:pPrChange w:id="121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217" w:author="Evain, Jean-Pierre" w:date="2017-06-12T10:41:00Z">
        <w:r w:rsidRPr="00BE2347">
          <w:rPr>
            <w:rFonts w:ascii="Courier New" w:hAnsi="Courier New" w:cs="Courier New"/>
            <w:color w:val="000000"/>
            <w:sz w:val="18"/>
            <w:szCs w:val="18"/>
            <w:highlight w:val="white"/>
            <w:lang w:eastAsia="en-GB"/>
            <w:rPrChange w:id="1218"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219"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220"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FF"/>
            <w:sz w:val="18"/>
            <w:szCs w:val="18"/>
            <w:highlight w:val="white"/>
            <w:lang w:eastAsia="en-GB"/>
            <w:rPrChange w:id="1221" w:author="Evain, Jean-Pierre" w:date="2017-06-26T13:27:00Z">
              <w:rPr>
                <w:rFonts w:ascii="Arial" w:hAnsi="Arial" w:cs="Arial"/>
                <w:color w:val="0000FF"/>
                <w:sz w:val="13"/>
                <w:szCs w:val="13"/>
                <w:highlight w:val="white"/>
                <w:lang w:val="fr-CH" w:eastAsia="en-GB"/>
              </w:rPr>
            </w:rPrChange>
          </w:rPr>
          <w:t>&lt;</w:t>
        </w:r>
        <w:r w:rsidRPr="00BE2347">
          <w:rPr>
            <w:rFonts w:ascii="Courier New" w:hAnsi="Courier New" w:cs="Courier New"/>
            <w:color w:val="800000"/>
            <w:sz w:val="18"/>
            <w:szCs w:val="18"/>
            <w:highlight w:val="white"/>
            <w:lang w:eastAsia="en-GB"/>
            <w:rPrChange w:id="1222" w:author="Evain, Jean-Pierre" w:date="2017-06-26T13:27:00Z">
              <w:rPr>
                <w:rFonts w:ascii="Arial" w:hAnsi="Arial" w:cs="Arial"/>
                <w:color w:val="800000"/>
                <w:sz w:val="13"/>
                <w:szCs w:val="13"/>
                <w:highlight w:val="white"/>
                <w:lang w:val="fr-CH" w:eastAsia="en-GB"/>
              </w:rPr>
            </w:rPrChange>
          </w:rPr>
          <w:t>element</w:t>
        </w:r>
        <w:r w:rsidRPr="00BE2347">
          <w:rPr>
            <w:rFonts w:ascii="Courier New" w:hAnsi="Courier New" w:cs="Courier New"/>
            <w:color w:val="FF0000"/>
            <w:sz w:val="18"/>
            <w:szCs w:val="18"/>
            <w:highlight w:val="white"/>
            <w:lang w:eastAsia="en-GB"/>
            <w:rPrChange w:id="1223" w:author="Evain, Jean-Pierre" w:date="2017-06-26T13:27:00Z">
              <w:rPr>
                <w:rFonts w:ascii="Arial" w:hAnsi="Arial" w:cs="Arial"/>
                <w:color w:val="FF0000"/>
                <w:sz w:val="13"/>
                <w:szCs w:val="13"/>
                <w:highlight w:val="white"/>
                <w:lang w:val="fr-CH" w:eastAsia="en-GB"/>
              </w:rPr>
            </w:rPrChange>
          </w:rPr>
          <w:t xml:space="preserve"> name</w:t>
        </w:r>
        <w:r w:rsidRPr="00BE2347">
          <w:rPr>
            <w:rFonts w:ascii="Courier New" w:hAnsi="Courier New" w:cs="Courier New"/>
            <w:color w:val="0000FF"/>
            <w:sz w:val="18"/>
            <w:szCs w:val="18"/>
            <w:highlight w:val="white"/>
            <w:lang w:eastAsia="en-GB"/>
            <w:rPrChange w:id="1224"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25" w:author="Evain, Jean-Pierre" w:date="2017-06-26T13:27:00Z">
              <w:rPr>
                <w:rFonts w:ascii="Arial" w:hAnsi="Arial" w:cs="Arial"/>
                <w:color w:val="000000"/>
                <w:sz w:val="13"/>
                <w:szCs w:val="13"/>
                <w:highlight w:val="white"/>
                <w:lang w:val="fr-CH" w:eastAsia="en-GB"/>
              </w:rPr>
            </w:rPrChange>
          </w:rPr>
          <w:t>DeviceType</w:t>
        </w:r>
        <w:r w:rsidRPr="00BE2347">
          <w:rPr>
            <w:rFonts w:ascii="Courier New" w:hAnsi="Courier New" w:cs="Courier New"/>
            <w:color w:val="0000FF"/>
            <w:sz w:val="18"/>
            <w:szCs w:val="18"/>
            <w:highlight w:val="white"/>
            <w:lang w:eastAsia="en-GB"/>
            <w:rPrChange w:id="1226"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227" w:author="Evain, Jean-Pierre" w:date="2017-06-26T13:27:00Z">
              <w:rPr>
                <w:rFonts w:ascii="Arial" w:hAnsi="Arial" w:cs="Arial"/>
                <w:color w:val="FF0000"/>
                <w:sz w:val="13"/>
                <w:szCs w:val="13"/>
                <w:highlight w:val="white"/>
                <w:lang w:val="fr-CH" w:eastAsia="en-GB"/>
              </w:rPr>
            </w:rPrChange>
          </w:rPr>
          <w:t xml:space="preserve"> type</w:t>
        </w:r>
        <w:r w:rsidRPr="00BE2347">
          <w:rPr>
            <w:rFonts w:ascii="Courier New" w:hAnsi="Courier New" w:cs="Courier New"/>
            <w:color w:val="0000FF"/>
            <w:sz w:val="18"/>
            <w:szCs w:val="18"/>
            <w:highlight w:val="white"/>
            <w:lang w:eastAsia="en-GB"/>
            <w:rPrChange w:id="1228"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29" w:author="Evain, Jean-Pierre" w:date="2017-06-26T13:27:00Z">
              <w:rPr>
                <w:rFonts w:ascii="Arial" w:hAnsi="Arial" w:cs="Arial"/>
                <w:color w:val="000000"/>
                <w:sz w:val="13"/>
                <w:szCs w:val="13"/>
                <w:highlight w:val="white"/>
                <w:lang w:val="fr-CH" w:eastAsia="en-GB"/>
              </w:rPr>
            </w:rPrChange>
          </w:rPr>
          <w:t>mpeg7</w:t>
        </w:r>
        <w:proofErr w:type="gramStart"/>
        <w:r w:rsidRPr="00BE2347">
          <w:rPr>
            <w:rFonts w:ascii="Courier New" w:hAnsi="Courier New" w:cs="Courier New"/>
            <w:color w:val="000000"/>
            <w:sz w:val="18"/>
            <w:szCs w:val="18"/>
            <w:highlight w:val="white"/>
            <w:lang w:eastAsia="en-GB"/>
            <w:rPrChange w:id="1230" w:author="Evain, Jean-Pierre" w:date="2017-06-26T13:27:00Z">
              <w:rPr>
                <w:rFonts w:ascii="Arial" w:hAnsi="Arial" w:cs="Arial"/>
                <w:color w:val="000000"/>
                <w:sz w:val="13"/>
                <w:szCs w:val="13"/>
                <w:highlight w:val="white"/>
                <w:lang w:val="fr-CH" w:eastAsia="en-GB"/>
              </w:rPr>
            </w:rPrChange>
          </w:rPr>
          <w:t>:ControlledTermUseType</w:t>
        </w:r>
        <w:proofErr w:type="gramEnd"/>
        <w:r w:rsidRPr="00BE2347">
          <w:rPr>
            <w:rFonts w:ascii="Courier New" w:hAnsi="Courier New" w:cs="Courier New"/>
            <w:color w:val="0000FF"/>
            <w:sz w:val="18"/>
            <w:szCs w:val="18"/>
            <w:highlight w:val="white"/>
            <w:lang w:eastAsia="en-GB"/>
            <w:rPrChange w:id="1231"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FF0000"/>
            <w:sz w:val="18"/>
            <w:szCs w:val="18"/>
            <w:highlight w:val="white"/>
            <w:lang w:eastAsia="en-GB"/>
            <w:rPrChange w:id="1232" w:author="Evain, Jean-Pierre" w:date="2017-06-26T13:27:00Z">
              <w:rPr>
                <w:rFonts w:ascii="Arial" w:hAnsi="Arial" w:cs="Arial"/>
                <w:color w:val="FF0000"/>
                <w:sz w:val="13"/>
                <w:szCs w:val="13"/>
                <w:highlight w:val="white"/>
                <w:lang w:val="fr-CH" w:eastAsia="en-GB"/>
              </w:rPr>
            </w:rPrChange>
          </w:rPr>
          <w:t xml:space="preserve"> minOccurs</w:t>
        </w:r>
        <w:r w:rsidRPr="00BE2347">
          <w:rPr>
            <w:rFonts w:ascii="Courier New" w:hAnsi="Courier New" w:cs="Courier New"/>
            <w:color w:val="0000FF"/>
            <w:sz w:val="18"/>
            <w:szCs w:val="18"/>
            <w:highlight w:val="white"/>
            <w:lang w:eastAsia="en-GB"/>
            <w:rPrChange w:id="1233" w:author="Evain, Jean-Pierre" w:date="2017-06-26T13:27:00Z">
              <w:rPr>
                <w:rFonts w:ascii="Arial" w:hAnsi="Arial" w:cs="Arial"/>
                <w:color w:val="0000FF"/>
                <w:sz w:val="13"/>
                <w:szCs w:val="13"/>
                <w:highlight w:val="white"/>
                <w:lang w:val="fr-CH" w:eastAsia="en-GB"/>
              </w:rPr>
            </w:rPrChange>
          </w:rPr>
          <w:t>="</w:t>
        </w:r>
        <w:r w:rsidRPr="00BE2347">
          <w:rPr>
            <w:rFonts w:ascii="Courier New" w:hAnsi="Courier New" w:cs="Courier New"/>
            <w:color w:val="000000"/>
            <w:sz w:val="18"/>
            <w:szCs w:val="18"/>
            <w:highlight w:val="white"/>
            <w:lang w:eastAsia="en-GB"/>
            <w:rPrChange w:id="1234" w:author="Evain, Jean-Pierre" w:date="2017-06-26T13:27:00Z">
              <w:rPr>
                <w:rFonts w:ascii="Arial" w:hAnsi="Arial" w:cs="Arial"/>
                <w:color w:val="000000"/>
                <w:sz w:val="13"/>
                <w:szCs w:val="13"/>
                <w:highlight w:val="white"/>
                <w:lang w:val="fr-CH" w:eastAsia="en-GB"/>
              </w:rPr>
            </w:rPrChange>
          </w:rPr>
          <w:t>0</w:t>
        </w:r>
        <w:r w:rsidRPr="00BE2347">
          <w:rPr>
            <w:rFonts w:ascii="Courier New" w:hAnsi="Courier New" w:cs="Courier New"/>
            <w:color w:val="0000FF"/>
            <w:sz w:val="18"/>
            <w:szCs w:val="18"/>
            <w:highlight w:val="white"/>
            <w:lang w:eastAsia="en-GB"/>
            <w:rPrChange w:id="1235" w:author="Evain, Jean-Pierre" w:date="2017-06-26T13:27:00Z">
              <w:rPr>
                <w:rFonts w:ascii="Arial" w:hAnsi="Arial" w:cs="Arial"/>
                <w:color w:val="0000FF"/>
                <w:sz w:val="13"/>
                <w:szCs w:val="13"/>
                <w:highlight w:val="white"/>
                <w:lang w:val="fr-CH" w:eastAsia="en-GB"/>
              </w:rPr>
            </w:rPrChange>
          </w:rPr>
          <w:t>"/&gt;</w:t>
        </w:r>
      </w:ins>
    </w:p>
    <w:p w:rsidR="00C22C5A" w:rsidRPr="001179F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236" w:author="Evain, Jean-Pierre" w:date="2017-06-12T10:41:00Z"/>
          <w:rFonts w:ascii="Courier New" w:hAnsi="Courier New" w:cs="Courier New"/>
          <w:color w:val="000000"/>
          <w:sz w:val="18"/>
          <w:szCs w:val="18"/>
          <w:highlight w:val="white"/>
          <w:lang w:eastAsia="en-GB"/>
          <w:rPrChange w:id="1237" w:author="Evain, Jean-Pierre" w:date="2017-06-12T17:01:00Z">
            <w:rPr>
              <w:ins w:id="1238" w:author="Evain, Jean-Pierre" w:date="2017-06-12T10:41:00Z"/>
              <w:rFonts w:ascii="Arial" w:hAnsi="Arial" w:cs="Arial"/>
              <w:color w:val="000000"/>
              <w:sz w:val="13"/>
              <w:szCs w:val="13"/>
              <w:highlight w:val="white"/>
              <w:lang w:val="fr-CH" w:eastAsia="en-GB"/>
            </w:rPr>
          </w:rPrChange>
        </w:rPr>
        <w:pPrChange w:id="1239"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240" w:author="Evain, Jean-Pierre" w:date="2017-06-12T10:41:00Z">
        <w:r w:rsidRPr="00BE2347">
          <w:rPr>
            <w:rFonts w:ascii="Courier New" w:hAnsi="Courier New" w:cs="Courier New"/>
            <w:color w:val="000000"/>
            <w:sz w:val="18"/>
            <w:szCs w:val="18"/>
            <w:highlight w:val="white"/>
            <w:lang w:eastAsia="en-GB"/>
            <w:rPrChange w:id="1241"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242" w:author="Evain, Jean-Pierre" w:date="2017-06-26T13:27:00Z">
              <w:rPr>
                <w:rFonts w:ascii="Arial" w:hAnsi="Arial" w:cs="Arial"/>
                <w:color w:val="000000"/>
                <w:sz w:val="13"/>
                <w:szCs w:val="13"/>
                <w:highlight w:val="white"/>
                <w:lang w:val="fr-CH" w:eastAsia="en-GB"/>
              </w:rPr>
            </w:rPrChange>
          </w:rPr>
          <w:tab/>
        </w:r>
        <w:r w:rsidRPr="00BE2347">
          <w:rPr>
            <w:rFonts w:ascii="Courier New" w:hAnsi="Courier New" w:cs="Courier New"/>
            <w:color w:val="000000"/>
            <w:sz w:val="18"/>
            <w:szCs w:val="18"/>
            <w:highlight w:val="white"/>
            <w:lang w:eastAsia="en-GB"/>
            <w:rPrChange w:id="1243" w:author="Evain, Jean-Pierre" w:date="2017-06-26T13:27:00Z">
              <w:rPr>
                <w:rFonts w:ascii="Arial" w:hAnsi="Arial" w:cs="Arial"/>
                <w:color w:val="000000"/>
                <w:sz w:val="13"/>
                <w:szCs w:val="13"/>
                <w:highlight w:val="white"/>
                <w:lang w:val="fr-CH" w:eastAsia="en-GB"/>
              </w:rPr>
            </w:rPrChange>
          </w:rPr>
          <w:tab/>
        </w:r>
        <w:r w:rsidRPr="001179F7">
          <w:rPr>
            <w:rFonts w:ascii="Courier New" w:hAnsi="Courier New" w:cs="Courier New"/>
            <w:color w:val="0000FF"/>
            <w:sz w:val="18"/>
            <w:szCs w:val="18"/>
            <w:highlight w:val="white"/>
            <w:lang w:eastAsia="en-GB"/>
            <w:rPrChange w:id="1244" w:author="Evain, Jean-Pierre" w:date="2017-06-12T17:01:00Z">
              <w:rPr>
                <w:rFonts w:ascii="Arial" w:hAnsi="Arial" w:cs="Arial"/>
                <w:color w:val="0000FF"/>
                <w:sz w:val="13"/>
                <w:szCs w:val="13"/>
                <w:highlight w:val="white"/>
                <w:lang w:val="fr-CH" w:eastAsia="en-GB"/>
              </w:rPr>
            </w:rPrChange>
          </w:rPr>
          <w:t>&lt;</w:t>
        </w:r>
        <w:r w:rsidRPr="001179F7">
          <w:rPr>
            <w:rFonts w:ascii="Courier New" w:hAnsi="Courier New" w:cs="Courier New"/>
            <w:color w:val="800000"/>
            <w:sz w:val="18"/>
            <w:szCs w:val="18"/>
            <w:highlight w:val="white"/>
            <w:lang w:eastAsia="en-GB"/>
            <w:rPrChange w:id="1245" w:author="Evain, Jean-Pierre" w:date="2017-06-12T17:01:00Z">
              <w:rPr>
                <w:rFonts w:ascii="Arial" w:hAnsi="Arial" w:cs="Arial"/>
                <w:color w:val="800000"/>
                <w:sz w:val="13"/>
                <w:szCs w:val="13"/>
                <w:highlight w:val="white"/>
                <w:lang w:val="fr-CH" w:eastAsia="en-GB"/>
              </w:rPr>
            </w:rPrChange>
          </w:rPr>
          <w:t>element</w:t>
        </w:r>
        <w:r w:rsidRPr="001179F7">
          <w:rPr>
            <w:rFonts w:ascii="Courier New" w:hAnsi="Courier New" w:cs="Courier New"/>
            <w:color w:val="FF0000"/>
            <w:sz w:val="18"/>
            <w:szCs w:val="18"/>
            <w:highlight w:val="white"/>
            <w:lang w:eastAsia="en-GB"/>
            <w:rPrChange w:id="1246" w:author="Evain, Jean-Pierre" w:date="2017-06-12T17:01:00Z">
              <w:rPr>
                <w:rFonts w:ascii="Arial" w:hAnsi="Arial" w:cs="Arial"/>
                <w:color w:val="FF0000"/>
                <w:sz w:val="13"/>
                <w:szCs w:val="13"/>
                <w:highlight w:val="white"/>
                <w:lang w:val="fr-CH" w:eastAsia="en-GB"/>
              </w:rPr>
            </w:rPrChange>
          </w:rPr>
          <w:t xml:space="preserve"> name</w:t>
        </w:r>
        <w:r w:rsidRPr="001179F7">
          <w:rPr>
            <w:rFonts w:ascii="Courier New" w:hAnsi="Courier New" w:cs="Courier New"/>
            <w:color w:val="0000FF"/>
            <w:sz w:val="18"/>
            <w:szCs w:val="18"/>
            <w:highlight w:val="white"/>
            <w:lang w:eastAsia="en-GB"/>
            <w:rPrChange w:id="1247"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000000"/>
            <w:sz w:val="18"/>
            <w:szCs w:val="18"/>
            <w:highlight w:val="white"/>
            <w:lang w:eastAsia="en-GB"/>
            <w:rPrChange w:id="1248" w:author="Evain, Jean-Pierre" w:date="2017-06-12T17:01:00Z">
              <w:rPr>
                <w:rFonts w:ascii="Arial" w:hAnsi="Arial" w:cs="Arial"/>
                <w:color w:val="000000"/>
                <w:sz w:val="13"/>
                <w:szCs w:val="13"/>
                <w:highlight w:val="white"/>
                <w:lang w:val="fr-CH" w:eastAsia="en-GB"/>
              </w:rPr>
            </w:rPrChange>
          </w:rPr>
          <w:t>DeviceOS</w:t>
        </w:r>
        <w:r w:rsidRPr="001179F7">
          <w:rPr>
            <w:rFonts w:ascii="Courier New" w:hAnsi="Courier New" w:cs="Courier New"/>
            <w:color w:val="0000FF"/>
            <w:sz w:val="18"/>
            <w:szCs w:val="18"/>
            <w:highlight w:val="white"/>
            <w:lang w:eastAsia="en-GB"/>
            <w:rPrChange w:id="1249"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FF0000"/>
            <w:sz w:val="18"/>
            <w:szCs w:val="18"/>
            <w:highlight w:val="white"/>
            <w:lang w:eastAsia="en-GB"/>
            <w:rPrChange w:id="1250" w:author="Evain, Jean-Pierre" w:date="2017-06-12T17:01:00Z">
              <w:rPr>
                <w:rFonts w:ascii="Arial" w:hAnsi="Arial" w:cs="Arial"/>
                <w:color w:val="FF0000"/>
                <w:sz w:val="13"/>
                <w:szCs w:val="13"/>
                <w:highlight w:val="white"/>
                <w:lang w:val="fr-CH" w:eastAsia="en-GB"/>
              </w:rPr>
            </w:rPrChange>
          </w:rPr>
          <w:t xml:space="preserve"> minOccurs</w:t>
        </w:r>
        <w:r w:rsidRPr="001179F7">
          <w:rPr>
            <w:rFonts w:ascii="Courier New" w:hAnsi="Courier New" w:cs="Courier New"/>
            <w:color w:val="0000FF"/>
            <w:sz w:val="18"/>
            <w:szCs w:val="18"/>
            <w:highlight w:val="white"/>
            <w:lang w:eastAsia="en-GB"/>
            <w:rPrChange w:id="1251"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000000"/>
            <w:sz w:val="18"/>
            <w:szCs w:val="18"/>
            <w:highlight w:val="white"/>
            <w:lang w:eastAsia="en-GB"/>
            <w:rPrChange w:id="1252" w:author="Evain, Jean-Pierre" w:date="2017-06-12T17:01:00Z">
              <w:rPr>
                <w:rFonts w:ascii="Arial" w:hAnsi="Arial" w:cs="Arial"/>
                <w:color w:val="000000"/>
                <w:sz w:val="13"/>
                <w:szCs w:val="13"/>
                <w:highlight w:val="white"/>
                <w:lang w:val="fr-CH" w:eastAsia="en-GB"/>
              </w:rPr>
            </w:rPrChange>
          </w:rPr>
          <w:t>0</w:t>
        </w:r>
        <w:r w:rsidRPr="001179F7">
          <w:rPr>
            <w:rFonts w:ascii="Courier New" w:hAnsi="Courier New" w:cs="Courier New"/>
            <w:color w:val="0000FF"/>
            <w:sz w:val="18"/>
            <w:szCs w:val="18"/>
            <w:highlight w:val="white"/>
            <w:lang w:eastAsia="en-GB"/>
            <w:rPrChange w:id="1253"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FF0000"/>
            <w:sz w:val="18"/>
            <w:szCs w:val="18"/>
            <w:highlight w:val="white"/>
            <w:lang w:eastAsia="en-GB"/>
            <w:rPrChange w:id="1254" w:author="Evain, Jean-Pierre" w:date="2017-06-12T17:01:00Z">
              <w:rPr>
                <w:rFonts w:ascii="Arial" w:hAnsi="Arial" w:cs="Arial"/>
                <w:color w:val="FF0000"/>
                <w:sz w:val="13"/>
                <w:szCs w:val="13"/>
                <w:highlight w:val="white"/>
                <w:lang w:val="fr-CH" w:eastAsia="en-GB"/>
              </w:rPr>
            </w:rPrChange>
          </w:rPr>
          <w:t xml:space="preserve"> maxOccurs</w:t>
        </w:r>
        <w:r w:rsidRPr="001179F7">
          <w:rPr>
            <w:rFonts w:ascii="Courier New" w:hAnsi="Courier New" w:cs="Courier New"/>
            <w:color w:val="0000FF"/>
            <w:sz w:val="18"/>
            <w:szCs w:val="18"/>
            <w:highlight w:val="white"/>
            <w:lang w:eastAsia="en-GB"/>
            <w:rPrChange w:id="1255"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000000"/>
            <w:sz w:val="18"/>
            <w:szCs w:val="18"/>
            <w:highlight w:val="white"/>
            <w:lang w:eastAsia="en-GB"/>
            <w:rPrChange w:id="1256" w:author="Evain, Jean-Pierre" w:date="2017-06-12T17:01:00Z">
              <w:rPr>
                <w:rFonts w:ascii="Arial" w:hAnsi="Arial" w:cs="Arial"/>
                <w:color w:val="000000"/>
                <w:sz w:val="13"/>
                <w:szCs w:val="13"/>
                <w:highlight w:val="white"/>
                <w:lang w:val="fr-CH" w:eastAsia="en-GB"/>
              </w:rPr>
            </w:rPrChange>
          </w:rPr>
          <w:t>unbounded</w:t>
        </w:r>
        <w:r w:rsidRPr="001179F7">
          <w:rPr>
            <w:rFonts w:ascii="Courier New" w:hAnsi="Courier New" w:cs="Courier New"/>
            <w:color w:val="0000FF"/>
            <w:sz w:val="18"/>
            <w:szCs w:val="18"/>
            <w:highlight w:val="white"/>
            <w:lang w:eastAsia="en-GB"/>
            <w:rPrChange w:id="1257" w:author="Evain, Jean-Pierre" w:date="2017-06-12T17:01:00Z">
              <w:rPr>
                <w:rFonts w:ascii="Arial" w:hAnsi="Arial" w:cs="Arial"/>
                <w:color w:val="0000FF"/>
                <w:sz w:val="13"/>
                <w:szCs w:val="13"/>
                <w:highlight w:val="white"/>
                <w:lang w:val="fr-CH" w:eastAsia="en-GB"/>
              </w:rPr>
            </w:rPrChange>
          </w:rPr>
          <w:t>"&gt;</w:t>
        </w:r>
      </w:ins>
    </w:p>
    <w:p w:rsidR="00C22C5A" w:rsidRPr="001179F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258" w:author="Evain, Jean-Pierre" w:date="2017-06-12T10:41:00Z"/>
          <w:rFonts w:ascii="Courier New" w:hAnsi="Courier New" w:cs="Courier New"/>
          <w:color w:val="000000"/>
          <w:sz w:val="18"/>
          <w:szCs w:val="18"/>
          <w:highlight w:val="white"/>
          <w:lang w:eastAsia="en-GB"/>
          <w:rPrChange w:id="1259" w:author="Evain, Jean-Pierre" w:date="2017-06-12T17:01:00Z">
            <w:rPr>
              <w:ins w:id="1260" w:author="Evain, Jean-Pierre" w:date="2017-06-12T10:41:00Z"/>
              <w:rFonts w:ascii="Arial" w:hAnsi="Arial" w:cs="Arial"/>
              <w:color w:val="000000"/>
              <w:sz w:val="13"/>
              <w:szCs w:val="13"/>
              <w:highlight w:val="white"/>
              <w:lang w:val="fr-CH" w:eastAsia="en-GB"/>
            </w:rPr>
          </w:rPrChange>
        </w:rPr>
        <w:pPrChange w:id="1261"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262" w:author="Evain, Jean-Pierre" w:date="2017-06-12T10:41:00Z">
        <w:r w:rsidRPr="001179F7">
          <w:rPr>
            <w:rFonts w:ascii="Courier New" w:hAnsi="Courier New" w:cs="Courier New"/>
            <w:color w:val="000000"/>
            <w:sz w:val="18"/>
            <w:szCs w:val="18"/>
            <w:highlight w:val="white"/>
            <w:lang w:eastAsia="en-GB"/>
            <w:rPrChange w:id="1263"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64"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65"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66"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FF"/>
            <w:sz w:val="18"/>
            <w:szCs w:val="18"/>
            <w:highlight w:val="white"/>
            <w:lang w:eastAsia="en-GB"/>
            <w:rPrChange w:id="1267" w:author="Evain, Jean-Pierre" w:date="2017-06-12T17:01:00Z">
              <w:rPr>
                <w:rFonts w:ascii="Arial" w:hAnsi="Arial" w:cs="Arial"/>
                <w:color w:val="0000FF"/>
                <w:sz w:val="13"/>
                <w:szCs w:val="13"/>
                <w:highlight w:val="white"/>
                <w:lang w:val="fr-CH" w:eastAsia="en-GB"/>
              </w:rPr>
            </w:rPrChange>
          </w:rPr>
          <w:t>&lt;</w:t>
        </w:r>
        <w:proofErr w:type="gramStart"/>
        <w:r w:rsidRPr="001179F7">
          <w:rPr>
            <w:rFonts w:ascii="Courier New" w:hAnsi="Courier New" w:cs="Courier New"/>
            <w:color w:val="800000"/>
            <w:sz w:val="18"/>
            <w:szCs w:val="18"/>
            <w:highlight w:val="white"/>
            <w:lang w:eastAsia="en-GB"/>
            <w:rPrChange w:id="1268" w:author="Evain, Jean-Pierre" w:date="2017-06-12T17:01:00Z">
              <w:rPr>
                <w:rFonts w:ascii="Arial" w:hAnsi="Arial" w:cs="Arial"/>
                <w:color w:val="800000"/>
                <w:sz w:val="13"/>
                <w:szCs w:val="13"/>
                <w:highlight w:val="white"/>
                <w:lang w:val="fr-CH" w:eastAsia="en-GB"/>
              </w:rPr>
            </w:rPrChange>
          </w:rPr>
          <w:t>complexType</w:t>
        </w:r>
        <w:proofErr w:type="gramEnd"/>
        <w:r w:rsidRPr="001179F7">
          <w:rPr>
            <w:rFonts w:ascii="Courier New" w:hAnsi="Courier New" w:cs="Courier New"/>
            <w:color w:val="0000FF"/>
            <w:sz w:val="18"/>
            <w:szCs w:val="18"/>
            <w:highlight w:val="white"/>
            <w:lang w:eastAsia="en-GB"/>
            <w:rPrChange w:id="1269" w:author="Evain, Jean-Pierre" w:date="2017-06-12T17:01:00Z">
              <w:rPr>
                <w:rFonts w:ascii="Arial" w:hAnsi="Arial" w:cs="Arial"/>
                <w:color w:val="0000FF"/>
                <w:sz w:val="13"/>
                <w:szCs w:val="13"/>
                <w:highlight w:val="white"/>
                <w:lang w:val="fr-CH" w:eastAsia="en-GB"/>
              </w:rPr>
            </w:rPrChange>
          </w:rPr>
          <w:t>&gt;</w:t>
        </w:r>
      </w:ins>
    </w:p>
    <w:p w:rsidR="00C22C5A" w:rsidRPr="001179F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270" w:author="Evain, Jean-Pierre" w:date="2017-06-12T10:41:00Z"/>
          <w:rFonts w:ascii="Courier New" w:hAnsi="Courier New" w:cs="Courier New"/>
          <w:color w:val="000000"/>
          <w:sz w:val="18"/>
          <w:szCs w:val="18"/>
          <w:highlight w:val="white"/>
          <w:lang w:eastAsia="en-GB"/>
          <w:rPrChange w:id="1271" w:author="Evain, Jean-Pierre" w:date="2017-06-12T17:01:00Z">
            <w:rPr>
              <w:ins w:id="1272" w:author="Evain, Jean-Pierre" w:date="2017-06-12T10:41:00Z"/>
              <w:rFonts w:ascii="Arial" w:hAnsi="Arial" w:cs="Arial"/>
              <w:color w:val="000000"/>
              <w:sz w:val="13"/>
              <w:szCs w:val="13"/>
              <w:highlight w:val="white"/>
              <w:lang w:val="fr-CH" w:eastAsia="en-GB"/>
            </w:rPr>
          </w:rPrChange>
        </w:rPr>
        <w:pPrChange w:id="1273"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274" w:author="Evain, Jean-Pierre" w:date="2017-06-12T10:41:00Z">
        <w:r w:rsidRPr="001179F7">
          <w:rPr>
            <w:rFonts w:ascii="Courier New" w:hAnsi="Courier New" w:cs="Courier New"/>
            <w:color w:val="000000"/>
            <w:sz w:val="18"/>
            <w:szCs w:val="18"/>
            <w:highlight w:val="white"/>
            <w:lang w:eastAsia="en-GB"/>
            <w:rPrChange w:id="1275"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76"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77"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78"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79"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FF"/>
            <w:sz w:val="18"/>
            <w:szCs w:val="18"/>
            <w:highlight w:val="white"/>
            <w:lang w:eastAsia="en-GB"/>
            <w:rPrChange w:id="1280" w:author="Evain, Jean-Pierre" w:date="2017-06-12T17:01:00Z">
              <w:rPr>
                <w:rFonts w:ascii="Arial" w:hAnsi="Arial" w:cs="Arial"/>
                <w:color w:val="0000FF"/>
                <w:sz w:val="13"/>
                <w:szCs w:val="13"/>
                <w:highlight w:val="white"/>
                <w:lang w:val="fr-CH" w:eastAsia="en-GB"/>
              </w:rPr>
            </w:rPrChange>
          </w:rPr>
          <w:t>&lt;</w:t>
        </w:r>
        <w:proofErr w:type="gramStart"/>
        <w:r w:rsidRPr="001179F7">
          <w:rPr>
            <w:rFonts w:ascii="Courier New" w:hAnsi="Courier New" w:cs="Courier New"/>
            <w:color w:val="800000"/>
            <w:sz w:val="18"/>
            <w:szCs w:val="18"/>
            <w:highlight w:val="white"/>
            <w:lang w:eastAsia="en-GB"/>
            <w:rPrChange w:id="1281" w:author="Evain, Jean-Pierre" w:date="2017-06-12T17:01:00Z">
              <w:rPr>
                <w:rFonts w:ascii="Arial" w:hAnsi="Arial" w:cs="Arial"/>
                <w:color w:val="800000"/>
                <w:sz w:val="13"/>
                <w:szCs w:val="13"/>
                <w:highlight w:val="white"/>
                <w:lang w:val="fr-CH" w:eastAsia="en-GB"/>
              </w:rPr>
            </w:rPrChange>
          </w:rPr>
          <w:t>complexContent</w:t>
        </w:r>
        <w:proofErr w:type="gramEnd"/>
        <w:r w:rsidRPr="001179F7">
          <w:rPr>
            <w:rFonts w:ascii="Courier New" w:hAnsi="Courier New" w:cs="Courier New"/>
            <w:color w:val="0000FF"/>
            <w:sz w:val="18"/>
            <w:szCs w:val="18"/>
            <w:highlight w:val="white"/>
            <w:lang w:eastAsia="en-GB"/>
            <w:rPrChange w:id="1282" w:author="Evain, Jean-Pierre" w:date="2017-06-12T17:01:00Z">
              <w:rPr>
                <w:rFonts w:ascii="Arial" w:hAnsi="Arial" w:cs="Arial"/>
                <w:color w:val="0000FF"/>
                <w:sz w:val="13"/>
                <w:szCs w:val="13"/>
                <w:highlight w:val="white"/>
                <w:lang w:val="fr-CH" w:eastAsia="en-GB"/>
              </w:rPr>
            </w:rPrChange>
          </w:rPr>
          <w:t>&gt;</w:t>
        </w:r>
      </w:ins>
    </w:p>
    <w:p w:rsidR="00C22C5A" w:rsidRPr="001179F7"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283" w:author="Evain, Jean-Pierre" w:date="2017-06-12T10:41:00Z"/>
          <w:rFonts w:ascii="Courier New" w:hAnsi="Courier New" w:cs="Courier New"/>
          <w:color w:val="000000"/>
          <w:sz w:val="18"/>
          <w:szCs w:val="18"/>
          <w:highlight w:val="white"/>
          <w:lang w:eastAsia="en-GB"/>
          <w:rPrChange w:id="1284" w:author="Evain, Jean-Pierre" w:date="2017-06-12T17:01:00Z">
            <w:rPr>
              <w:ins w:id="1285" w:author="Evain, Jean-Pierre" w:date="2017-06-12T10:41:00Z"/>
              <w:rFonts w:ascii="Arial" w:hAnsi="Arial" w:cs="Arial"/>
              <w:color w:val="000000"/>
              <w:sz w:val="13"/>
              <w:szCs w:val="13"/>
              <w:highlight w:val="white"/>
              <w:lang w:val="fr-CH" w:eastAsia="en-GB"/>
            </w:rPr>
          </w:rPrChange>
        </w:rPr>
        <w:pPrChange w:id="128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287" w:author="Evain, Jean-Pierre" w:date="2017-06-12T10:41:00Z">
        <w:r w:rsidRPr="001179F7">
          <w:rPr>
            <w:rFonts w:ascii="Courier New" w:hAnsi="Courier New" w:cs="Courier New"/>
            <w:color w:val="000000"/>
            <w:sz w:val="18"/>
            <w:szCs w:val="18"/>
            <w:highlight w:val="white"/>
            <w:lang w:eastAsia="en-GB"/>
            <w:rPrChange w:id="1288"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89"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90"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91"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92"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293"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FF"/>
            <w:sz w:val="18"/>
            <w:szCs w:val="18"/>
            <w:highlight w:val="white"/>
            <w:lang w:eastAsia="en-GB"/>
            <w:rPrChange w:id="1294" w:author="Evain, Jean-Pierre" w:date="2017-06-12T17:01:00Z">
              <w:rPr>
                <w:rFonts w:ascii="Arial" w:hAnsi="Arial" w:cs="Arial"/>
                <w:color w:val="0000FF"/>
                <w:sz w:val="13"/>
                <w:szCs w:val="13"/>
                <w:highlight w:val="white"/>
                <w:lang w:val="fr-CH" w:eastAsia="en-GB"/>
              </w:rPr>
            </w:rPrChange>
          </w:rPr>
          <w:t>&lt;</w:t>
        </w:r>
        <w:r w:rsidRPr="001179F7">
          <w:rPr>
            <w:rFonts w:ascii="Courier New" w:hAnsi="Courier New" w:cs="Courier New"/>
            <w:color w:val="800000"/>
            <w:sz w:val="18"/>
            <w:szCs w:val="18"/>
            <w:highlight w:val="white"/>
            <w:lang w:eastAsia="en-GB"/>
            <w:rPrChange w:id="1295" w:author="Evain, Jean-Pierre" w:date="2017-06-12T17:01:00Z">
              <w:rPr>
                <w:rFonts w:ascii="Arial" w:hAnsi="Arial" w:cs="Arial"/>
                <w:color w:val="800000"/>
                <w:sz w:val="13"/>
                <w:szCs w:val="13"/>
                <w:highlight w:val="white"/>
                <w:lang w:val="fr-CH" w:eastAsia="en-GB"/>
              </w:rPr>
            </w:rPrChange>
          </w:rPr>
          <w:t>extension</w:t>
        </w:r>
        <w:r w:rsidRPr="001179F7">
          <w:rPr>
            <w:rFonts w:ascii="Courier New" w:hAnsi="Courier New" w:cs="Courier New"/>
            <w:color w:val="FF0000"/>
            <w:sz w:val="18"/>
            <w:szCs w:val="18"/>
            <w:highlight w:val="white"/>
            <w:lang w:eastAsia="en-GB"/>
            <w:rPrChange w:id="1296" w:author="Evain, Jean-Pierre" w:date="2017-06-12T17:01:00Z">
              <w:rPr>
                <w:rFonts w:ascii="Arial" w:hAnsi="Arial" w:cs="Arial"/>
                <w:color w:val="FF0000"/>
                <w:sz w:val="13"/>
                <w:szCs w:val="13"/>
                <w:highlight w:val="white"/>
                <w:lang w:val="fr-CH" w:eastAsia="en-GB"/>
              </w:rPr>
            </w:rPrChange>
          </w:rPr>
          <w:t xml:space="preserve"> base</w:t>
        </w:r>
        <w:r w:rsidRPr="001179F7">
          <w:rPr>
            <w:rFonts w:ascii="Courier New" w:hAnsi="Courier New" w:cs="Courier New"/>
            <w:color w:val="0000FF"/>
            <w:sz w:val="18"/>
            <w:szCs w:val="18"/>
            <w:highlight w:val="white"/>
            <w:lang w:eastAsia="en-GB"/>
            <w:rPrChange w:id="1297" w:author="Evain, Jean-Pierre" w:date="2017-06-12T17:01:00Z">
              <w:rPr>
                <w:rFonts w:ascii="Arial" w:hAnsi="Arial" w:cs="Arial"/>
                <w:color w:val="0000FF"/>
                <w:sz w:val="13"/>
                <w:szCs w:val="13"/>
                <w:highlight w:val="white"/>
                <w:lang w:val="fr-CH" w:eastAsia="en-GB"/>
              </w:rPr>
            </w:rPrChange>
          </w:rPr>
          <w:t>="</w:t>
        </w:r>
        <w:r w:rsidRPr="001179F7">
          <w:rPr>
            <w:rFonts w:ascii="Courier New" w:hAnsi="Courier New" w:cs="Courier New"/>
            <w:color w:val="000000"/>
            <w:sz w:val="18"/>
            <w:szCs w:val="18"/>
            <w:highlight w:val="white"/>
            <w:lang w:eastAsia="en-GB"/>
            <w:rPrChange w:id="1298" w:author="Evain, Jean-Pierre" w:date="2017-06-12T17:01:00Z">
              <w:rPr>
                <w:rFonts w:ascii="Arial" w:hAnsi="Arial" w:cs="Arial"/>
                <w:color w:val="000000"/>
                <w:sz w:val="13"/>
                <w:szCs w:val="13"/>
                <w:highlight w:val="white"/>
                <w:lang w:val="fr-CH" w:eastAsia="en-GB"/>
              </w:rPr>
            </w:rPrChange>
          </w:rPr>
          <w:t>mpeg7</w:t>
        </w:r>
        <w:proofErr w:type="gramStart"/>
        <w:r w:rsidRPr="001179F7">
          <w:rPr>
            <w:rFonts w:ascii="Courier New" w:hAnsi="Courier New" w:cs="Courier New"/>
            <w:color w:val="000000"/>
            <w:sz w:val="18"/>
            <w:szCs w:val="18"/>
            <w:highlight w:val="white"/>
            <w:lang w:eastAsia="en-GB"/>
            <w:rPrChange w:id="1299" w:author="Evain, Jean-Pierre" w:date="2017-06-12T17:01:00Z">
              <w:rPr>
                <w:rFonts w:ascii="Arial" w:hAnsi="Arial" w:cs="Arial"/>
                <w:color w:val="000000"/>
                <w:sz w:val="13"/>
                <w:szCs w:val="13"/>
                <w:highlight w:val="white"/>
                <w:lang w:val="fr-CH" w:eastAsia="en-GB"/>
              </w:rPr>
            </w:rPrChange>
          </w:rPr>
          <w:t>:ControlledTermUseType</w:t>
        </w:r>
        <w:proofErr w:type="gramEnd"/>
        <w:r w:rsidRPr="001179F7">
          <w:rPr>
            <w:rFonts w:ascii="Courier New" w:hAnsi="Courier New" w:cs="Courier New"/>
            <w:color w:val="0000FF"/>
            <w:sz w:val="18"/>
            <w:szCs w:val="18"/>
            <w:highlight w:val="white"/>
            <w:lang w:eastAsia="en-GB"/>
            <w:rPrChange w:id="1300" w:author="Evain, Jean-Pierre" w:date="2017-06-12T17:01: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01" w:author="Evain, Jean-Pierre" w:date="2017-06-12T10:41:00Z"/>
          <w:rFonts w:ascii="Courier New" w:hAnsi="Courier New" w:cs="Courier New"/>
          <w:color w:val="000000"/>
          <w:sz w:val="18"/>
          <w:szCs w:val="18"/>
          <w:highlight w:val="white"/>
          <w:lang w:eastAsia="en-GB"/>
          <w:rPrChange w:id="1302" w:author="Evain, Jean-Pierre" w:date="2017-06-12T10:42:00Z">
            <w:rPr>
              <w:ins w:id="1303" w:author="Evain, Jean-Pierre" w:date="2017-06-12T10:41:00Z"/>
              <w:rFonts w:ascii="Arial" w:hAnsi="Arial" w:cs="Arial"/>
              <w:color w:val="000000"/>
              <w:sz w:val="13"/>
              <w:szCs w:val="13"/>
              <w:highlight w:val="white"/>
              <w:lang w:val="fr-CH" w:eastAsia="en-GB"/>
            </w:rPr>
          </w:rPrChange>
        </w:rPr>
        <w:pPrChange w:id="1304"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05" w:author="Evain, Jean-Pierre" w:date="2017-06-12T10:41:00Z">
        <w:r w:rsidRPr="001179F7">
          <w:rPr>
            <w:rFonts w:ascii="Courier New" w:hAnsi="Courier New" w:cs="Courier New"/>
            <w:color w:val="000000"/>
            <w:sz w:val="18"/>
            <w:szCs w:val="18"/>
            <w:highlight w:val="white"/>
            <w:lang w:eastAsia="en-GB"/>
            <w:rPrChange w:id="1306"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07"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08"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09"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10"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11" w:author="Evain, Jean-Pierre" w:date="2017-06-12T17:01:00Z">
              <w:rPr>
                <w:rFonts w:ascii="Arial" w:hAnsi="Arial" w:cs="Arial"/>
                <w:color w:val="000000"/>
                <w:sz w:val="13"/>
                <w:szCs w:val="13"/>
                <w:highlight w:val="white"/>
                <w:lang w:val="fr-CH" w:eastAsia="en-GB"/>
              </w:rPr>
            </w:rPrChange>
          </w:rPr>
          <w:tab/>
        </w:r>
        <w:r w:rsidRPr="001179F7">
          <w:rPr>
            <w:rFonts w:ascii="Courier New" w:hAnsi="Courier New" w:cs="Courier New"/>
            <w:color w:val="000000"/>
            <w:sz w:val="18"/>
            <w:szCs w:val="18"/>
            <w:highlight w:val="white"/>
            <w:lang w:eastAsia="en-GB"/>
            <w:rPrChange w:id="1312" w:author="Evain, Jean-Pierre" w:date="2017-06-12T17:01: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13"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14" w:author="Evain, Jean-Pierre" w:date="2017-06-12T10:42:00Z">
              <w:rPr>
                <w:rFonts w:ascii="Arial" w:hAnsi="Arial" w:cs="Arial"/>
                <w:color w:val="800000"/>
                <w:sz w:val="13"/>
                <w:szCs w:val="13"/>
                <w:highlight w:val="white"/>
                <w:lang w:val="fr-CH" w:eastAsia="en-GB"/>
              </w:rPr>
            </w:rPrChange>
          </w:rPr>
          <w:t>attribute</w:t>
        </w:r>
        <w:r w:rsidRPr="00C22C5A">
          <w:rPr>
            <w:rFonts w:ascii="Courier New" w:hAnsi="Courier New" w:cs="Courier New"/>
            <w:color w:val="FF0000"/>
            <w:sz w:val="18"/>
            <w:szCs w:val="18"/>
            <w:highlight w:val="white"/>
            <w:lang w:eastAsia="en-GB"/>
            <w:rPrChange w:id="1315"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316"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317" w:author="Evain, Jean-Pierre" w:date="2017-06-12T10:42:00Z">
              <w:rPr>
                <w:rFonts w:ascii="Arial" w:hAnsi="Arial" w:cs="Arial"/>
                <w:color w:val="000000"/>
                <w:sz w:val="13"/>
                <w:szCs w:val="13"/>
                <w:highlight w:val="white"/>
                <w:lang w:val="fr-CH" w:eastAsia="en-GB"/>
              </w:rPr>
            </w:rPrChange>
          </w:rPr>
          <w:t>blocked</w:t>
        </w:r>
        <w:r w:rsidRPr="00C22C5A">
          <w:rPr>
            <w:rFonts w:ascii="Courier New" w:hAnsi="Courier New" w:cs="Courier New"/>
            <w:color w:val="0000FF"/>
            <w:sz w:val="18"/>
            <w:szCs w:val="18"/>
            <w:highlight w:val="white"/>
            <w:lang w:eastAsia="en-GB"/>
            <w:rPrChange w:id="1318"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319" w:author="Evain, Jean-Pierre" w:date="2017-06-12T10:42:00Z">
              <w:rPr>
                <w:rFonts w:ascii="Arial" w:hAnsi="Arial" w:cs="Arial"/>
                <w:color w:val="FF0000"/>
                <w:sz w:val="13"/>
                <w:szCs w:val="13"/>
                <w:highlight w:val="white"/>
                <w:lang w:val="fr-CH" w:eastAsia="en-GB"/>
              </w:rPr>
            </w:rPrChange>
          </w:rPr>
          <w:t xml:space="preserve"> type</w:t>
        </w:r>
        <w:r w:rsidRPr="00C22C5A">
          <w:rPr>
            <w:rFonts w:ascii="Courier New" w:hAnsi="Courier New" w:cs="Courier New"/>
            <w:color w:val="0000FF"/>
            <w:sz w:val="18"/>
            <w:szCs w:val="18"/>
            <w:highlight w:val="white"/>
            <w:lang w:eastAsia="en-GB"/>
            <w:rPrChange w:id="1320"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321" w:author="Evain, Jean-Pierre" w:date="2017-06-12T10:42:00Z">
              <w:rPr>
                <w:rFonts w:ascii="Arial" w:hAnsi="Arial" w:cs="Arial"/>
                <w:color w:val="000000"/>
                <w:sz w:val="13"/>
                <w:szCs w:val="13"/>
                <w:highlight w:val="white"/>
                <w:lang w:val="fr-CH" w:eastAsia="en-GB"/>
              </w:rPr>
            </w:rPrChange>
          </w:rPr>
          <w:t>boolean</w:t>
        </w:r>
        <w:r w:rsidRPr="00C22C5A">
          <w:rPr>
            <w:rFonts w:ascii="Courier New" w:hAnsi="Courier New" w:cs="Courier New"/>
            <w:color w:val="0000FF"/>
            <w:sz w:val="18"/>
            <w:szCs w:val="18"/>
            <w:highlight w:val="white"/>
            <w:lang w:eastAsia="en-GB"/>
            <w:rPrChange w:id="1322"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23" w:author="Evain, Jean-Pierre" w:date="2017-06-12T10:41:00Z"/>
          <w:rFonts w:ascii="Courier New" w:hAnsi="Courier New" w:cs="Courier New"/>
          <w:color w:val="000000"/>
          <w:sz w:val="18"/>
          <w:szCs w:val="18"/>
          <w:highlight w:val="white"/>
          <w:lang w:eastAsia="en-GB"/>
          <w:rPrChange w:id="1324" w:author="Evain, Jean-Pierre" w:date="2017-06-12T10:42:00Z">
            <w:rPr>
              <w:ins w:id="1325" w:author="Evain, Jean-Pierre" w:date="2017-06-12T10:41:00Z"/>
              <w:rFonts w:ascii="Arial" w:hAnsi="Arial" w:cs="Arial"/>
              <w:color w:val="000000"/>
              <w:sz w:val="13"/>
              <w:szCs w:val="13"/>
              <w:highlight w:val="white"/>
              <w:lang w:val="fr-CH" w:eastAsia="en-GB"/>
            </w:rPr>
          </w:rPrChange>
        </w:rPr>
        <w:pPrChange w:id="132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27" w:author="Evain, Jean-Pierre" w:date="2017-06-12T10:41:00Z">
        <w:r w:rsidRPr="00C22C5A">
          <w:rPr>
            <w:rFonts w:ascii="Courier New" w:hAnsi="Courier New" w:cs="Courier New"/>
            <w:color w:val="000000"/>
            <w:sz w:val="18"/>
            <w:szCs w:val="18"/>
            <w:highlight w:val="white"/>
            <w:lang w:eastAsia="en-GB"/>
            <w:rPrChange w:id="132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2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3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3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3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3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34"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35" w:author="Evain, Jean-Pierre" w:date="2017-06-12T10:42:00Z">
              <w:rPr>
                <w:rFonts w:ascii="Arial" w:hAnsi="Arial" w:cs="Arial"/>
                <w:color w:val="800000"/>
                <w:sz w:val="13"/>
                <w:szCs w:val="13"/>
                <w:highlight w:val="white"/>
                <w:lang w:val="fr-CH" w:eastAsia="en-GB"/>
              </w:rPr>
            </w:rPrChange>
          </w:rPr>
          <w:t>extension</w:t>
        </w:r>
        <w:r w:rsidRPr="00C22C5A">
          <w:rPr>
            <w:rFonts w:ascii="Courier New" w:hAnsi="Courier New" w:cs="Courier New"/>
            <w:color w:val="0000FF"/>
            <w:sz w:val="18"/>
            <w:szCs w:val="18"/>
            <w:highlight w:val="white"/>
            <w:lang w:eastAsia="en-GB"/>
            <w:rPrChange w:id="1336"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37" w:author="Evain, Jean-Pierre" w:date="2017-06-12T10:41:00Z"/>
          <w:rFonts w:ascii="Courier New" w:hAnsi="Courier New" w:cs="Courier New"/>
          <w:color w:val="000000"/>
          <w:sz w:val="18"/>
          <w:szCs w:val="18"/>
          <w:highlight w:val="white"/>
          <w:lang w:eastAsia="en-GB"/>
          <w:rPrChange w:id="1338" w:author="Evain, Jean-Pierre" w:date="2017-06-12T10:42:00Z">
            <w:rPr>
              <w:ins w:id="1339" w:author="Evain, Jean-Pierre" w:date="2017-06-12T10:41:00Z"/>
              <w:rFonts w:ascii="Arial" w:hAnsi="Arial" w:cs="Arial"/>
              <w:color w:val="000000"/>
              <w:sz w:val="13"/>
              <w:szCs w:val="13"/>
              <w:highlight w:val="white"/>
              <w:lang w:val="fr-CH" w:eastAsia="en-GB"/>
            </w:rPr>
          </w:rPrChange>
        </w:rPr>
        <w:pPrChange w:id="1340"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41" w:author="Evain, Jean-Pierre" w:date="2017-06-12T10:41:00Z">
        <w:r w:rsidRPr="00C22C5A">
          <w:rPr>
            <w:rFonts w:ascii="Courier New" w:hAnsi="Courier New" w:cs="Courier New"/>
            <w:color w:val="000000"/>
            <w:sz w:val="18"/>
            <w:szCs w:val="18"/>
            <w:highlight w:val="white"/>
            <w:lang w:eastAsia="en-GB"/>
            <w:rPrChange w:id="134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4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44"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4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4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47"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48" w:author="Evain, Jean-Pierre" w:date="2017-06-12T10:42:00Z">
              <w:rPr>
                <w:rFonts w:ascii="Arial" w:hAnsi="Arial" w:cs="Arial"/>
                <w:color w:val="800000"/>
                <w:sz w:val="13"/>
                <w:szCs w:val="13"/>
                <w:highlight w:val="white"/>
                <w:lang w:val="fr-CH" w:eastAsia="en-GB"/>
              </w:rPr>
            </w:rPrChange>
          </w:rPr>
          <w:t>complexContent</w:t>
        </w:r>
        <w:r w:rsidRPr="00C22C5A">
          <w:rPr>
            <w:rFonts w:ascii="Courier New" w:hAnsi="Courier New" w:cs="Courier New"/>
            <w:color w:val="0000FF"/>
            <w:sz w:val="18"/>
            <w:szCs w:val="18"/>
            <w:highlight w:val="white"/>
            <w:lang w:eastAsia="en-GB"/>
            <w:rPrChange w:id="1349"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50" w:author="Evain, Jean-Pierre" w:date="2017-06-12T10:41:00Z"/>
          <w:rFonts w:ascii="Courier New" w:hAnsi="Courier New" w:cs="Courier New"/>
          <w:color w:val="000000"/>
          <w:sz w:val="18"/>
          <w:szCs w:val="18"/>
          <w:highlight w:val="white"/>
          <w:lang w:eastAsia="en-GB"/>
          <w:rPrChange w:id="1351" w:author="Evain, Jean-Pierre" w:date="2017-06-12T10:42:00Z">
            <w:rPr>
              <w:ins w:id="1352" w:author="Evain, Jean-Pierre" w:date="2017-06-12T10:41:00Z"/>
              <w:rFonts w:ascii="Arial" w:hAnsi="Arial" w:cs="Arial"/>
              <w:color w:val="000000"/>
              <w:sz w:val="13"/>
              <w:szCs w:val="13"/>
              <w:highlight w:val="white"/>
              <w:lang w:val="fr-CH" w:eastAsia="en-GB"/>
            </w:rPr>
          </w:rPrChange>
        </w:rPr>
        <w:pPrChange w:id="1353"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54" w:author="Evain, Jean-Pierre" w:date="2017-06-12T10:41:00Z">
        <w:r w:rsidRPr="00C22C5A">
          <w:rPr>
            <w:rFonts w:ascii="Courier New" w:hAnsi="Courier New" w:cs="Courier New"/>
            <w:color w:val="000000"/>
            <w:sz w:val="18"/>
            <w:szCs w:val="18"/>
            <w:highlight w:val="white"/>
            <w:lang w:eastAsia="en-GB"/>
            <w:rPrChange w:id="135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5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57"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5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59"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60" w:author="Evain, Jean-Pierre" w:date="2017-06-12T10:42:00Z">
              <w:rPr>
                <w:rFonts w:ascii="Arial" w:hAnsi="Arial" w:cs="Arial"/>
                <w:color w:val="800000"/>
                <w:sz w:val="13"/>
                <w:szCs w:val="13"/>
                <w:highlight w:val="white"/>
                <w:lang w:val="fr-CH" w:eastAsia="en-GB"/>
              </w:rPr>
            </w:rPrChange>
          </w:rPr>
          <w:t>complexType</w:t>
        </w:r>
        <w:r w:rsidRPr="00C22C5A">
          <w:rPr>
            <w:rFonts w:ascii="Courier New" w:hAnsi="Courier New" w:cs="Courier New"/>
            <w:color w:val="0000FF"/>
            <w:sz w:val="18"/>
            <w:szCs w:val="18"/>
            <w:highlight w:val="white"/>
            <w:lang w:eastAsia="en-GB"/>
            <w:rPrChange w:id="1361"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62" w:author="Evain, Jean-Pierre" w:date="2017-06-12T10:41:00Z"/>
          <w:rFonts w:ascii="Courier New" w:hAnsi="Courier New" w:cs="Courier New"/>
          <w:color w:val="000000"/>
          <w:sz w:val="18"/>
          <w:szCs w:val="18"/>
          <w:highlight w:val="white"/>
          <w:lang w:eastAsia="en-GB"/>
          <w:rPrChange w:id="1363" w:author="Evain, Jean-Pierre" w:date="2017-06-12T10:42:00Z">
            <w:rPr>
              <w:ins w:id="1364" w:author="Evain, Jean-Pierre" w:date="2017-06-12T10:41:00Z"/>
              <w:rFonts w:ascii="Arial" w:hAnsi="Arial" w:cs="Arial"/>
              <w:color w:val="000000"/>
              <w:sz w:val="13"/>
              <w:szCs w:val="13"/>
              <w:highlight w:val="white"/>
              <w:lang w:val="fr-CH" w:eastAsia="en-GB"/>
            </w:rPr>
          </w:rPrChange>
        </w:rPr>
        <w:pPrChange w:id="1365"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66" w:author="Evain, Jean-Pierre" w:date="2017-06-12T10:41:00Z">
        <w:r w:rsidRPr="00C22C5A">
          <w:rPr>
            <w:rFonts w:ascii="Courier New" w:hAnsi="Courier New" w:cs="Courier New"/>
            <w:color w:val="000000"/>
            <w:sz w:val="18"/>
            <w:szCs w:val="18"/>
            <w:highlight w:val="white"/>
            <w:lang w:eastAsia="en-GB"/>
            <w:rPrChange w:id="1367"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6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6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70"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71" w:author="Evain, Jean-Pierre" w:date="2017-06-12T10:42:00Z">
              <w:rPr>
                <w:rFonts w:ascii="Arial" w:hAnsi="Arial" w:cs="Arial"/>
                <w:color w:val="800000"/>
                <w:sz w:val="13"/>
                <w:szCs w:val="13"/>
                <w:highlight w:val="white"/>
                <w:lang w:val="fr-CH" w:eastAsia="en-GB"/>
              </w:rPr>
            </w:rPrChange>
          </w:rPr>
          <w:t>element</w:t>
        </w:r>
        <w:r w:rsidRPr="00C22C5A">
          <w:rPr>
            <w:rFonts w:ascii="Courier New" w:hAnsi="Courier New" w:cs="Courier New"/>
            <w:color w:val="0000FF"/>
            <w:sz w:val="18"/>
            <w:szCs w:val="18"/>
            <w:highlight w:val="white"/>
            <w:lang w:eastAsia="en-GB"/>
            <w:rPrChange w:id="1372"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73" w:author="Evain, Jean-Pierre" w:date="2017-06-12T10:41:00Z"/>
          <w:rFonts w:ascii="Courier New" w:hAnsi="Courier New" w:cs="Courier New"/>
          <w:color w:val="000000"/>
          <w:sz w:val="18"/>
          <w:szCs w:val="18"/>
          <w:highlight w:val="white"/>
          <w:lang w:eastAsia="en-GB"/>
          <w:rPrChange w:id="1374" w:author="Evain, Jean-Pierre" w:date="2017-06-12T10:42:00Z">
            <w:rPr>
              <w:ins w:id="1375" w:author="Evain, Jean-Pierre" w:date="2017-06-12T10:41:00Z"/>
              <w:rFonts w:ascii="Arial" w:hAnsi="Arial" w:cs="Arial"/>
              <w:color w:val="000000"/>
              <w:sz w:val="13"/>
              <w:szCs w:val="13"/>
              <w:highlight w:val="white"/>
              <w:lang w:val="fr-CH" w:eastAsia="en-GB"/>
            </w:rPr>
          </w:rPrChange>
        </w:rPr>
        <w:pPrChange w:id="137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77" w:author="Evain, Jean-Pierre" w:date="2017-06-12T10:41:00Z">
        <w:r w:rsidRPr="00C22C5A">
          <w:rPr>
            <w:rFonts w:ascii="Courier New" w:hAnsi="Courier New" w:cs="Courier New"/>
            <w:color w:val="000000"/>
            <w:sz w:val="18"/>
            <w:szCs w:val="18"/>
            <w:highlight w:val="white"/>
            <w:lang w:eastAsia="en-GB"/>
            <w:rPrChange w:id="137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7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8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381"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382" w:author="Evain, Jean-Pierre" w:date="2017-06-12T10:42:00Z">
              <w:rPr>
                <w:rFonts w:ascii="Arial" w:hAnsi="Arial" w:cs="Arial"/>
                <w:color w:val="800000"/>
                <w:sz w:val="13"/>
                <w:szCs w:val="13"/>
                <w:highlight w:val="white"/>
                <w:lang w:val="fr-CH" w:eastAsia="en-GB"/>
              </w:rPr>
            </w:rPrChange>
          </w:rPr>
          <w:t>element</w:t>
        </w:r>
        <w:r w:rsidRPr="00C22C5A">
          <w:rPr>
            <w:rFonts w:ascii="Courier New" w:hAnsi="Courier New" w:cs="Courier New"/>
            <w:color w:val="FF0000"/>
            <w:sz w:val="18"/>
            <w:szCs w:val="18"/>
            <w:highlight w:val="white"/>
            <w:lang w:eastAsia="en-GB"/>
            <w:rPrChange w:id="1383"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384"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385" w:author="Evain, Jean-Pierre" w:date="2017-06-12T10:42:00Z">
              <w:rPr>
                <w:rFonts w:ascii="Arial" w:hAnsi="Arial" w:cs="Arial"/>
                <w:color w:val="000000"/>
                <w:sz w:val="13"/>
                <w:szCs w:val="13"/>
                <w:highlight w:val="white"/>
                <w:lang w:val="fr-CH" w:eastAsia="en-GB"/>
              </w:rPr>
            </w:rPrChange>
          </w:rPr>
          <w:t>AccessStatus</w:t>
        </w:r>
        <w:r w:rsidRPr="00C22C5A">
          <w:rPr>
            <w:rFonts w:ascii="Courier New" w:hAnsi="Courier New" w:cs="Courier New"/>
            <w:color w:val="0000FF"/>
            <w:sz w:val="18"/>
            <w:szCs w:val="18"/>
            <w:highlight w:val="white"/>
            <w:lang w:eastAsia="en-GB"/>
            <w:rPrChange w:id="1386"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387" w:author="Evain, Jean-Pierre" w:date="2017-06-12T10:42:00Z">
              <w:rPr>
                <w:rFonts w:ascii="Arial" w:hAnsi="Arial" w:cs="Arial"/>
                <w:color w:val="FF0000"/>
                <w:sz w:val="13"/>
                <w:szCs w:val="13"/>
                <w:highlight w:val="white"/>
                <w:lang w:val="fr-CH" w:eastAsia="en-GB"/>
              </w:rPr>
            </w:rPrChange>
          </w:rPr>
          <w:t xml:space="preserve"> minOccurs</w:t>
        </w:r>
        <w:r w:rsidRPr="00C22C5A">
          <w:rPr>
            <w:rFonts w:ascii="Courier New" w:hAnsi="Courier New" w:cs="Courier New"/>
            <w:color w:val="0000FF"/>
            <w:sz w:val="18"/>
            <w:szCs w:val="18"/>
            <w:highlight w:val="white"/>
            <w:lang w:eastAsia="en-GB"/>
            <w:rPrChange w:id="1388"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389" w:author="Evain, Jean-Pierre" w:date="2017-06-12T10:42:00Z">
              <w:rPr>
                <w:rFonts w:ascii="Arial" w:hAnsi="Arial" w:cs="Arial"/>
                <w:color w:val="000000"/>
                <w:sz w:val="13"/>
                <w:szCs w:val="13"/>
                <w:highlight w:val="white"/>
                <w:lang w:val="fr-CH" w:eastAsia="en-GB"/>
              </w:rPr>
            </w:rPrChange>
          </w:rPr>
          <w:t>0</w:t>
        </w:r>
        <w:r w:rsidRPr="00C22C5A">
          <w:rPr>
            <w:rFonts w:ascii="Courier New" w:hAnsi="Courier New" w:cs="Courier New"/>
            <w:color w:val="0000FF"/>
            <w:sz w:val="18"/>
            <w:szCs w:val="18"/>
            <w:highlight w:val="white"/>
            <w:lang w:eastAsia="en-GB"/>
            <w:rPrChange w:id="1390"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391" w:author="Evain, Jean-Pierre" w:date="2017-06-12T10:41:00Z"/>
          <w:rFonts w:ascii="Courier New" w:hAnsi="Courier New" w:cs="Courier New"/>
          <w:color w:val="000000"/>
          <w:sz w:val="18"/>
          <w:szCs w:val="18"/>
          <w:highlight w:val="white"/>
          <w:lang w:eastAsia="en-GB"/>
          <w:rPrChange w:id="1392" w:author="Evain, Jean-Pierre" w:date="2017-06-12T10:42:00Z">
            <w:rPr>
              <w:ins w:id="1393" w:author="Evain, Jean-Pierre" w:date="2017-06-12T10:41:00Z"/>
              <w:rFonts w:ascii="Arial" w:hAnsi="Arial" w:cs="Arial"/>
              <w:color w:val="000000"/>
              <w:sz w:val="13"/>
              <w:szCs w:val="13"/>
              <w:highlight w:val="white"/>
              <w:lang w:val="fr-CH" w:eastAsia="en-GB"/>
            </w:rPr>
          </w:rPrChange>
        </w:rPr>
        <w:pPrChange w:id="1394"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395" w:author="Evain, Jean-Pierre" w:date="2017-06-12T10:41:00Z">
        <w:r w:rsidRPr="00C22C5A">
          <w:rPr>
            <w:rFonts w:ascii="Courier New" w:hAnsi="Courier New" w:cs="Courier New"/>
            <w:color w:val="000000"/>
            <w:sz w:val="18"/>
            <w:szCs w:val="18"/>
            <w:highlight w:val="white"/>
            <w:lang w:eastAsia="en-GB"/>
            <w:rPrChange w:id="139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97"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9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39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00"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eastAsia="en-GB"/>
            <w:rPrChange w:id="1401" w:author="Evain, Jean-Pierre" w:date="2017-06-12T10:42:00Z">
              <w:rPr>
                <w:rFonts w:ascii="Arial" w:hAnsi="Arial" w:cs="Arial"/>
                <w:color w:val="800000"/>
                <w:sz w:val="13"/>
                <w:szCs w:val="13"/>
                <w:highlight w:val="white"/>
                <w:lang w:val="fr-CH" w:eastAsia="en-GB"/>
              </w:rPr>
            </w:rPrChange>
          </w:rPr>
          <w:t>complexType</w:t>
        </w:r>
        <w:proofErr w:type="gramEnd"/>
        <w:r w:rsidRPr="00C22C5A">
          <w:rPr>
            <w:rFonts w:ascii="Courier New" w:hAnsi="Courier New" w:cs="Courier New"/>
            <w:color w:val="0000FF"/>
            <w:sz w:val="18"/>
            <w:szCs w:val="18"/>
            <w:highlight w:val="white"/>
            <w:lang w:eastAsia="en-GB"/>
            <w:rPrChange w:id="1402"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03" w:author="Evain, Jean-Pierre" w:date="2017-06-12T10:41:00Z"/>
          <w:rFonts w:ascii="Courier New" w:hAnsi="Courier New" w:cs="Courier New"/>
          <w:color w:val="000000"/>
          <w:sz w:val="18"/>
          <w:szCs w:val="18"/>
          <w:highlight w:val="white"/>
          <w:lang w:eastAsia="en-GB"/>
          <w:rPrChange w:id="1404" w:author="Evain, Jean-Pierre" w:date="2017-06-12T10:42:00Z">
            <w:rPr>
              <w:ins w:id="1405" w:author="Evain, Jean-Pierre" w:date="2017-06-12T10:41:00Z"/>
              <w:rFonts w:ascii="Arial" w:hAnsi="Arial" w:cs="Arial"/>
              <w:color w:val="000000"/>
              <w:sz w:val="13"/>
              <w:szCs w:val="13"/>
              <w:highlight w:val="white"/>
              <w:lang w:val="fr-CH" w:eastAsia="en-GB"/>
            </w:rPr>
          </w:rPrChange>
        </w:rPr>
        <w:pPrChange w:id="140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07" w:author="Evain, Jean-Pierre" w:date="2017-06-12T10:41:00Z">
        <w:r w:rsidRPr="00C22C5A">
          <w:rPr>
            <w:rFonts w:ascii="Courier New" w:hAnsi="Courier New" w:cs="Courier New"/>
            <w:color w:val="000000"/>
            <w:sz w:val="18"/>
            <w:szCs w:val="18"/>
            <w:highlight w:val="white"/>
            <w:lang w:eastAsia="en-GB"/>
            <w:rPrChange w:id="140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0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1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1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1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13"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414" w:author="Evain, Jean-Pierre" w:date="2017-06-12T10:42:00Z">
              <w:rPr>
                <w:rFonts w:ascii="Arial" w:hAnsi="Arial" w:cs="Arial"/>
                <w:color w:val="800000"/>
                <w:sz w:val="13"/>
                <w:szCs w:val="13"/>
                <w:highlight w:val="white"/>
                <w:lang w:val="fr-CH" w:eastAsia="en-GB"/>
              </w:rPr>
            </w:rPrChange>
          </w:rPr>
          <w:t>attribute</w:t>
        </w:r>
        <w:r w:rsidRPr="00C22C5A">
          <w:rPr>
            <w:rFonts w:ascii="Courier New" w:hAnsi="Courier New" w:cs="Courier New"/>
            <w:color w:val="FF0000"/>
            <w:sz w:val="18"/>
            <w:szCs w:val="18"/>
            <w:highlight w:val="white"/>
            <w:lang w:eastAsia="en-GB"/>
            <w:rPrChange w:id="1415"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416"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417" w:author="Evain, Jean-Pierre" w:date="2017-06-12T10:42:00Z">
              <w:rPr>
                <w:rFonts w:ascii="Arial" w:hAnsi="Arial" w:cs="Arial"/>
                <w:color w:val="000000"/>
                <w:sz w:val="13"/>
                <w:szCs w:val="13"/>
                <w:highlight w:val="white"/>
                <w:lang w:val="fr-CH" w:eastAsia="en-GB"/>
              </w:rPr>
            </w:rPrChange>
          </w:rPr>
          <w:t>blocked</w:t>
        </w:r>
        <w:r w:rsidRPr="00C22C5A">
          <w:rPr>
            <w:rFonts w:ascii="Courier New" w:hAnsi="Courier New" w:cs="Courier New"/>
            <w:color w:val="0000FF"/>
            <w:sz w:val="18"/>
            <w:szCs w:val="18"/>
            <w:highlight w:val="white"/>
            <w:lang w:eastAsia="en-GB"/>
            <w:rPrChange w:id="1418"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419" w:author="Evain, Jean-Pierre" w:date="2017-06-12T10:42:00Z">
              <w:rPr>
                <w:rFonts w:ascii="Arial" w:hAnsi="Arial" w:cs="Arial"/>
                <w:color w:val="FF0000"/>
                <w:sz w:val="13"/>
                <w:szCs w:val="13"/>
                <w:highlight w:val="white"/>
                <w:lang w:val="fr-CH" w:eastAsia="en-GB"/>
              </w:rPr>
            </w:rPrChange>
          </w:rPr>
          <w:t xml:space="preserve"> type</w:t>
        </w:r>
        <w:r w:rsidRPr="00C22C5A">
          <w:rPr>
            <w:rFonts w:ascii="Courier New" w:hAnsi="Courier New" w:cs="Courier New"/>
            <w:color w:val="0000FF"/>
            <w:sz w:val="18"/>
            <w:szCs w:val="18"/>
            <w:highlight w:val="white"/>
            <w:lang w:eastAsia="en-GB"/>
            <w:rPrChange w:id="1420"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421" w:author="Evain, Jean-Pierre" w:date="2017-06-12T10:42:00Z">
              <w:rPr>
                <w:rFonts w:ascii="Arial" w:hAnsi="Arial" w:cs="Arial"/>
                <w:color w:val="000000"/>
                <w:sz w:val="13"/>
                <w:szCs w:val="13"/>
                <w:highlight w:val="white"/>
                <w:lang w:val="fr-CH" w:eastAsia="en-GB"/>
              </w:rPr>
            </w:rPrChange>
          </w:rPr>
          <w:t>boolean</w:t>
        </w:r>
        <w:r w:rsidRPr="00C22C5A">
          <w:rPr>
            <w:rFonts w:ascii="Courier New" w:hAnsi="Courier New" w:cs="Courier New"/>
            <w:color w:val="0000FF"/>
            <w:sz w:val="18"/>
            <w:szCs w:val="18"/>
            <w:highlight w:val="white"/>
            <w:lang w:eastAsia="en-GB"/>
            <w:rPrChange w:id="1422"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23" w:author="Evain, Jean-Pierre" w:date="2017-06-12T10:41:00Z"/>
          <w:rFonts w:ascii="Courier New" w:hAnsi="Courier New" w:cs="Courier New"/>
          <w:color w:val="000000"/>
          <w:sz w:val="18"/>
          <w:szCs w:val="18"/>
          <w:highlight w:val="white"/>
          <w:lang w:eastAsia="en-GB"/>
          <w:rPrChange w:id="1424" w:author="Evain, Jean-Pierre" w:date="2017-06-12T10:42:00Z">
            <w:rPr>
              <w:ins w:id="1425" w:author="Evain, Jean-Pierre" w:date="2017-06-12T10:41:00Z"/>
              <w:rFonts w:ascii="Arial" w:hAnsi="Arial" w:cs="Arial"/>
              <w:color w:val="000000"/>
              <w:sz w:val="13"/>
              <w:szCs w:val="13"/>
              <w:highlight w:val="white"/>
              <w:lang w:val="fr-CH" w:eastAsia="en-GB"/>
            </w:rPr>
          </w:rPrChange>
        </w:rPr>
        <w:pPrChange w:id="142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27" w:author="Evain, Jean-Pierre" w:date="2017-06-12T10:41:00Z">
        <w:r w:rsidRPr="00C22C5A">
          <w:rPr>
            <w:rFonts w:ascii="Courier New" w:hAnsi="Courier New" w:cs="Courier New"/>
            <w:color w:val="000000"/>
            <w:sz w:val="18"/>
            <w:szCs w:val="18"/>
            <w:highlight w:val="white"/>
            <w:lang w:eastAsia="en-GB"/>
            <w:rPrChange w:id="142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2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3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3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32"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433" w:author="Evain, Jean-Pierre" w:date="2017-06-12T10:42:00Z">
              <w:rPr>
                <w:rFonts w:ascii="Arial" w:hAnsi="Arial" w:cs="Arial"/>
                <w:color w:val="800000"/>
                <w:sz w:val="13"/>
                <w:szCs w:val="13"/>
                <w:highlight w:val="white"/>
                <w:lang w:val="fr-CH" w:eastAsia="en-GB"/>
              </w:rPr>
            </w:rPrChange>
          </w:rPr>
          <w:t>complexType</w:t>
        </w:r>
        <w:r w:rsidRPr="00C22C5A">
          <w:rPr>
            <w:rFonts w:ascii="Courier New" w:hAnsi="Courier New" w:cs="Courier New"/>
            <w:color w:val="0000FF"/>
            <w:sz w:val="18"/>
            <w:szCs w:val="18"/>
            <w:highlight w:val="white"/>
            <w:lang w:eastAsia="en-GB"/>
            <w:rPrChange w:id="1434"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35" w:author="Evain, Jean-Pierre" w:date="2017-06-12T10:41:00Z"/>
          <w:rFonts w:ascii="Courier New" w:hAnsi="Courier New" w:cs="Courier New"/>
          <w:color w:val="000000"/>
          <w:sz w:val="18"/>
          <w:szCs w:val="18"/>
          <w:highlight w:val="white"/>
          <w:lang w:eastAsia="en-GB"/>
          <w:rPrChange w:id="1436" w:author="Evain, Jean-Pierre" w:date="2017-06-12T10:42:00Z">
            <w:rPr>
              <w:ins w:id="1437" w:author="Evain, Jean-Pierre" w:date="2017-06-12T10:41:00Z"/>
              <w:rFonts w:ascii="Arial" w:hAnsi="Arial" w:cs="Arial"/>
              <w:color w:val="000000"/>
              <w:sz w:val="13"/>
              <w:szCs w:val="13"/>
              <w:highlight w:val="white"/>
              <w:lang w:val="fr-CH" w:eastAsia="en-GB"/>
            </w:rPr>
          </w:rPrChange>
        </w:rPr>
        <w:pPrChange w:id="1438"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39" w:author="Evain, Jean-Pierre" w:date="2017-06-12T10:41:00Z">
        <w:r w:rsidRPr="00C22C5A">
          <w:rPr>
            <w:rFonts w:ascii="Courier New" w:hAnsi="Courier New" w:cs="Courier New"/>
            <w:color w:val="000000"/>
            <w:sz w:val="18"/>
            <w:szCs w:val="18"/>
            <w:highlight w:val="white"/>
            <w:lang w:eastAsia="en-GB"/>
            <w:rPrChange w:id="144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4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4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43"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444" w:author="Evain, Jean-Pierre" w:date="2017-06-12T10:42:00Z">
              <w:rPr>
                <w:rFonts w:ascii="Arial" w:hAnsi="Arial" w:cs="Arial"/>
                <w:color w:val="800000"/>
                <w:sz w:val="13"/>
                <w:szCs w:val="13"/>
                <w:highlight w:val="white"/>
                <w:lang w:val="fr-CH" w:eastAsia="en-GB"/>
              </w:rPr>
            </w:rPrChange>
          </w:rPr>
          <w:t>element</w:t>
        </w:r>
        <w:r w:rsidRPr="00C22C5A">
          <w:rPr>
            <w:rFonts w:ascii="Courier New" w:hAnsi="Courier New" w:cs="Courier New"/>
            <w:color w:val="0000FF"/>
            <w:sz w:val="18"/>
            <w:szCs w:val="18"/>
            <w:highlight w:val="white"/>
            <w:lang w:eastAsia="en-GB"/>
            <w:rPrChange w:id="1445"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46" w:author="Evain, Jean-Pierre" w:date="2017-06-12T10:41:00Z"/>
          <w:rFonts w:ascii="Courier New" w:hAnsi="Courier New" w:cs="Courier New"/>
          <w:color w:val="000000"/>
          <w:sz w:val="18"/>
          <w:szCs w:val="18"/>
          <w:highlight w:val="white"/>
          <w:lang w:eastAsia="en-GB"/>
          <w:rPrChange w:id="1447" w:author="Evain, Jean-Pierre" w:date="2017-06-12T10:42:00Z">
            <w:rPr>
              <w:ins w:id="1448" w:author="Evain, Jean-Pierre" w:date="2017-06-12T10:41:00Z"/>
              <w:rFonts w:ascii="Arial" w:hAnsi="Arial" w:cs="Arial"/>
              <w:color w:val="000000"/>
              <w:sz w:val="13"/>
              <w:szCs w:val="13"/>
              <w:highlight w:val="white"/>
              <w:lang w:val="fr-CH" w:eastAsia="en-GB"/>
            </w:rPr>
          </w:rPrChange>
        </w:rPr>
        <w:pPrChange w:id="1449"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50" w:author="Evain, Jean-Pierre" w:date="2017-06-12T10:41:00Z">
        <w:r w:rsidRPr="00C22C5A">
          <w:rPr>
            <w:rFonts w:ascii="Courier New" w:hAnsi="Courier New" w:cs="Courier New"/>
            <w:color w:val="000000"/>
            <w:sz w:val="18"/>
            <w:szCs w:val="18"/>
            <w:highlight w:val="white"/>
            <w:lang w:eastAsia="en-GB"/>
            <w:rPrChange w:id="145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5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5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54"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455" w:author="Evain, Jean-Pierre" w:date="2017-06-12T10:42:00Z">
              <w:rPr>
                <w:rFonts w:ascii="Arial" w:hAnsi="Arial" w:cs="Arial"/>
                <w:color w:val="800000"/>
                <w:sz w:val="13"/>
                <w:szCs w:val="13"/>
                <w:highlight w:val="white"/>
                <w:lang w:val="fr-CH" w:eastAsia="en-GB"/>
              </w:rPr>
            </w:rPrChange>
          </w:rPr>
          <w:t>element</w:t>
        </w:r>
        <w:r w:rsidRPr="00C22C5A">
          <w:rPr>
            <w:rFonts w:ascii="Courier New" w:hAnsi="Courier New" w:cs="Courier New"/>
            <w:color w:val="FF0000"/>
            <w:sz w:val="18"/>
            <w:szCs w:val="18"/>
            <w:highlight w:val="white"/>
            <w:lang w:eastAsia="en-GB"/>
            <w:rPrChange w:id="1456"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457"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458" w:author="Evain, Jean-Pierre" w:date="2017-06-12T10:42:00Z">
              <w:rPr>
                <w:rFonts w:ascii="Arial" w:hAnsi="Arial" w:cs="Arial"/>
                <w:color w:val="000000"/>
                <w:sz w:val="13"/>
                <w:szCs w:val="13"/>
                <w:highlight w:val="white"/>
                <w:lang w:val="fr-CH" w:eastAsia="en-GB"/>
              </w:rPr>
            </w:rPrChange>
          </w:rPr>
          <w:t>AccessSetting</w:t>
        </w:r>
        <w:r w:rsidRPr="00C22C5A">
          <w:rPr>
            <w:rFonts w:ascii="Courier New" w:hAnsi="Courier New" w:cs="Courier New"/>
            <w:color w:val="0000FF"/>
            <w:sz w:val="18"/>
            <w:szCs w:val="18"/>
            <w:highlight w:val="white"/>
            <w:lang w:eastAsia="en-GB"/>
            <w:rPrChange w:id="1459"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460" w:author="Evain, Jean-Pierre" w:date="2017-06-12T10:42:00Z">
              <w:rPr>
                <w:rFonts w:ascii="Arial" w:hAnsi="Arial" w:cs="Arial"/>
                <w:color w:val="FF0000"/>
                <w:sz w:val="13"/>
                <w:szCs w:val="13"/>
                <w:highlight w:val="white"/>
                <w:lang w:val="fr-CH" w:eastAsia="en-GB"/>
              </w:rPr>
            </w:rPrChange>
          </w:rPr>
          <w:t xml:space="preserve"> minOccurs</w:t>
        </w:r>
        <w:r w:rsidRPr="00C22C5A">
          <w:rPr>
            <w:rFonts w:ascii="Courier New" w:hAnsi="Courier New" w:cs="Courier New"/>
            <w:color w:val="0000FF"/>
            <w:sz w:val="18"/>
            <w:szCs w:val="18"/>
            <w:highlight w:val="white"/>
            <w:lang w:eastAsia="en-GB"/>
            <w:rPrChange w:id="1461"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462" w:author="Evain, Jean-Pierre" w:date="2017-06-12T10:42:00Z">
              <w:rPr>
                <w:rFonts w:ascii="Arial" w:hAnsi="Arial" w:cs="Arial"/>
                <w:color w:val="000000"/>
                <w:sz w:val="13"/>
                <w:szCs w:val="13"/>
                <w:highlight w:val="white"/>
                <w:lang w:val="fr-CH" w:eastAsia="en-GB"/>
              </w:rPr>
            </w:rPrChange>
          </w:rPr>
          <w:t>0</w:t>
        </w:r>
        <w:r w:rsidRPr="00C22C5A">
          <w:rPr>
            <w:rFonts w:ascii="Courier New" w:hAnsi="Courier New" w:cs="Courier New"/>
            <w:color w:val="0000FF"/>
            <w:sz w:val="18"/>
            <w:szCs w:val="18"/>
            <w:highlight w:val="white"/>
            <w:lang w:eastAsia="en-GB"/>
            <w:rPrChange w:id="1463"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464" w:author="Evain, Jean-Pierre" w:date="2017-06-12T10:42:00Z">
              <w:rPr>
                <w:rFonts w:ascii="Arial" w:hAnsi="Arial" w:cs="Arial"/>
                <w:color w:val="FF0000"/>
                <w:sz w:val="13"/>
                <w:szCs w:val="13"/>
                <w:highlight w:val="white"/>
                <w:lang w:val="fr-CH" w:eastAsia="en-GB"/>
              </w:rPr>
            </w:rPrChange>
          </w:rPr>
          <w:t xml:space="preserve"> maxOccurs</w:t>
        </w:r>
        <w:r w:rsidRPr="00C22C5A">
          <w:rPr>
            <w:rFonts w:ascii="Courier New" w:hAnsi="Courier New" w:cs="Courier New"/>
            <w:color w:val="0000FF"/>
            <w:sz w:val="18"/>
            <w:szCs w:val="18"/>
            <w:highlight w:val="white"/>
            <w:lang w:eastAsia="en-GB"/>
            <w:rPrChange w:id="1465"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466" w:author="Evain, Jean-Pierre" w:date="2017-06-12T10:42:00Z">
              <w:rPr>
                <w:rFonts w:ascii="Arial" w:hAnsi="Arial" w:cs="Arial"/>
                <w:color w:val="000000"/>
                <w:sz w:val="13"/>
                <w:szCs w:val="13"/>
                <w:highlight w:val="white"/>
                <w:lang w:val="fr-CH" w:eastAsia="en-GB"/>
              </w:rPr>
            </w:rPrChange>
          </w:rPr>
          <w:t>unbounded</w:t>
        </w:r>
        <w:r w:rsidRPr="00C22C5A">
          <w:rPr>
            <w:rFonts w:ascii="Courier New" w:hAnsi="Courier New" w:cs="Courier New"/>
            <w:color w:val="0000FF"/>
            <w:sz w:val="18"/>
            <w:szCs w:val="18"/>
            <w:highlight w:val="white"/>
            <w:lang w:eastAsia="en-GB"/>
            <w:rPrChange w:id="1467"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68" w:author="Evain, Jean-Pierre" w:date="2017-06-12T10:41:00Z"/>
          <w:rFonts w:ascii="Courier New" w:hAnsi="Courier New" w:cs="Courier New"/>
          <w:color w:val="000000"/>
          <w:sz w:val="18"/>
          <w:szCs w:val="18"/>
          <w:highlight w:val="white"/>
          <w:lang w:eastAsia="en-GB"/>
          <w:rPrChange w:id="1469" w:author="Evain, Jean-Pierre" w:date="2017-06-12T10:42:00Z">
            <w:rPr>
              <w:ins w:id="1470" w:author="Evain, Jean-Pierre" w:date="2017-06-12T10:41:00Z"/>
              <w:rFonts w:ascii="Arial" w:hAnsi="Arial" w:cs="Arial"/>
              <w:color w:val="000000"/>
              <w:sz w:val="13"/>
              <w:szCs w:val="13"/>
              <w:highlight w:val="white"/>
              <w:lang w:val="fr-CH" w:eastAsia="en-GB"/>
            </w:rPr>
          </w:rPrChange>
        </w:rPr>
        <w:pPrChange w:id="1471"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72" w:author="Evain, Jean-Pierre" w:date="2017-06-12T10:41:00Z">
        <w:r w:rsidRPr="00C22C5A">
          <w:rPr>
            <w:rFonts w:ascii="Courier New" w:hAnsi="Courier New" w:cs="Courier New"/>
            <w:color w:val="000000"/>
            <w:sz w:val="18"/>
            <w:szCs w:val="18"/>
            <w:highlight w:val="white"/>
            <w:lang w:eastAsia="en-GB"/>
            <w:rPrChange w:id="147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74"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7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7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77"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eastAsia="en-GB"/>
            <w:rPrChange w:id="1478" w:author="Evain, Jean-Pierre" w:date="2017-06-12T10:42:00Z">
              <w:rPr>
                <w:rFonts w:ascii="Arial" w:hAnsi="Arial" w:cs="Arial"/>
                <w:color w:val="800000"/>
                <w:sz w:val="13"/>
                <w:szCs w:val="13"/>
                <w:highlight w:val="white"/>
                <w:lang w:val="fr-CH" w:eastAsia="en-GB"/>
              </w:rPr>
            </w:rPrChange>
          </w:rPr>
          <w:t>complexType</w:t>
        </w:r>
        <w:proofErr w:type="gramEnd"/>
        <w:r w:rsidRPr="00C22C5A">
          <w:rPr>
            <w:rFonts w:ascii="Courier New" w:hAnsi="Courier New" w:cs="Courier New"/>
            <w:color w:val="0000FF"/>
            <w:sz w:val="18"/>
            <w:szCs w:val="18"/>
            <w:highlight w:val="white"/>
            <w:lang w:eastAsia="en-GB"/>
            <w:rPrChange w:id="1479"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80" w:author="Evain, Jean-Pierre" w:date="2017-06-12T10:41:00Z"/>
          <w:rFonts w:ascii="Courier New" w:hAnsi="Courier New" w:cs="Courier New"/>
          <w:color w:val="000000"/>
          <w:sz w:val="18"/>
          <w:szCs w:val="18"/>
          <w:highlight w:val="white"/>
          <w:lang w:eastAsia="en-GB"/>
          <w:rPrChange w:id="1481" w:author="Evain, Jean-Pierre" w:date="2017-06-12T10:42:00Z">
            <w:rPr>
              <w:ins w:id="1482" w:author="Evain, Jean-Pierre" w:date="2017-06-12T10:41:00Z"/>
              <w:rFonts w:ascii="Arial" w:hAnsi="Arial" w:cs="Arial"/>
              <w:color w:val="000000"/>
              <w:sz w:val="13"/>
              <w:szCs w:val="13"/>
              <w:highlight w:val="white"/>
              <w:lang w:val="fr-CH" w:eastAsia="en-GB"/>
            </w:rPr>
          </w:rPrChange>
        </w:rPr>
        <w:pPrChange w:id="1483"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84" w:author="Evain, Jean-Pierre" w:date="2017-06-12T10:41:00Z">
        <w:r w:rsidRPr="00C22C5A">
          <w:rPr>
            <w:rFonts w:ascii="Courier New" w:hAnsi="Courier New" w:cs="Courier New"/>
            <w:color w:val="000000"/>
            <w:sz w:val="18"/>
            <w:szCs w:val="18"/>
            <w:highlight w:val="white"/>
            <w:lang w:eastAsia="en-GB"/>
            <w:rPrChange w:id="1485" w:author="Evain, Jean-Pierre" w:date="2017-06-12T10:42:00Z">
              <w:rPr>
                <w:rFonts w:ascii="Arial" w:hAnsi="Arial" w:cs="Arial"/>
                <w:color w:val="000000"/>
                <w:sz w:val="13"/>
                <w:szCs w:val="13"/>
                <w:highlight w:val="white"/>
                <w:lang w:val="fr-CH" w:eastAsia="en-GB"/>
              </w:rPr>
            </w:rPrChange>
          </w:rPr>
          <w:lastRenderedPageBreak/>
          <w:tab/>
        </w:r>
        <w:r w:rsidRPr="00C22C5A">
          <w:rPr>
            <w:rFonts w:ascii="Courier New" w:hAnsi="Courier New" w:cs="Courier New"/>
            <w:color w:val="000000"/>
            <w:sz w:val="18"/>
            <w:szCs w:val="18"/>
            <w:highlight w:val="white"/>
            <w:lang w:eastAsia="en-GB"/>
            <w:rPrChange w:id="148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87"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8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8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490"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eastAsia="en-GB"/>
            <w:rPrChange w:id="1491" w:author="Evain, Jean-Pierre" w:date="2017-06-12T10:42:00Z">
              <w:rPr>
                <w:rFonts w:ascii="Arial" w:hAnsi="Arial" w:cs="Arial"/>
                <w:color w:val="800000"/>
                <w:sz w:val="13"/>
                <w:szCs w:val="13"/>
                <w:highlight w:val="white"/>
                <w:lang w:val="fr-CH" w:eastAsia="en-GB"/>
              </w:rPr>
            </w:rPrChange>
          </w:rPr>
          <w:t>sequence</w:t>
        </w:r>
        <w:proofErr w:type="gramEnd"/>
        <w:r w:rsidRPr="00C22C5A">
          <w:rPr>
            <w:rFonts w:ascii="Courier New" w:hAnsi="Courier New" w:cs="Courier New"/>
            <w:color w:val="0000FF"/>
            <w:sz w:val="18"/>
            <w:szCs w:val="18"/>
            <w:highlight w:val="white"/>
            <w:lang w:eastAsia="en-GB"/>
            <w:rPrChange w:id="1492"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493" w:author="Evain, Jean-Pierre" w:date="2017-06-12T10:41:00Z"/>
          <w:rFonts w:ascii="Courier New" w:hAnsi="Courier New" w:cs="Courier New"/>
          <w:color w:val="000000"/>
          <w:sz w:val="18"/>
          <w:szCs w:val="18"/>
          <w:highlight w:val="white"/>
          <w:lang w:eastAsia="en-GB"/>
          <w:rPrChange w:id="1494" w:author="Evain, Jean-Pierre" w:date="2017-06-12T10:42:00Z">
            <w:rPr>
              <w:ins w:id="1495" w:author="Evain, Jean-Pierre" w:date="2017-06-12T10:41:00Z"/>
              <w:rFonts w:ascii="Arial" w:hAnsi="Arial" w:cs="Arial"/>
              <w:color w:val="000000"/>
              <w:sz w:val="13"/>
              <w:szCs w:val="13"/>
              <w:highlight w:val="white"/>
              <w:lang w:val="fr-CH" w:eastAsia="en-GB"/>
            </w:rPr>
          </w:rPrChange>
        </w:rPr>
        <w:pPrChange w:id="1496"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497" w:author="Evain, Jean-Pierre" w:date="2017-06-12T10:41:00Z">
        <w:r w:rsidRPr="00C22C5A">
          <w:rPr>
            <w:rFonts w:ascii="Courier New" w:hAnsi="Courier New" w:cs="Courier New"/>
            <w:color w:val="000000"/>
            <w:sz w:val="18"/>
            <w:szCs w:val="18"/>
            <w:highlight w:val="white"/>
            <w:lang w:eastAsia="en-GB"/>
            <w:rPrChange w:id="1498"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49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0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0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0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0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504"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505" w:author="Evain, Jean-Pierre" w:date="2017-06-12T10:42:00Z">
              <w:rPr>
                <w:rFonts w:ascii="Arial" w:hAnsi="Arial" w:cs="Arial"/>
                <w:color w:val="800000"/>
                <w:sz w:val="13"/>
                <w:szCs w:val="13"/>
                <w:highlight w:val="white"/>
                <w:lang w:val="fr-CH" w:eastAsia="en-GB"/>
              </w:rPr>
            </w:rPrChange>
          </w:rPr>
          <w:t>element</w:t>
        </w:r>
        <w:r w:rsidRPr="00C22C5A">
          <w:rPr>
            <w:rFonts w:ascii="Courier New" w:hAnsi="Courier New" w:cs="Courier New"/>
            <w:color w:val="FF0000"/>
            <w:sz w:val="18"/>
            <w:szCs w:val="18"/>
            <w:highlight w:val="white"/>
            <w:lang w:eastAsia="en-GB"/>
            <w:rPrChange w:id="1506"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507"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508" w:author="Evain, Jean-Pierre" w:date="2017-06-12T10:42:00Z">
              <w:rPr>
                <w:rFonts w:ascii="Arial" w:hAnsi="Arial" w:cs="Arial"/>
                <w:color w:val="000000"/>
                <w:sz w:val="13"/>
                <w:szCs w:val="13"/>
                <w:highlight w:val="white"/>
                <w:lang w:val="fr-CH" w:eastAsia="en-GB"/>
              </w:rPr>
            </w:rPrChange>
          </w:rPr>
          <w:t>SettingDescription</w:t>
        </w:r>
        <w:r w:rsidRPr="00C22C5A">
          <w:rPr>
            <w:rFonts w:ascii="Courier New" w:hAnsi="Courier New" w:cs="Courier New"/>
            <w:color w:val="0000FF"/>
            <w:sz w:val="18"/>
            <w:szCs w:val="18"/>
            <w:highlight w:val="white"/>
            <w:lang w:eastAsia="en-GB"/>
            <w:rPrChange w:id="1509"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510" w:author="Evain, Jean-Pierre" w:date="2017-06-12T10:42:00Z">
              <w:rPr>
                <w:rFonts w:ascii="Arial" w:hAnsi="Arial" w:cs="Arial"/>
                <w:color w:val="FF0000"/>
                <w:sz w:val="13"/>
                <w:szCs w:val="13"/>
                <w:highlight w:val="white"/>
                <w:lang w:val="fr-CH" w:eastAsia="en-GB"/>
              </w:rPr>
            </w:rPrChange>
          </w:rPr>
          <w:t xml:space="preserve"> type</w:t>
        </w:r>
        <w:r w:rsidRPr="00C22C5A">
          <w:rPr>
            <w:rFonts w:ascii="Courier New" w:hAnsi="Courier New" w:cs="Courier New"/>
            <w:color w:val="0000FF"/>
            <w:sz w:val="18"/>
            <w:szCs w:val="18"/>
            <w:highlight w:val="white"/>
            <w:lang w:eastAsia="en-GB"/>
            <w:rPrChange w:id="1511"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512" w:author="Evain, Jean-Pierre" w:date="2017-06-12T10:42:00Z">
              <w:rPr>
                <w:rFonts w:ascii="Arial" w:hAnsi="Arial" w:cs="Arial"/>
                <w:color w:val="000000"/>
                <w:sz w:val="13"/>
                <w:szCs w:val="13"/>
                <w:highlight w:val="white"/>
                <w:lang w:val="fr-CH" w:eastAsia="en-GB"/>
              </w:rPr>
            </w:rPrChange>
          </w:rPr>
          <w:t>string</w:t>
        </w:r>
        <w:r w:rsidRPr="00C22C5A">
          <w:rPr>
            <w:rFonts w:ascii="Courier New" w:hAnsi="Courier New" w:cs="Courier New"/>
            <w:color w:val="0000FF"/>
            <w:sz w:val="18"/>
            <w:szCs w:val="18"/>
            <w:highlight w:val="white"/>
            <w:lang w:eastAsia="en-GB"/>
            <w:rPrChange w:id="1513"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14" w:author="Evain, Jean-Pierre" w:date="2017-06-12T10:41:00Z"/>
          <w:rFonts w:ascii="Courier New" w:hAnsi="Courier New" w:cs="Courier New"/>
          <w:color w:val="000000"/>
          <w:sz w:val="18"/>
          <w:szCs w:val="18"/>
          <w:highlight w:val="white"/>
          <w:lang w:eastAsia="en-GB"/>
          <w:rPrChange w:id="1515" w:author="Evain, Jean-Pierre" w:date="2017-06-12T10:42:00Z">
            <w:rPr>
              <w:ins w:id="1516" w:author="Evain, Jean-Pierre" w:date="2017-06-12T10:41:00Z"/>
              <w:rFonts w:ascii="Arial" w:hAnsi="Arial" w:cs="Arial"/>
              <w:color w:val="000000"/>
              <w:sz w:val="13"/>
              <w:szCs w:val="13"/>
              <w:highlight w:val="white"/>
              <w:lang w:val="fr-CH" w:eastAsia="en-GB"/>
            </w:rPr>
          </w:rPrChange>
        </w:rPr>
        <w:pPrChange w:id="1517"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18" w:author="Evain, Jean-Pierre" w:date="2017-06-12T10:41:00Z">
        <w:r w:rsidRPr="00C22C5A">
          <w:rPr>
            <w:rFonts w:ascii="Courier New" w:hAnsi="Courier New" w:cs="Courier New"/>
            <w:color w:val="000000"/>
            <w:sz w:val="18"/>
            <w:szCs w:val="18"/>
            <w:highlight w:val="white"/>
            <w:lang w:eastAsia="en-GB"/>
            <w:rPrChange w:id="1519"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20"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21"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2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2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524"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525" w:author="Evain, Jean-Pierre" w:date="2017-06-12T10:42:00Z">
              <w:rPr>
                <w:rFonts w:ascii="Arial" w:hAnsi="Arial" w:cs="Arial"/>
                <w:color w:val="800000"/>
                <w:sz w:val="13"/>
                <w:szCs w:val="13"/>
                <w:highlight w:val="white"/>
                <w:lang w:val="fr-CH" w:eastAsia="en-GB"/>
              </w:rPr>
            </w:rPrChange>
          </w:rPr>
          <w:t>sequence</w:t>
        </w:r>
        <w:r w:rsidRPr="00C22C5A">
          <w:rPr>
            <w:rFonts w:ascii="Courier New" w:hAnsi="Courier New" w:cs="Courier New"/>
            <w:color w:val="0000FF"/>
            <w:sz w:val="18"/>
            <w:szCs w:val="18"/>
            <w:highlight w:val="white"/>
            <w:lang w:eastAsia="en-GB"/>
            <w:rPrChange w:id="1526"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27" w:author="Evain, Jean-Pierre" w:date="2017-06-12T10:41:00Z"/>
          <w:rFonts w:ascii="Courier New" w:hAnsi="Courier New" w:cs="Courier New"/>
          <w:color w:val="000000"/>
          <w:sz w:val="18"/>
          <w:szCs w:val="18"/>
          <w:highlight w:val="white"/>
          <w:lang w:eastAsia="en-GB"/>
          <w:rPrChange w:id="1528" w:author="Evain, Jean-Pierre" w:date="2017-06-12T10:42:00Z">
            <w:rPr>
              <w:ins w:id="1529" w:author="Evain, Jean-Pierre" w:date="2017-06-12T10:41:00Z"/>
              <w:rFonts w:ascii="Arial" w:hAnsi="Arial" w:cs="Arial"/>
              <w:color w:val="000000"/>
              <w:sz w:val="13"/>
              <w:szCs w:val="13"/>
              <w:highlight w:val="white"/>
              <w:lang w:val="fr-CH" w:eastAsia="en-GB"/>
            </w:rPr>
          </w:rPrChange>
        </w:rPr>
        <w:pPrChange w:id="1530"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31" w:author="Evain, Jean-Pierre" w:date="2017-06-12T10:41:00Z">
        <w:r w:rsidRPr="00C22C5A">
          <w:rPr>
            <w:rFonts w:ascii="Courier New" w:hAnsi="Courier New" w:cs="Courier New"/>
            <w:color w:val="000000"/>
            <w:sz w:val="18"/>
            <w:szCs w:val="18"/>
            <w:highlight w:val="white"/>
            <w:lang w:eastAsia="en-GB"/>
            <w:rPrChange w:id="153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3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34"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3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3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537"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538" w:author="Evain, Jean-Pierre" w:date="2017-06-12T10:42:00Z">
              <w:rPr>
                <w:rFonts w:ascii="Arial" w:hAnsi="Arial" w:cs="Arial"/>
                <w:color w:val="800000"/>
                <w:sz w:val="13"/>
                <w:szCs w:val="13"/>
                <w:highlight w:val="white"/>
                <w:lang w:val="fr-CH" w:eastAsia="en-GB"/>
              </w:rPr>
            </w:rPrChange>
          </w:rPr>
          <w:t>attribute</w:t>
        </w:r>
        <w:r w:rsidRPr="00C22C5A">
          <w:rPr>
            <w:rFonts w:ascii="Courier New" w:hAnsi="Courier New" w:cs="Courier New"/>
            <w:color w:val="FF0000"/>
            <w:sz w:val="18"/>
            <w:szCs w:val="18"/>
            <w:highlight w:val="white"/>
            <w:lang w:eastAsia="en-GB"/>
            <w:rPrChange w:id="1539"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eastAsia="en-GB"/>
            <w:rPrChange w:id="1540"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541" w:author="Evain, Jean-Pierre" w:date="2017-06-12T10:42:00Z">
              <w:rPr>
                <w:rFonts w:ascii="Arial" w:hAnsi="Arial" w:cs="Arial"/>
                <w:color w:val="000000"/>
                <w:sz w:val="13"/>
                <w:szCs w:val="13"/>
                <w:highlight w:val="white"/>
                <w:lang w:val="fr-CH" w:eastAsia="en-GB"/>
              </w:rPr>
            </w:rPrChange>
          </w:rPr>
          <w:t>type</w:t>
        </w:r>
        <w:r w:rsidRPr="00C22C5A">
          <w:rPr>
            <w:rFonts w:ascii="Courier New" w:hAnsi="Courier New" w:cs="Courier New"/>
            <w:color w:val="0000FF"/>
            <w:sz w:val="18"/>
            <w:szCs w:val="18"/>
            <w:highlight w:val="white"/>
            <w:lang w:eastAsia="en-GB"/>
            <w:rPrChange w:id="1542"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eastAsia="en-GB"/>
            <w:rPrChange w:id="1543" w:author="Evain, Jean-Pierre" w:date="2017-06-12T10:42:00Z">
              <w:rPr>
                <w:rFonts w:ascii="Arial" w:hAnsi="Arial" w:cs="Arial"/>
                <w:color w:val="FF0000"/>
                <w:sz w:val="13"/>
                <w:szCs w:val="13"/>
                <w:highlight w:val="white"/>
                <w:lang w:val="fr-CH" w:eastAsia="en-GB"/>
              </w:rPr>
            </w:rPrChange>
          </w:rPr>
          <w:t xml:space="preserve"> type</w:t>
        </w:r>
        <w:r w:rsidRPr="00C22C5A">
          <w:rPr>
            <w:rFonts w:ascii="Courier New" w:hAnsi="Courier New" w:cs="Courier New"/>
            <w:color w:val="0000FF"/>
            <w:sz w:val="18"/>
            <w:szCs w:val="18"/>
            <w:highlight w:val="white"/>
            <w:lang w:eastAsia="en-GB"/>
            <w:rPrChange w:id="1544"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eastAsia="en-GB"/>
            <w:rPrChange w:id="1545" w:author="Evain, Jean-Pierre" w:date="2017-06-12T10:42:00Z">
              <w:rPr>
                <w:rFonts w:ascii="Arial" w:hAnsi="Arial" w:cs="Arial"/>
                <w:color w:val="000000"/>
                <w:sz w:val="13"/>
                <w:szCs w:val="13"/>
                <w:highlight w:val="white"/>
                <w:lang w:val="fr-CH" w:eastAsia="en-GB"/>
              </w:rPr>
            </w:rPrChange>
          </w:rPr>
          <w:t>string</w:t>
        </w:r>
        <w:r w:rsidRPr="00C22C5A">
          <w:rPr>
            <w:rFonts w:ascii="Courier New" w:hAnsi="Courier New" w:cs="Courier New"/>
            <w:color w:val="0000FF"/>
            <w:sz w:val="18"/>
            <w:szCs w:val="18"/>
            <w:highlight w:val="white"/>
            <w:lang w:eastAsia="en-GB"/>
            <w:rPrChange w:id="1546"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47" w:author="Evain, Jean-Pierre" w:date="2017-06-12T10:41:00Z"/>
          <w:rFonts w:ascii="Courier New" w:hAnsi="Courier New" w:cs="Courier New"/>
          <w:color w:val="000000"/>
          <w:sz w:val="18"/>
          <w:szCs w:val="18"/>
          <w:highlight w:val="white"/>
          <w:lang w:eastAsia="en-GB"/>
          <w:rPrChange w:id="1548" w:author="Evain, Jean-Pierre" w:date="2017-06-12T10:42:00Z">
            <w:rPr>
              <w:ins w:id="1549" w:author="Evain, Jean-Pierre" w:date="2017-06-12T10:41:00Z"/>
              <w:rFonts w:ascii="Arial" w:hAnsi="Arial" w:cs="Arial"/>
              <w:color w:val="000000"/>
              <w:sz w:val="13"/>
              <w:szCs w:val="13"/>
              <w:highlight w:val="white"/>
              <w:lang w:val="fr-CH" w:eastAsia="en-GB"/>
            </w:rPr>
          </w:rPrChange>
        </w:rPr>
        <w:pPrChange w:id="1550"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51" w:author="Evain, Jean-Pierre" w:date="2017-06-12T10:41:00Z">
        <w:r w:rsidRPr="00C22C5A">
          <w:rPr>
            <w:rFonts w:ascii="Courier New" w:hAnsi="Courier New" w:cs="Courier New"/>
            <w:color w:val="000000"/>
            <w:sz w:val="18"/>
            <w:szCs w:val="18"/>
            <w:highlight w:val="white"/>
            <w:lang w:eastAsia="en-GB"/>
            <w:rPrChange w:id="155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53"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54"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5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eastAsia="en-GB"/>
            <w:rPrChange w:id="1556"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eastAsia="en-GB"/>
            <w:rPrChange w:id="1557" w:author="Evain, Jean-Pierre" w:date="2017-06-12T10:42:00Z">
              <w:rPr>
                <w:rFonts w:ascii="Arial" w:hAnsi="Arial" w:cs="Arial"/>
                <w:color w:val="800000"/>
                <w:sz w:val="13"/>
                <w:szCs w:val="13"/>
                <w:highlight w:val="white"/>
                <w:lang w:val="fr-CH" w:eastAsia="en-GB"/>
              </w:rPr>
            </w:rPrChange>
          </w:rPr>
          <w:t>complexType</w:t>
        </w:r>
        <w:r w:rsidRPr="00C22C5A">
          <w:rPr>
            <w:rFonts w:ascii="Courier New" w:hAnsi="Courier New" w:cs="Courier New"/>
            <w:color w:val="0000FF"/>
            <w:sz w:val="18"/>
            <w:szCs w:val="18"/>
            <w:highlight w:val="white"/>
            <w:lang w:eastAsia="en-GB"/>
            <w:rPrChange w:id="1558"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59" w:author="Evain, Jean-Pierre" w:date="2017-06-12T10:41:00Z"/>
          <w:rFonts w:ascii="Courier New" w:hAnsi="Courier New" w:cs="Courier New"/>
          <w:color w:val="000000"/>
          <w:sz w:val="18"/>
          <w:szCs w:val="18"/>
          <w:highlight w:val="white"/>
          <w:lang w:val="fr-CH" w:eastAsia="en-GB"/>
          <w:rPrChange w:id="1560" w:author="Evain, Jean-Pierre" w:date="2017-06-12T10:42:00Z">
            <w:rPr>
              <w:ins w:id="1561" w:author="Evain, Jean-Pierre" w:date="2017-06-12T10:41:00Z"/>
              <w:rFonts w:ascii="Arial" w:hAnsi="Arial" w:cs="Arial"/>
              <w:color w:val="000000"/>
              <w:sz w:val="13"/>
              <w:szCs w:val="13"/>
              <w:highlight w:val="white"/>
              <w:lang w:val="fr-CH" w:eastAsia="en-GB"/>
            </w:rPr>
          </w:rPrChange>
        </w:rPr>
        <w:pPrChange w:id="1562"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63" w:author="Evain, Jean-Pierre" w:date="2017-06-12T10:41:00Z">
        <w:r w:rsidRPr="00C22C5A">
          <w:rPr>
            <w:rFonts w:ascii="Courier New" w:hAnsi="Courier New" w:cs="Courier New"/>
            <w:color w:val="000000"/>
            <w:sz w:val="18"/>
            <w:szCs w:val="18"/>
            <w:highlight w:val="white"/>
            <w:lang w:eastAsia="en-GB"/>
            <w:rPrChange w:id="1564"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6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eastAsia="en-GB"/>
            <w:rPrChange w:id="156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val="fr-CH" w:eastAsia="en-GB"/>
            <w:rPrChange w:id="1567"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val="fr-CH" w:eastAsia="en-GB"/>
            <w:rPrChange w:id="1568" w:author="Evain, Jean-Pierre" w:date="2017-06-12T10:42:00Z">
              <w:rPr>
                <w:rFonts w:ascii="Arial" w:hAnsi="Arial" w:cs="Arial"/>
                <w:color w:val="800000"/>
                <w:sz w:val="13"/>
                <w:szCs w:val="13"/>
                <w:highlight w:val="white"/>
                <w:lang w:val="fr-CH" w:eastAsia="en-GB"/>
              </w:rPr>
            </w:rPrChange>
          </w:rPr>
          <w:t>element</w:t>
        </w:r>
        <w:proofErr w:type="gramEnd"/>
        <w:r w:rsidRPr="00C22C5A">
          <w:rPr>
            <w:rFonts w:ascii="Courier New" w:hAnsi="Courier New" w:cs="Courier New"/>
            <w:color w:val="0000FF"/>
            <w:sz w:val="18"/>
            <w:szCs w:val="18"/>
            <w:highlight w:val="white"/>
            <w:lang w:val="fr-CH" w:eastAsia="en-GB"/>
            <w:rPrChange w:id="1569"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70" w:author="Evain, Jean-Pierre" w:date="2017-06-12T10:41:00Z"/>
          <w:rFonts w:ascii="Courier New" w:hAnsi="Courier New" w:cs="Courier New"/>
          <w:color w:val="000000"/>
          <w:sz w:val="18"/>
          <w:szCs w:val="18"/>
          <w:highlight w:val="white"/>
          <w:lang w:val="fr-CH" w:eastAsia="en-GB"/>
          <w:rPrChange w:id="1571" w:author="Evain, Jean-Pierre" w:date="2017-06-12T10:42:00Z">
            <w:rPr>
              <w:ins w:id="1572" w:author="Evain, Jean-Pierre" w:date="2017-06-12T10:41:00Z"/>
              <w:rFonts w:ascii="Arial" w:hAnsi="Arial" w:cs="Arial"/>
              <w:color w:val="000000"/>
              <w:sz w:val="13"/>
              <w:szCs w:val="13"/>
              <w:highlight w:val="white"/>
              <w:lang w:val="fr-CH" w:eastAsia="en-GB"/>
            </w:rPr>
          </w:rPrChange>
        </w:rPr>
        <w:pPrChange w:id="1573"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74" w:author="Evain, Jean-Pierre" w:date="2017-06-12T10:41:00Z">
        <w:r w:rsidRPr="00C22C5A">
          <w:rPr>
            <w:rFonts w:ascii="Courier New" w:hAnsi="Courier New" w:cs="Courier New"/>
            <w:color w:val="000000"/>
            <w:sz w:val="18"/>
            <w:szCs w:val="18"/>
            <w:highlight w:val="white"/>
            <w:lang w:val="fr-CH" w:eastAsia="en-GB"/>
            <w:rPrChange w:id="157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val="fr-CH" w:eastAsia="en-GB"/>
            <w:rPrChange w:id="157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val="fr-CH" w:eastAsia="en-GB"/>
            <w:rPrChange w:id="1577"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val="fr-CH" w:eastAsia="en-GB"/>
            <w:rPrChange w:id="1578" w:author="Evain, Jean-Pierre" w:date="2017-06-12T10:42:00Z">
              <w:rPr>
                <w:rFonts w:ascii="Arial" w:hAnsi="Arial" w:cs="Arial"/>
                <w:color w:val="800000"/>
                <w:sz w:val="13"/>
                <w:szCs w:val="13"/>
                <w:highlight w:val="white"/>
                <w:lang w:val="fr-CH" w:eastAsia="en-GB"/>
              </w:rPr>
            </w:rPrChange>
          </w:rPr>
          <w:t>sequence</w:t>
        </w:r>
        <w:proofErr w:type="gramEnd"/>
        <w:r w:rsidRPr="00C22C5A">
          <w:rPr>
            <w:rFonts w:ascii="Courier New" w:hAnsi="Courier New" w:cs="Courier New"/>
            <w:color w:val="0000FF"/>
            <w:sz w:val="18"/>
            <w:szCs w:val="18"/>
            <w:highlight w:val="white"/>
            <w:lang w:val="fr-CH" w:eastAsia="en-GB"/>
            <w:rPrChange w:id="1579"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80" w:author="Evain, Jean-Pierre" w:date="2017-06-12T10:41:00Z"/>
          <w:rFonts w:ascii="Courier New" w:hAnsi="Courier New" w:cs="Courier New"/>
          <w:color w:val="000000"/>
          <w:sz w:val="18"/>
          <w:szCs w:val="18"/>
          <w:highlight w:val="white"/>
          <w:lang w:val="fr-CH" w:eastAsia="en-GB"/>
          <w:rPrChange w:id="1581" w:author="Evain, Jean-Pierre" w:date="2017-06-12T10:42:00Z">
            <w:rPr>
              <w:ins w:id="1582" w:author="Evain, Jean-Pierre" w:date="2017-06-12T10:41:00Z"/>
              <w:rFonts w:ascii="Arial" w:hAnsi="Arial" w:cs="Arial"/>
              <w:color w:val="000000"/>
              <w:sz w:val="13"/>
              <w:szCs w:val="13"/>
              <w:highlight w:val="white"/>
              <w:lang w:val="fr-CH" w:eastAsia="en-GB"/>
            </w:rPr>
          </w:rPrChange>
        </w:rPr>
        <w:pPrChange w:id="1583"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584" w:author="Evain, Jean-Pierre" w:date="2017-06-12T10:41:00Z">
        <w:r w:rsidRPr="00C22C5A">
          <w:rPr>
            <w:rFonts w:ascii="Courier New" w:hAnsi="Courier New" w:cs="Courier New"/>
            <w:color w:val="000000"/>
            <w:sz w:val="18"/>
            <w:szCs w:val="18"/>
            <w:highlight w:val="white"/>
            <w:lang w:val="fr-CH" w:eastAsia="en-GB"/>
            <w:rPrChange w:id="1585"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00"/>
            <w:sz w:val="18"/>
            <w:szCs w:val="18"/>
            <w:highlight w:val="white"/>
            <w:lang w:val="fr-CH" w:eastAsia="en-GB"/>
            <w:rPrChange w:id="1586"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val="fr-CH" w:eastAsia="en-GB"/>
            <w:rPrChange w:id="1587" w:author="Evain, Jean-Pierre" w:date="2017-06-12T10:42:00Z">
              <w:rPr>
                <w:rFonts w:ascii="Arial" w:hAnsi="Arial" w:cs="Arial"/>
                <w:color w:val="0000FF"/>
                <w:sz w:val="13"/>
                <w:szCs w:val="13"/>
                <w:highlight w:val="white"/>
                <w:lang w:val="fr-CH" w:eastAsia="en-GB"/>
              </w:rPr>
            </w:rPrChange>
          </w:rPr>
          <w:t>&lt;</w:t>
        </w:r>
        <w:r w:rsidRPr="00C22C5A">
          <w:rPr>
            <w:rFonts w:ascii="Courier New" w:hAnsi="Courier New" w:cs="Courier New"/>
            <w:color w:val="800000"/>
            <w:sz w:val="18"/>
            <w:szCs w:val="18"/>
            <w:highlight w:val="white"/>
            <w:lang w:val="fr-CH" w:eastAsia="en-GB"/>
            <w:rPrChange w:id="1588" w:author="Evain, Jean-Pierre" w:date="2017-06-12T10:42:00Z">
              <w:rPr>
                <w:rFonts w:ascii="Arial" w:hAnsi="Arial" w:cs="Arial"/>
                <w:color w:val="800000"/>
                <w:sz w:val="13"/>
                <w:szCs w:val="13"/>
                <w:highlight w:val="white"/>
                <w:lang w:val="fr-CH" w:eastAsia="en-GB"/>
              </w:rPr>
            </w:rPrChange>
          </w:rPr>
          <w:t>attribute</w:t>
        </w:r>
        <w:r w:rsidRPr="00C22C5A">
          <w:rPr>
            <w:rFonts w:ascii="Courier New" w:hAnsi="Courier New" w:cs="Courier New"/>
            <w:color w:val="FF0000"/>
            <w:sz w:val="18"/>
            <w:szCs w:val="18"/>
            <w:highlight w:val="white"/>
            <w:lang w:val="fr-CH" w:eastAsia="en-GB"/>
            <w:rPrChange w:id="1589" w:author="Evain, Jean-Pierre" w:date="2017-06-12T10:42:00Z">
              <w:rPr>
                <w:rFonts w:ascii="Arial" w:hAnsi="Arial" w:cs="Arial"/>
                <w:color w:val="FF0000"/>
                <w:sz w:val="13"/>
                <w:szCs w:val="13"/>
                <w:highlight w:val="white"/>
                <w:lang w:val="fr-CH" w:eastAsia="en-GB"/>
              </w:rPr>
            </w:rPrChange>
          </w:rPr>
          <w:t xml:space="preserve"> name</w:t>
        </w:r>
        <w:r w:rsidRPr="00C22C5A">
          <w:rPr>
            <w:rFonts w:ascii="Courier New" w:hAnsi="Courier New" w:cs="Courier New"/>
            <w:color w:val="0000FF"/>
            <w:sz w:val="18"/>
            <w:szCs w:val="18"/>
            <w:highlight w:val="white"/>
            <w:lang w:val="fr-CH" w:eastAsia="en-GB"/>
            <w:rPrChange w:id="1590"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val="fr-CH" w:eastAsia="en-GB"/>
            <w:rPrChange w:id="1591" w:author="Evain, Jean-Pierre" w:date="2017-06-12T10:42:00Z">
              <w:rPr>
                <w:rFonts w:ascii="Arial" w:hAnsi="Arial" w:cs="Arial"/>
                <w:color w:val="000000"/>
                <w:sz w:val="13"/>
                <w:szCs w:val="13"/>
                <w:highlight w:val="white"/>
                <w:lang w:val="fr-CH" w:eastAsia="en-GB"/>
              </w:rPr>
            </w:rPrChange>
          </w:rPr>
          <w:t>deviceid</w:t>
        </w:r>
        <w:r w:rsidRPr="00C22C5A">
          <w:rPr>
            <w:rFonts w:ascii="Courier New" w:hAnsi="Courier New" w:cs="Courier New"/>
            <w:color w:val="0000FF"/>
            <w:sz w:val="18"/>
            <w:szCs w:val="18"/>
            <w:highlight w:val="white"/>
            <w:lang w:val="fr-CH" w:eastAsia="en-GB"/>
            <w:rPrChange w:id="1592"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FF0000"/>
            <w:sz w:val="18"/>
            <w:szCs w:val="18"/>
            <w:highlight w:val="white"/>
            <w:lang w:val="fr-CH" w:eastAsia="en-GB"/>
            <w:rPrChange w:id="1593" w:author="Evain, Jean-Pierre" w:date="2017-06-12T10:42:00Z">
              <w:rPr>
                <w:rFonts w:ascii="Arial" w:hAnsi="Arial" w:cs="Arial"/>
                <w:color w:val="FF0000"/>
                <w:sz w:val="13"/>
                <w:szCs w:val="13"/>
                <w:highlight w:val="white"/>
                <w:lang w:val="fr-CH" w:eastAsia="en-GB"/>
              </w:rPr>
            </w:rPrChange>
          </w:rPr>
          <w:t xml:space="preserve"> type</w:t>
        </w:r>
        <w:r w:rsidRPr="00C22C5A">
          <w:rPr>
            <w:rFonts w:ascii="Courier New" w:hAnsi="Courier New" w:cs="Courier New"/>
            <w:color w:val="0000FF"/>
            <w:sz w:val="18"/>
            <w:szCs w:val="18"/>
            <w:highlight w:val="white"/>
            <w:lang w:val="fr-CH" w:eastAsia="en-GB"/>
            <w:rPrChange w:id="1594" w:author="Evain, Jean-Pierre" w:date="2017-06-12T10:42:00Z">
              <w:rPr>
                <w:rFonts w:ascii="Arial" w:hAnsi="Arial" w:cs="Arial"/>
                <w:color w:val="0000FF"/>
                <w:sz w:val="13"/>
                <w:szCs w:val="13"/>
                <w:highlight w:val="white"/>
                <w:lang w:val="fr-CH" w:eastAsia="en-GB"/>
              </w:rPr>
            </w:rPrChange>
          </w:rPr>
          <w:t>="</w:t>
        </w:r>
        <w:r w:rsidRPr="00C22C5A">
          <w:rPr>
            <w:rFonts w:ascii="Courier New" w:hAnsi="Courier New" w:cs="Courier New"/>
            <w:color w:val="000000"/>
            <w:sz w:val="18"/>
            <w:szCs w:val="18"/>
            <w:highlight w:val="white"/>
            <w:lang w:val="fr-CH" w:eastAsia="en-GB"/>
            <w:rPrChange w:id="1595" w:author="Evain, Jean-Pierre" w:date="2017-06-12T10:42:00Z">
              <w:rPr>
                <w:rFonts w:ascii="Arial" w:hAnsi="Arial" w:cs="Arial"/>
                <w:color w:val="000000"/>
                <w:sz w:val="13"/>
                <w:szCs w:val="13"/>
                <w:highlight w:val="white"/>
                <w:lang w:val="fr-CH" w:eastAsia="en-GB"/>
              </w:rPr>
            </w:rPrChange>
          </w:rPr>
          <w:t>anyURI</w:t>
        </w:r>
        <w:r w:rsidRPr="00C22C5A">
          <w:rPr>
            <w:rFonts w:ascii="Courier New" w:hAnsi="Courier New" w:cs="Courier New"/>
            <w:color w:val="0000FF"/>
            <w:sz w:val="18"/>
            <w:szCs w:val="18"/>
            <w:highlight w:val="white"/>
            <w:lang w:val="fr-CH" w:eastAsia="en-GB"/>
            <w:rPrChange w:id="1596" w:author="Evain, Jean-Pierre" w:date="2017-06-12T10:42:00Z">
              <w:rPr>
                <w:rFonts w:ascii="Arial" w:hAnsi="Arial" w:cs="Arial"/>
                <w:color w:val="0000FF"/>
                <w:sz w:val="13"/>
                <w:szCs w:val="13"/>
                <w:highlight w:val="white"/>
                <w:lang w:val="fr-CH" w:eastAsia="en-GB"/>
              </w:rPr>
            </w:rPrChange>
          </w:rPr>
          <w:t>"/&gt;</w:t>
        </w:r>
      </w:ins>
    </w:p>
    <w:p w:rsidR="00C22C5A" w:rsidRPr="00C22C5A" w:rsidRDefault="00C22C5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1597" w:author="Evain, Jean-Pierre" w:date="2017-06-12T10:41:00Z"/>
          <w:rFonts w:ascii="Courier New" w:hAnsi="Courier New" w:cs="Courier New"/>
          <w:color w:val="000000"/>
          <w:sz w:val="18"/>
          <w:szCs w:val="18"/>
          <w:highlight w:val="white"/>
          <w:lang w:val="fr-CH" w:eastAsia="en-GB"/>
          <w:rPrChange w:id="1598" w:author="Evain, Jean-Pierre" w:date="2017-06-12T10:42:00Z">
            <w:rPr>
              <w:ins w:id="1599" w:author="Evain, Jean-Pierre" w:date="2017-06-12T10:41:00Z"/>
              <w:rFonts w:ascii="Arial" w:hAnsi="Arial" w:cs="Arial"/>
              <w:color w:val="000000"/>
              <w:sz w:val="13"/>
              <w:szCs w:val="13"/>
              <w:highlight w:val="white"/>
              <w:lang w:val="fr-CH" w:eastAsia="en-GB"/>
            </w:rPr>
          </w:rPrChange>
        </w:rPr>
        <w:pPrChange w:id="1600" w:author="Evain, Jean-Pierre" w:date="2017-06-12T10:41:00Z">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pPr>
        </w:pPrChange>
      </w:pPr>
      <w:ins w:id="1601" w:author="Evain, Jean-Pierre" w:date="2017-06-12T10:41:00Z">
        <w:r w:rsidRPr="00C22C5A">
          <w:rPr>
            <w:rFonts w:ascii="Courier New" w:hAnsi="Courier New" w:cs="Courier New"/>
            <w:color w:val="000000"/>
            <w:sz w:val="18"/>
            <w:szCs w:val="18"/>
            <w:highlight w:val="white"/>
            <w:lang w:val="fr-CH" w:eastAsia="en-GB"/>
            <w:rPrChange w:id="1602" w:author="Evain, Jean-Pierre" w:date="2017-06-12T10:42:00Z">
              <w:rPr>
                <w:rFonts w:ascii="Arial" w:hAnsi="Arial" w:cs="Arial"/>
                <w:color w:val="000000"/>
                <w:sz w:val="13"/>
                <w:szCs w:val="13"/>
                <w:highlight w:val="white"/>
                <w:lang w:val="fr-CH" w:eastAsia="en-GB"/>
              </w:rPr>
            </w:rPrChange>
          </w:rPr>
          <w:tab/>
        </w:r>
        <w:r w:rsidRPr="00C22C5A">
          <w:rPr>
            <w:rFonts w:ascii="Courier New" w:hAnsi="Courier New" w:cs="Courier New"/>
            <w:color w:val="0000FF"/>
            <w:sz w:val="18"/>
            <w:szCs w:val="18"/>
            <w:highlight w:val="white"/>
            <w:lang w:val="fr-CH" w:eastAsia="en-GB"/>
            <w:rPrChange w:id="1603" w:author="Evain, Jean-Pierre" w:date="2017-06-12T10:42:00Z">
              <w:rPr>
                <w:rFonts w:ascii="Arial" w:hAnsi="Arial" w:cs="Arial"/>
                <w:color w:val="0000FF"/>
                <w:sz w:val="13"/>
                <w:szCs w:val="13"/>
                <w:highlight w:val="white"/>
                <w:lang w:val="fr-CH" w:eastAsia="en-GB"/>
              </w:rPr>
            </w:rPrChange>
          </w:rPr>
          <w:t>&lt;/</w:t>
        </w:r>
        <w:proofErr w:type="gramStart"/>
        <w:r w:rsidRPr="00C22C5A">
          <w:rPr>
            <w:rFonts w:ascii="Courier New" w:hAnsi="Courier New" w:cs="Courier New"/>
            <w:color w:val="800000"/>
            <w:sz w:val="18"/>
            <w:szCs w:val="18"/>
            <w:highlight w:val="white"/>
            <w:lang w:val="fr-CH" w:eastAsia="en-GB"/>
            <w:rPrChange w:id="1604" w:author="Evain, Jean-Pierre" w:date="2017-06-12T10:42:00Z">
              <w:rPr>
                <w:rFonts w:ascii="Arial" w:hAnsi="Arial" w:cs="Arial"/>
                <w:color w:val="800000"/>
                <w:sz w:val="13"/>
                <w:szCs w:val="13"/>
                <w:highlight w:val="white"/>
                <w:lang w:val="fr-CH" w:eastAsia="en-GB"/>
              </w:rPr>
            </w:rPrChange>
          </w:rPr>
          <w:t>complexType</w:t>
        </w:r>
        <w:proofErr w:type="gramEnd"/>
        <w:r w:rsidRPr="00C22C5A">
          <w:rPr>
            <w:rFonts w:ascii="Courier New" w:hAnsi="Courier New" w:cs="Courier New"/>
            <w:color w:val="0000FF"/>
            <w:sz w:val="18"/>
            <w:szCs w:val="18"/>
            <w:highlight w:val="white"/>
            <w:lang w:val="fr-CH" w:eastAsia="en-GB"/>
            <w:rPrChange w:id="1605" w:author="Evain, Jean-Pierre" w:date="2017-06-12T10:42:00Z">
              <w:rPr>
                <w:rFonts w:ascii="Arial" w:hAnsi="Arial" w:cs="Arial"/>
                <w:color w:val="0000FF"/>
                <w:sz w:val="13"/>
                <w:szCs w:val="13"/>
                <w:highlight w:val="white"/>
                <w:lang w:val="fr-CH" w:eastAsia="en-GB"/>
              </w:rPr>
            </w:rPrChange>
          </w:rPr>
          <w:t>&gt;</w:t>
        </w:r>
      </w:ins>
    </w:p>
    <w:p w:rsidR="00C22C5A" w:rsidRDefault="00C22C5A">
      <w:pPr>
        <w:rPr>
          <w:ins w:id="1606" w:author="Evain, Jean-Pierre" w:date="2017-06-12T10:44:00Z"/>
          <w:color w:val="FF0000"/>
        </w:rPr>
        <w:pPrChange w:id="1607" w:author="Evain, Jean-Pierre" w:date="2017-06-09T16:39:00Z">
          <w:pPr>
            <w:pStyle w:val="Heading3"/>
          </w:pPr>
        </w:pPrChange>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
      <w:tblGrid>
        <w:gridCol w:w="2970"/>
        <w:gridCol w:w="5490"/>
      </w:tblGrid>
      <w:tr w:rsidR="00677181" w:rsidRPr="00F3500B" w:rsidTr="00DC2C40">
        <w:trPr>
          <w:tblHeader/>
          <w:jc w:val="center"/>
          <w:ins w:id="1608" w:author="Evain, Jean-Pierre" w:date="2017-06-12T10:44:00Z"/>
        </w:trPr>
        <w:tc>
          <w:tcPr>
            <w:tcW w:w="2970" w:type="dxa"/>
            <w:tcBorders>
              <w:top w:val="single" w:sz="12" w:space="0" w:color="000000"/>
              <w:bottom w:val="single" w:sz="12" w:space="0" w:color="000000"/>
            </w:tcBorders>
          </w:tcPr>
          <w:p w:rsidR="00677181" w:rsidRPr="00F3500B" w:rsidRDefault="00677181" w:rsidP="00DC2C40">
            <w:pPr>
              <w:pStyle w:val="TAH"/>
              <w:rPr>
                <w:ins w:id="1609" w:author="Evain, Jean-Pierre" w:date="2017-06-12T10:44:00Z"/>
                <w:lang w:eastAsia="ja-JP"/>
              </w:rPr>
            </w:pPr>
            <w:ins w:id="1610" w:author="Evain, Jean-Pierre" w:date="2017-06-12T10:44:00Z">
              <w:r w:rsidRPr="00F3500B">
                <w:rPr>
                  <w:lang w:eastAsia="ja-JP"/>
                </w:rPr>
                <w:t>Name</w:t>
              </w:r>
            </w:ins>
          </w:p>
        </w:tc>
        <w:tc>
          <w:tcPr>
            <w:tcW w:w="5490" w:type="dxa"/>
            <w:tcBorders>
              <w:top w:val="single" w:sz="12" w:space="0" w:color="000000"/>
              <w:bottom w:val="single" w:sz="12" w:space="0" w:color="000000"/>
            </w:tcBorders>
          </w:tcPr>
          <w:p w:rsidR="00677181" w:rsidRPr="00F3500B" w:rsidRDefault="00677181" w:rsidP="00DC2C40">
            <w:pPr>
              <w:pStyle w:val="TAH"/>
              <w:rPr>
                <w:ins w:id="1611" w:author="Evain, Jean-Pierre" w:date="2017-06-12T10:44:00Z"/>
                <w:lang w:eastAsia="ja-JP"/>
              </w:rPr>
            </w:pPr>
            <w:ins w:id="1612" w:author="Evain, Jean-Pierre" w:date="2017-06-12T10:44:00Z">
              <w:r w:rsidRPr="00F3500B">
                <w:rPr>
                  <w:lang w:eastAsia="ja-JP"/>
                </w:rPr>
                <w:t>Definition</w:t>
              </w:r>
            </w:ins>
          </w:p>
        </w:tc>
      </w:tr>
      <w:tr w:rsidR="00677181" w:rsidRPr="00F3500B" w:rsidTr="00DC2C40">
        <w:trPr>
          <w:tblHeader/>
          <w:jc w:val="center"/>
          <w:ins w:id="1613" w:author="Evain, Jean-Pierre" w:date="2017-06-12T10:44:00Z"/>
        </w:trPr>
        <w:tc>
          <w:tcPr>
            <w:tcW w:w="2970" w:type="dxa"/>
            <w:tcBorders>
              <w:top w:val="single" w:sz="12" w:space="0" w:color="000000"/>
              <w:bottom w:val="single" w:sz="4" w:space="0" w:color="000000"/>
            </w:tcBorders>
          </w:tcPr>
          <w:p w:rsidR="00677181" w:rsidRPr="00F3500B" w:rsidRDefault="00677181" w:rsidP="00DC2C40">
            <w:pPr>
              <w:pStyle w:val="TAH"/>
              <w:jc w:val="left"/>
              <w:rPr>
                <w:ins w:id="1614" w:author="Evain, Jean-Pierre" w:date="2017-06-12T10:44:00Z"/>
                <w:rFonts w:ascii="Courier New" w:hAnsi="Courier New"/>
                <w:b w:val="0"/>
                <w:lang w:eastAsia="ja-JP"/>
              </w:rPr>
            </w:pPr>
            <w:ins w:id="1615" w:author="Evain, Jean-Pierre" w:date="2017-06-12T10:44:00Z">
              <w:r>
                <w:rPr>
                  <w:rFonts w:ascii="Courier New" w:hAnsi="Courier New"/>
                  <w:b w:val="0"/>
                  <w:lang w:eastAsia="ja-JP"/>
                </w:rPr>
                <w:t>DeviceType</w:t>
              </w:r>
            </w:ins>
          </w:p>
        </w:tc>
        <w:tc>
          <w:tcPr>
            <w:tcW w:w="5490" w:type="dxa"/>
            <w:tcBorders>
              <w:top w:val="single" w:sz="12" w:space="0" w:color="000000"/>
              <w:bottom w:val="single" w:sz="4" w:space="0" w:color="000000"/>
            </w:tcBorders>
          </w:tcPr>
          <w:p w:rsidR="00677181" w:rsidRPr="00F3500B" w:rsidRDefault="00677181" w:rsidP="00677181">
            <w:pPr>
              <w:pStyle w:val="TAL"/>
              <w:jc w:val="both"/>
              <w:rPr>
                <w:ins w:id="1616" w:author="Evain, Jean-Pierre" w:date="2017-06-12T10:44:00Z"/>
                <w:lang w:eastAsia="ja-JP"/>
              </w:rPr>
            </w:pPr>
            <w:ins w:id="1617" w:author="Evain, Jean-Pierre" w:date="2017-06-12T10:44:00Z">
              <w:r>
                <w:rPr>
                  <w:lang w:eastAsia="ja-JP"/>
                </w:rPr>
                <w:t>A complex type to describe a type of device</w:t>
              </w:r>
              <w:proofErr w:type="gramStart"/>
              <w:r>
                <w:rPr>
                  <w:lang w:eastAsia="ja-JP"/>
                </w:rPr>
                <w:t>..</w:t>
              </w:r>
              <w:proofErr w:type="gramEnd"/>
            </w:ins>
          </w:p>
        </w:tc>
      </w:tr>
      <w:tr w:rsidR="007D025A" w:rsidRPr="00F3500B" w:rsidTr="00DC2C40">
        <w:trPr>
          <w:tblHeader/>
          <w:jc w:val="center"/>
          <w:ins w:id="1618" w:author="Evain, Jean-Pierre" w:date="2017-06-12T17:19:00Z"/>
        </w:trPr>
        <w:tc>
          <w:tcPr>
            <w:tcW w:w="2970" w:type="dxa"/>
            <w:tcBorders>
              <w:top w:val="single" w:sz="4" w:space="0" w:color="000000"/>
              <w:bottom w:val="single" w:sz="4" w:space="0" w:color="000000"/>
            </w:tcBorders>
          </w:tcPr>
          <w:p w:rsidR="007D025A" w:rsidRDefault="007D025A" w:rsidP="00DC2C40">
            <w:pPr>
              <w:pStyle w:val="TAH"/>
              <w:ind w:left="283"/>
              <w:jc w:val="left"/>
              <w:rPr>
                <w:ins w:id="1619" w:author="Evain, Jean-Pierre" w:date="2017-06-12T17:19:00Z"/>
                <w:rFonts w:ascii="Courier New" w:hAnsi="Courier New"/>
                <w:b w:val="0"/>
                <w:lang w:eastAsia="ja-JP"/>
              </w:rPr>
            </w:pPr>
            <w:ins w:id="1620" w:author="Evain, Jean-Pierre" w:date="2017-06-12T17:20:00Z">
              <w:r>
                <w:rPr>
                  <w:rFonts w:ascii="Courier New" w:hAnsi="Courier New"/>
                  <w:b w:val="0"/>
                  <w:lang w:eastAsia="ja-JP"/>
                </w:rPr>
                <w:t>DeviceBrand</w:t>
              </w:r>
            </w:ins>
          </w:p>
        </w:tc>
        <w:tc>
          <w:tcPr>
            <w:tcW w:w="5490" w:type="dxa"/>
            <w:tcBorders>
              <w:top w:val="single" w:sz="4" w:space="0" w:color="000000"/>
              <w:bottom w:val="single" w:sz="4" w:space="0" w:color="000000"/>
            </w:tcBorders>
          </w:tcPr>
          <w:p w:rsidR="007D025A" w:rsidRPr="00F3500B" w:rsidRDefault="00705546" w:rsidP="00DC2C40">
            <w:pPr>
              <w:pStyle w:val="TAL"/>
              <w:rPr>
                <w:ins w:id="1621" w:author="Evain, Jean-Pierre" w:date="2017-06-12T17:19:00Z"/>
                <w:lang w:eastAsia="ja-JP"/>
              </w:rPr>
            </w:pPr>
            <w:ins w:id="1622" w:author="Evain, Jean-Pierre" w:date="2017-06-12T17:24:00Z">
              <w:r>
                <w:rPr>
                  <w:lang w:eastAsia="ja-JP"/>
                </w:rPr>
                <w:t>To provide the brand of a device.</w:t>
              </w:r>
            </w:ins>
          </w:p>
        </w:tc>
      </w:tr>
      <w:tr w:rsidR="00677181" w:rsidRPr="00F3500B" w:rsidTr="00DC2C40">
        <w:trPr>
          <w:tblHeader/>
          <w:jc w:val="center"/>
          <w:ins w:id="1623" w:author="Evain, Jean-Pierre" w:date="2017-06-12T10:44:00Z"/>
        </w:trPr>
        <w:tc>
          <w:tcPr>
            <w:tcW w:w="2970" w:type="dxa"/>
            <w:tcBorders>
              <w:top w:val="single" w:sz="4" w:space="0" w:color="000000"/>
              <w:bottom w:val="single" w:sz="4" w:space="0" w:color="000000"/>
            </w:tcBorders>
          </w:tcPr>
          <w:p w:rsidR="00677181" w:rsidRDefault="007D025A" w:rsidP="00DC2C40">
            <w:pPr>
              <w:pStyle w:val="TAH"/>
              <w:ind w:left="283"/>
              <w:jc w:val="left"/>
              <w:rPr>
                <w:ins w:id="1624" w:author="Evain, Jean-Pierre" w:date="2017-06-12T10:44:00Z"/>
                <w:rFonts w:ascii="Courier New" w:hAnsi="Courier New"/>
                <w:b w:val="0"/>
                <w:lang w:eastAsia="ja-JP"/>
              </w:rPr>
            </w:pPr>
            <w:ins w:id="1625" w:author="Evain, Jean-Pierre" w:date="2017-06-12T17:17:00Z">
              <w:r>
                <w:rPr>
                  <w:rFonts w:ascii="Courier New" w:hAnsi="Courier New"/>
                  <w:b w:val="0"/>
                  <w:lang w:eastAsia="ja-JP"/>
                </w:rPr>
                <w:t>DeviceModel</w:t>
              </w:r>
            </w:ins>
          </w:p>
        </w:tc>
        <w:tc>
          <w:tcPr>
            <w:tcW w:w="5490" w:type="dxa"/>
            <w:tcBorders>
              <w:top w:val="single" w:sz="4" w:space="0" w:color="000000"/>
              <w:bottom w:val="single" w:sz="4" w:space="0" w:color="000000"/>
            </w:tcBorders>
          </w:tcPr>
          <w:p w:rsidR="00677181" w:rsidRDefault="00705546" w:rsidP="00DC2C40">
            <w:pPr>
              <w:pStyle w:val="TAL"/>
              <w:rPr>
                <w:ins w:id="1626" w:author="Evain, Jean-Pierre" w:date="2017-06-12T10:44:00Z"/>
                <w:lang w:eastAsia="ja-JP"/>
              </w:rPr>
            </w:pPr>
            <w:ins w:id="1627" w:author="Evain, Jean-Pierre" w:date="2017-06-12T17:24:00Z">
              <w:r>
                <w:rPr>
                  <w:lang w:eastAsia="ja-JP"/>
                </w:rPr>
                <w:t>To provide a model of a device</w:t>
              </w:r>
            </w:ins>
            <w:ins w:id="1628" w:author="Evain, Jean-Pierre" w:date="2017-06-12T17:25:00Z">
              <w:r>
                <w:rPr>
                  <w:lang w:eastAsia="ja-JP"/>
                </w:rPr>
                <w:t>.</w:t>
              </w:r>
            </w:ins>
          </w:p>
        </w:tc>
      </w:tr>
      <w:tr w:rsidR="007D025A" w:rsidRPr="00F3500B" w:rsidTr="00DC2C40">
        <w:trPr>
          <w:tblHeader/>
          <w:jc w:val="center"/>
          <w:ins w:id="1629" w:author="Evain, Jean-Pierre" w:date="2017-06-12T17:17:00Z"/>
        </w:trPr>
        <w:tc>
          <w:tcPr>
            <w:tcW w:w="2970" w:type="dxa"/>
            <w:tcBorders>
              <w:top w:val="single" w:sz="4" w:space="0" w:color="000000"/>
              <w:bottom w:val="single" w:sz="4" w:space="0" w:color="000000"/>
            </w:tcBorders>
          </w:tcPr>
          <w:p w:rsidR="007D025A" w:rsidRDefault="007D025A" w:rsidP="00DC2C40">
            <w:pPr>
              <w:pStyle w:val="TAH"/>
              <w:ind w:left="283"/>
              <w:jc w:val="left"/>
              <w:rPr>
                <w:ins w:id="1630" w:author="Evain, Jean-Pierre" w:date="2017-06-12T17:17:00Z"/>
                <w:rFonts w:ascii="Courier New" w:hAnsi="Courier New"/>
                <w:b w:val="0"/>
                <w:lang w:eastAsia="ja-JP"/>
              </w:rPr>
            </w:pPr>
            <w:ins w:id="1631" w:author="Evain, Jean-Pierre" w:date="2017-06-12T17:17:00Z">
              <w:r>
                <w:rPr>
                  <w:rFonts w:ascii="Courier New" w:hAnsi="Courier New"/>
                  <w:b w:val="0"/>
                  <w:lang w:eastAsia="ja-JP"/>
                </w:rPr>
                <w:t>DeviceType</w:t>
              </w:r>
            </w:ins>
          </w:p>
        </w:tc>
        <w:tc>
          <w:tcPr>
            <w:tcW w:w="5490" w:type="dxa"/>
            <w:tcBorders>
              <w:top w:val="single" w:sz="4" w:space="0" w:color="000000"/>
              <w:bottom w:val="single" w:sz="4" w:space="0" w:color="000000"/>
            </w:tcBorders>
          </w:tcPr>
          <w:p w:rsidR="007D025A" w:rsidRDefault="00705546" w:rsidP="00DC2C40">
            <w:pPr>
              <w:pStyle w:val="TAL"/>
              <w:rPr>
                <w:ins w:id="1632" w:author="Evain, Jean-Pierre" w:date="2017-06-12T17:17:00Z"/>
                <w:lang w:eastAsia="ja-JP"/>
              </w:rPr>
            </w:pPr>
            <w:ins w:id="1633" w:author="Evain, Jean-Pierre" w:date="2017-06-12T17:24:00Z">
              <w:r>
                <w:rPr>
                  <w:lang w:eastAsia="ja-JP"/>
                </w:rPr>
                <w:t>To define a type of device</w:t>
              </w:r>
            </w:ins>
            <w:ins w:id="1634" w:author="Evain, Jean-Pierre" w:date="2017-06-12T17:25:00Z">
              <w:r>
                <w:rPr>
                  <w:lang w:eastAsia="ja-JP"/>
                </w:rPr>
                <w:t>.</w:t>
              </w:r>
            </w:ins>
          </w:p>
        </w:tc>
      </w:tr>
      <w:tr w:rsidR="007D025A" w:rsidRPr="00F3500B" w:rsidTr="00DC2C40">
        <w:trPr>
          <w:tblHeader/>
          <w:jc w:val="center"/>
          <w:ins w:id="1635" w:author="Evain, Jean-Pierre" w:date="2017-06-12T17:18:00Z"/>
        </w:trPr>
        <w:tc>
          <w:tcPr>
            <w:tcW w:w="2970" w:type="dxa"/>
            <w:tcBorders>
              <w:top w:val="single" w:sz="4" w:space="0" w:color="000000"/>
              <w:bottom w:val="single" w:sz="4" w:space="0" w:color="000000"/>
            </w:tcBorders>
          </w:tcPr>
          <w:p w:rsidR="007D025A" w:rsidRDefault="007D025A" w:rsidP="007D025A">
            <w:pPr>
              <w:pStyle w:val="TAH"/>
              <w:ind w:left="283"/>
              <w:jc w:val="left"/>
              <w:rPr>
                <w:ins w:id="1636" w:author="Evain, Jean-Pierre" w:date="2017-06-12T17:18:00Z"/>
                <w:rFonts w:ascii="Courier New" w:hAnsi="Courier New"/>
                <w:b w:val="0"/>
                <w:lang w:eastAsia="ja-JP"/>
              </w:rPr>
            </w:pPr>
            <w:ins w:id="1637" w:author="Evain, Jean-Pierre" w:date="2017-06-12T17:18:00Z">
              <w:r>
                <w:rPr>
                  <w:rFonts w:ascii="Courier New" w:hAnsi="Courier New"/>
                  <w:b w:val="0"/>
                  <w:lang w:eastAsia="ja-JP"/>
                </w:rPr>
                <w:t>DeviceOS</w:t>
              </w:r>
            </w:ins>
          </w:p>
        </w:tc>
        <w:tc>
          <w:tcPr>
            <w:tcW w:w="5490" w:type="dxa"/>
            <w:tcBorders>
              <w:top w:val="single" w:sz="4" w:space="0" w:color="000000"/>
              <w:bottom w:val="single" w:sz="4" w:space="0" w:color="000000"/>
            </w:tcBorders>
          </w:tcPr>
          <w:p w:rsidR="007D025A" w:rsidRDefault="00705546" w:rsidP="00DC2C40">
            <w:pPr>
              <w:pStyle w:val="TAL"/>
              <w:rPr>
                <w:ins w:id="1638" w:author="Evain, Jean-Pierre" w:date="2017-06-12T17:18:00Z"/>
                <w:lang w:eastAsia="ja-JP"/>
              </w:rPr>
            </w:pPr>
            <w:ins w:id="1639" w:author="Evain, Jean-Pierre" w:date="2017-06-12T17:25:00Z">
              <w:r>
                <w:rPr>
                  <w:lang w:eastAsia="ja-JP"/>
                </w:rPr>
                <w:t>To provide the operating system of a device.</w:t>
              </w:r>
            </w:ins>
          </w:p>
        </w:tc>
      </w:tr>
      <w:tr w:rsidR="007D025A" w:rsidRPr="00F3500B" w:rsidTr="00DC2C40">
        <w:trPr>
          <w:tblHeader/>
          <w:jc w:val="center"/>
          <w:ins w:id="1640" w:author="Evain, Jean-Pierre" w:date="2017-06-12T17:18:00Z"/>
        </w:trPr>
        <w:tc>
          <w:tcPr>
            <w:tcW w:w="2970" w:type="dxa"/>
            <w:tcBorders>
              <w:top w:val="single" w:sz="4" w:space="0" w:color="000000"/>
              <w:bottom w:val="single" w:sz="4" w:space="0" w:color="000000"/>
            </w:tcBorders>
          </w:tcPr>
          <w:p w:rsidR="007D025A" w:rsidRDefault="007D025A">
            <w:pPr>
              <w:pStyle w:val="TAH"/>
              <w:ind w:left="566"/>
              <w:jc w:val="left"/>
              <w:rPr>
                <w:ins w:id="1641" w:author="Evain, Jean-Pierre" w:date="2017-06-12T17:18:00Z"/>
                <w:rFonts w:ascii="Courier New" w:hAnsi="Courier New"/>
                <w:b w:val="0"/>
                <w:lang w:eastAsia="ja-JP"/>
              </w:rPr>
              <w:pPrChange w:id="1642" w:author="Evain, Jean-Pierre" w:date="2017-06-12T17:18:00Z">
                <w:pPr>
                  <w:pStyle w:val="TAH"/>
                  <w:ind w:left="283"/>
                  <w:jc w:val="left"/>
                </w:pPr>
              </w:pPrChange>
            </w:pPr>
            <w:ins w:id="1643" w:author="Evain, Jean-Pierre" w:date="2017-06-12T17:18:00Z">
              <w:r>
                <w:rPr>
                  <w:rFonts w:ascii="Courier New" w:hAnsi="Courier New"/>
                  <w:b w:val="0"/>
                  <w:lang w:eastAsia="ja-JP"/>
                </w:rPr>
                <w:t>blocked</w:t>
              </w:r>
            </w:ins>
          </w:p>
        </w:tc>
        <w:tc>
          <w:tcPr>
            <w:tcW w:w="5490" w:type="dxa"/>
            <w:tcBorders>
              <w:top w:val="single" w:sz="4" w:space="0" w:color="000000"/>
              <w:bottom w:val="single" w:sz="4" w:space="0" w:color="000000"/>
            </w:tcBorders>
          </w:tcPr>
          <w:p w:rsidR="007D025A" w:rsidRDefault="00705546" w:rsidP="00DC2C40">
            <w:pPr>
              <w:pStyle w:val="TAL"/>
              <w:rPr>
                <w:ins w:id="1644" w:author="Evain, Jean-Pierre" w:date="2017-06-12T17:18:00Z"/>
                <w:lang w:eastAsia="ja-JP"/>
              </w:rPr>
            </w:pPr>
            <w:ins w:id="1645" w:author="Evain, Jean-Pierre" w:date="2017-06-12T17:25:00Z">
              <w:r>
                <w:rPr>
                  <w:lang w:eastAsia="ja-JP"/>
                </w:rPr>
                <w:t>A flag to indicate if access is blocked for a device with a specific OS.</w:t>
              </w:r>
            </w:ins>
          </w:p>
        </w:tc>
      </w:tr>
      <w:tr w:rsidR="007D025A" w:rsidRPr="00F3500B" w:rsidTr="00DC2C40">
        <w:trPr>
          <w:tblHeader/>
          <w:jc w:val="center"/>
          <w:ins w:id="1646" w:author="Evain, Jean-Pierre" w:date="2017-06-12T17:20:00Z"/>
        </w:trPr>
        <w:tc>
          <w:tcPr>
            <w:tcW w:w="2970" w:type="dxa"/>
            <w:tcBorders>
              <w:top w:val="single" w:sz="4" w:space="0" w:color="000000"/>
              <w:bottom w:val="single" w:sz="4" w:space="0" w:color="000000"/>
            </w:tcBorders>
          </w:tcPr>
          <w:p w:rsidR="007D025A" w:rsidRDefault="007D025A">
            <w:pPr>
              <w:pStyle w:val="TAH"/>
              <w:ind w:left="283"/>
              <w:jc w:val="left"/>
              <w:rPr>
                <w:ins w:id="1647" w:author="Evain, Jean-Pierre" w:date="2017-06-12T17:20:00Z"/>
                <w:rFonts w:ascii="Courier New" w:hAnsi="Courier New"/>
                <w:b w:val="0"/>
                <w:lang w:eastAsia="ja-JP"/>
              </w:rPr>
              <w:pPrChange w:id="1648" w:author="Evain, Jean-Pierre" w:date="2017-06-12T17:21:00Z">
                <w:pPr>
                  <w:pStyle w:val="TAH"/>
                  <w:ind w:left="566"/>
                  <w:jc w:val="left"/>
                </w:pPr>
              </w:pPrChange>
            </w:pPr>
            <w:ins w:id="1649" w:author="Evain, Jean-Pierre" w:date="2017-06-12T17:21:00Z">
              <w:r>
                <w:rPr>
                  <w:rFonts w:ascii="Courier New" w:hAnsi="Courier New"/>
                  <w:b w:val="0"/>
                  <w:lang w:eastAsia="ja-JP"/>
                </w:rPr>
                <w:t>AccessStatus</w:t>
              </w:r>
            </w:ins>
          </w:p>
        </w:tc>
        <w:tc>
          <w:tcPr>
            <w:tcW w:w="5490" w:type="dxa"/>
            <w:tcBorders>
              <w:top w:val="single" w:sz="4" w:space="0" w:color="000000"/>
              <w:bottom w:val="single" w:sz="4" w:space="0" w:color="000000"/>
            </w:tcBorders>
          </w:tcPr>
          <w:p w:rsidR="007D025A" w:rsidRDefault="00705546" w:rsidP="00DC2C40">
            <w:pPr>
              <w:pStyle w:val="TAL"/>
              <w:rPr>
                <w:ins w:id="1650" w:author="Evain, Jean-Pierre" w:date="2017-06-12T17:20:00Z"/>
                <w:lang w:eastAsia="ja-JP"/>
              </w:rPr>
            </w:pPr>
            <w:ins w:id="1651" w:author="Evain, Jean-Pierre" w:date="2017-06-12T17:26:00Z">
              <w:r>
                <w:rPr>
                  <w:lang w:eastAsia="ja-JP"/>
                </w:rPr>
                <w:t>To provide an access status for a device.</w:t>
              </w:r>
            </w:ins>
          </w:p>
        </w:tc>
      </w:tr>
      <w:tr w:rsidR="007D025A" w:rsidRPr="00F3500B" w:rsidTr="00DC2C40">
        <w:trPr>
          <w:tblHeader/>
          <w:jc w:val="center"/>
          <w:ins w:id="1652" w:author="Evain, Jean-Pierre" w:date="2017-06-12T17:21:00Z"/>
        </w:trPr>
        <w:tc>
          <w:tcPr>
            <w:tcW w:w="2970" w:type="dxa"/>
            <w:tcBorders>
              <w:top w:val="single" w:sz="4" w:space="0" w:color="000000"/>
              <w:bottom w:val="single" w:sz="4" w:space="0" w:color="000000"/>
            </w:tcBorders>
          </w:tcPr>
          <w:p w:rsidR="007D025A" w:rsidRDefault="00F43072">
            <w:pPr>
              <w:pStyle w:val="TAH"/>
              <w:ind w:left="566"/>
              <w:jc w:val="left"/>
              <w:rPr>
                <w:ins w:id="1653" w:author="Evain, Jean-Pierre" w:date="2017-06-12T17:21:00Z"/>
                <w:rFonts w:ascii="Courier New" w:hAnsi="Courier New"/>
                <w:b w:val="0"/>
                <w:lang w:eastAsia="ja-JP"/>
              </w:rPr>
              <w:pPrChange w:id="1654" w:author="Evain, Jean-Pierre" w:date="2017-06-12T17:23:00Z">
                <w:pPr>
                  <w:pStyle w:val="TAH"/>
                  <w:ind w:left="283"/>
                  <w:jc w:val="left"/>
                </w:pPr>
              </w:pPrChange>
            </w:pPr>
            <w:ins w:id="1655" w:author="Evain, Jean-Pierre" w:date="2017-06-12T17:23:00Z">
              <w:r>
                <w:rPr>
                  <w:rFonts w:ascii="Courier New" w:hAnsi="Courier New"/>
                  <w:b w:val="0"/>
                  <w:lang w:eastAsia="ja-JP"/>
                </w:rPr>
                <w:t>blocked</w:t>
              </w:r>
            </w:ins>
          </w:p>
        </w:tc>
        <w:tc>
          <w:tcPr>
            <w:tcW w:w="5490" w:type="dxa"/>
            <w:tcBorders>
              <w:top w:val="single" w:sz="4" w:space="0" w:color="000000"/>
              <w:bottom w:val="single" w:sz="4" w:space="0" w:color="000000"/>
            </w:tcBorders>
          </w:tcPr>
          <w:p w:rsidR="007D025A" w:rsidRPr="00F43072" w:rsidRDefault="00F43072" w:rsidP="00F43072">
            <w:pPr>
              <w:pStyle w:val="TAL"/>
              <w:rPr>
                <w:ins w:id="1656" w:author="Evain, Jean-Pierre" w:date="2017-06-12T17:21:00Z"/>
                <w:szCs w:val="18"/>
                <w:lang w:eastAsia="ja-JP"/>
              </w:rPr>
            </w:pPr>
            <w:ins w:id="1657" w:author="Evain, Jean-Pierre" w:date="2017-06-12T17:23:00Z">
              <w:r w:rsidRPr="00F43072">
                <w:rPr>
                  <w:color w:val="000000"/>
                  <w:szCs w:val="18"/>
                  <w:lang w:eastAsia="en-GB"/>
                  <w:rPrChange w:id="1658" w:author="Evain, Jean-Pierre" w:date="2017-06-12T17:24:00Z">
                    <w:rPr>
                      <w:color w:val="000000"/>
                      <w:sz w:val="24"/>
                      <w:szCs w:val="24"/>
                      <w:lang w:val="fr-CH" w:eastAsia="en-GB"/>
                    </w:rPr>
                  </w:rPrChange>
                </w:rPr>
                <w:t>A flag to signal if the setting is allowed for the</w:t>
              </w:r>
              <w:r w:rsidRPr="00F43072">
                <w:rPr>
                  <w:color w:val="000000"/>
                  <w:szCs w:val="18"/>
                  <w:lang w:eastAsia="en-GB"/>
                  <w:rPrChange w:id="1659" w:author="Evain, Jean-Pierre" w:date="2017-06-12T17:24:00Z">
                    <w:rPr>
                      <w:color w:val="000000"/>
                      <w:sz w:val="24"/>
                      <w:szCs w:val="24"/>
                      <w:lang w:val="fr-CH" w:eastAsia="en-GB"/>
                    </w:rPr>
                  </w:rPrChange>
                </w:rPr>
                <w:tab/>
                <w:t>associated program rights</w:t>
              </w:r>
            </w:ins>
            <w:ins w:id="1660" w:author="Evain, Jean-Pierre" w:date="2017-06-12T17:24:00Z">
              <w:r>
                <w:rPr>
                  <w:color w:val="000000"/>
                  <w:szCs w:val="18"/>
                  <w:lang w:eastAsia="en-GB"/>
                </w:rPr>
                <w:t>.</w:t>
              </w:r>
            </w:ins>
          </w:p>
        </w:tc>
      </w:tr>
      <w:tr w:rsidR="007D025A" w:rsidRPr="00F3500B" w:rsidTr="00DC2C40">
        <w:trPr>
          <w:tblHeader/>
          <w:jc w:val="center"/>
          <w:ins w:id="1661" w:author="Evain, Jean-Pierre" w:date="2017-06-12T17:18:00Z"/>
        </w:trPr>
        <w:tc>
          <w:tcPr>
            <w:tcW w:w="2970" w:type="dxa"/>
            <w:tcBorders>
              <w:top w:val="single" w:sz="4" w:space="0" w:color="000000"/>
              <w:bottom w:val="single" w:sz="4" w:space="0" w:color="000000"/>
            </w:tcBorders>
          </w:tcPr>
          <w:p w:rsidR="007D025A" w:rsidRDefault="007D025A">
            <w:pPr>
              <w:pStyle w:val="TAH"/>
              <w:ind w:left="283"/>
              <w:jc w:val="left"/>
              <w:rPr>
                <w:ins w:id="1662" w:author="Evain, Jean-Pierre" w:date="2017-06-12T17:18:00Z"/>
                <w:rFonts w:ascii="Courier New" w:hAnsi="Courier New"/>
                <w:b w:val="0"/>
                <w:lang w:eastAsia="ja-JP"/>
              </w:rPr>
              <w:pPrChange w:id="1663" w:author="Evain, Jean-Pierre" w:date="2017-06-12T17:18:00Z">
                <w:pPr>
                  <w:pStyle w:val="TAH"/>
                  <w:ind w:left="566"/>
                  <w:jc w:val="left"/>
                </w:pPr>
              </w:pPrChange>
            </w:pPr>
            <w:ins w:id="1664" w:author="Evain, Jean-Pierre" w:date="2017-06-12T17:20:00Z">
              <w:r>
                <w:rPr>
                  <w:rFonts w:ascii="Courier New" w:hAnsi="Courier New"/>
                  <w:b w:val="0"/>
                  <w:lang w:eastAsia="ja-JP"/>
                </w:rPr>
                <w:t>deviceId</w:t>
              </w:r>
            </w:ins>
          </w:p>
        </w:tc>
        <w:tc>
          <w:tcPr>
            <w:tcW w:w="5490" w:type="dxa"/>
            <w:tcBorders>
              <w:top w:val="single" w:sz="4" w:space="0" w:color="000000"/>
              <w:bottom w:val="single" w:sz="4" w:space="0" w:color="000000"/>
            </w:tcBorders>
          </w:tcPr>
          <w:p w:rsidR="007D025A" w:rsidRDefault="0013258E" w:rsidP="00DC2C40">
            <w:pPr>
              <w:pStyle w:val="TAL"/>
              <w:rPr>
                <w:ins w:id="1665" w:author="Evain, Jean-Pierre" w:date="2017-06-12T17:18:00Z"/>
                <w:lang w:eastAsia="ja-JP"/>
              </w:rPr>
            </w:pPr>
            <w:proofErr w:type="gramStart"/>
            <w:ins w:id="1666" w:author="Evain, Jean-Pierre" w:date="2017-06-12T17:26:00Z">
              <w:r>
                <w:rPr>
                  <w:lang w:eastAsia="ja-JP"/>
                </w:rPr>
                <w:t>A</w:t>
              </w:r>
              <w:proofErr w:type="gramEnd"/>
              <w:r>
                <w:rPr>
                  <w:lang w:eastAsia="ja-JP"/>
                </w:rPr>
                <w:t xml:space="preserve"> Id attributed to a device.</w:t>
              </w:r>
            </w:ins>
          </w:p>
        </w:tc>
      </w:tr>
    </w:tbl>
    <w:p w:rsidR="00677181" w:rsidRPr="00764EA7" w:rsidRDefault="00677181">
      <w:pPr>
        <w:rPr>
          <w:ins w:id="1667" w:author="Evain, Jean-Pierre" w:date="2017-06-09T16:04:00Z"/>
          <w:color w:val="FF0000"/>
          <w:rPrChange w:id="1668" w:author="Evain, Jean-Pierre" w:date="2017-06-09T16:17:00Z">
            <w:rPr>
              <w:ins w:id="1669" w:author="Evain, Jean-Pierre" w:date="2017-06-09T16:04:00Z"/>
            </w:rPr>
          </w:rPrChange>
        </w:rPr>
        <w:pPrChange w:id="1670" w:author="Evain, Jean-Pierre" w:date="2017-06-09T16:39:00Z">
          <w:pPr>
            <w:pStyle w:val="Heading3"/>
          </w:pPr>
        </w:pPrChange>
      </w:pPr>
    </w:p>
    <w:p w:rsidR="008532F7" w:rsidRPr="00F3500B" w:rsidRDefault="00A3385F" w:rsidP="00614D0B">
      <w:pPr>
        <w:pStyle w:val="Heading3"/>
      </w:pPr>
      <w:r w:rsidRPr="00F3500B">
        <w:t>6.3.</w:t>
      </w:r>
      <w:ins w:id="1671" w:author="Evain, Jean-Pierre" w:date="2017-06-09T16:05:00Z">
        <w:r w:rsidR="000B260E">
          <w:t>10</w:t>
        </w:r>
      </w:ins>
      <w:del w:id="1672" w:author="Evain, Jean-Pierre" w:date="2017-06-09T16:05:00Z">
        <w:r w:rsidRPr="00F3500B" w:rsidDel="000B260E">
          <w:delText>9</w:delText>
        </w:r>
      </w:del>
      <w:r w:rsidRPr="00F3500B">
        <w:tab/>
        <w:t>Common core set of metadata</w:t>
      </w:r>
      <w:bookmarkEnd w:id="90"/>
    </w:p>
    <w:p w:rsidR="0086799A" w:rsidRPr="00F3500B" w:rsidRDefault="0086799A" w:rsidP="00C321EA">
      <w:pPr>
        <w:pStyle w:val="Heading4"/>
        <w:rPr>
          <w:lang w:eastAsia="ja-JP"/>
        </w:rPr>
      </w:pPr>
      <w:bookmarkStart w:id="1673" w:name="_Toc445718962"/>
      <w:r w:rsidRPr="00F3500B">
        <w:rPr>
          <w:snapToGrid w:val="0"/>
        </w:rPr>
        <w:t>6.3.</w:t>
      </w:r>
      <w:ins w:id="1674" w:author="Evain, Jean-Pierre" w:date="2017-06-09T16:05:00Z">
        <w:r w:rsidR="000B260E">
          <w:rPr>
            <w:snapToGrid w:val="0"/>
          </w:rPr>
          <w:t>10</w:t>
        </w:r>
      </w:ins>
      <w:del w:id="1675" w:author="Evain, Jean-Pierre" w:date="2017-06-09T16:05:00Z">
        <w:r w:rsidRPr="00F3500B" w:rsidDel="000B260E">
          <w:rPr>
            <w:snapToGrid w:val="0"/>
          </w:rPr>
          <w:delText>9</w:delText>
        </w:r>
      </w:del>
      <w:r w:rsidRPr="00F3500B">
        <w:rPr>
          <w:snapToGrid w:val="0"/>
        </w:rPr>
        <w:t>.0</w:t>
      </w:r>
      <w:r w:rsidRPr="00F3500B">
        <w:rPr>
          <w:snapToGrid w:val="0"/>
        </w:rPr>
        <w:tab/>
        <w:t>Three compliance levels</w:t>
      </w:r>
      <w:bookmarkEnd w:id="1673"/>
      <w:r w:rsidRPr="00F3500B">
        <w:rPr>
          <w:snapToGrid w:val="0"/>
        </w:rPr>
        <w:t xml:space="preserve"> </w:t>
      </w:r>
    </w:p>
    <w:p w:rsidR="00A3385F" w:rsidRPr="00F3500B" w:rsidRDefault="009674CC">
      <w:pPr>
        <w:rPr>
          <w:lang w:eastAsia="ja-JP"/>
        </w:rPr>
      </w:pPr>
      <w:r w:rsidRPr="00F3500B">
        <w:rPr>
          <w:lang w:eastAsia="ja-JP"/>
        </w:rPr>
        <w:t>Descriptive metadata has been defined to be associated with content. Because TV-Anytime metadata will be processed on a variety of devices, including devices with extremely limited resources, metadata is classified into required, recommended and optional metadata elements</w:t>
      </w:r>
      <w:r w:rsidR="00A3385F" w:rsidRPr="00F3500B">
        <w:rPr>
          <w:lang w:eastAsia="ja-JP"/>
        </w:rPr>
        <w:t>.</w:t>
      </w:r>
    </w:p>
    <w:p w:rsidR="00A3385F" w:rsidRPr="00F3500B" w:rsidRDefault="00A3385F" w:rsidP="00614D0B">
      <w:pPr>
        <w:pStyle w:val="Heading4"/>
        <w:rPr>
          <w:snapToGrid w:val="0"/>
        </w:rPr>
      </w:pPr>
      <w:bookmarkStart w:id="1676" w:name="_Toc445718963"/>
      <w:r w:rsidRPr="00F3500B">
        <w:rPr>
          <w:snapToGrid w:val="0"/>
        </w:rPr>
        <w:t>6.3.</w:t>
      </w:r>
      <w:ins w:id="1677" w:author="Evain, Jean-Pierre" w:date="2017-06-09T16:05:00Z">
        <w:r w:rsidR="000B260E">
          <w:rPr>
            <w:snapToGrid w:val="0"/>
          </w:rPr>
          <w:t>10</w:t>
        </w:r>
      </w:ins>
      <w:del w:id="1678" w:author="Evain, Jean-Pierre" w:date="2017-06-09T16:05:00Z">
        <w:r w:rsidRPr="00F3500B" w:rsidDel="000B260E">
          <w:rPr>
            <w:snapToGrid w:val="0"/>
          </w:rPr>
          <w:delText>9</w:delText>
        </w:r>
      </w:del>
      <w:r w:rsidRPr="00F3500B">
        <w:rPr>
          <w:snapToGrid w:val="0"/>
        </w:rPr>
        <w:t>.1</w:t>
      </w:r>
      <w:r w:rsidRPr="00F3500B">
        <w:rPr>
          <w:snapToGrid w:val="0"/>
        </w:rPr>
        <w:tab/>
      </w:r>
      <w:r w:rsidR="00F627C4" w:rsidRPr="00F3500B">
        <w:rPr>
          <w:snapToGrid w:val="0"/>
        </w:rPr>
        <w:t>Required</w:t>
      </w:r>
      <w:bookmarkEnd w:id="1676"/>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111"/>
        <w:gridCol w:w="4536"/>
      </w:tblGrid>
      <w:tr w:rsidR="00A3385F" w:rsidRPr="00F3500B">
        <w:trPr>
          <w:jc w:val="center"/>
        </w:trPr>
        <w:tc>
          <w:tcPr>
            <w:tcW w:w="4111" w:type="dxa"/>
            <w:tcBorders>
              <w:bottom w:val="single" w:sz="12" w:space="0" w:color="000000"/>
            </w:tcBorders>
          </w:tcPr>
          <w:p w:rsidR="00A3385F" w:rsidRPr="00F3500B" w:rsidRDefault="00A3385F">
            <w:pPr>
              <w:pStyle w:val="TAH"/>
            </w:pPr>
            <w:r w:rsidRPr="00F3500B">
              <w:t>Name</w:t>
            </w:r>
          </w:p>
        </w:tc>
        <w:tc>
          <w:tcPr>
            <w:tcW w:w="4536" w:type="dxa"/>
            <w:tcBorders>
              <w:bottom w:val="single" w:sz="12" w:space="0" w:color="000000"/>
            </w:tcBorders>
          </w:tcPr>
          <w:p w:rsidR="00A3385F" w:rsidRPr="00F3500B" w:rsidRDefault="00A3385F">
            <w:pPr>
              <w:pStyle w:val="TAH"/>
            </w:pPr>
            <w:r w:rsidRPr="00F3500B">
              <w:t>Requirement</w:t>
            </w:r>
          </w:p>
        </w:tc>
      </w:tr>
      <w:tr w:rsidR="00A3385F" w:rsidRPr="00F3500B">
        <w:trPr>
          <w:jc w:val="center"/>
        </w:trPr>
        <w:tc>
          <w:tcPr>
            <w:tcW w:w="4111" w:type="dxa"/>
            <w:tcBorders>
              <w:top w:val="single" w:sz="12" w:space="0" w:color="000000"/>
              <w:bottom w:val="single" w:sz="2" w:space="0" w:color="000000"/>
            </w:tcBorders>
          </w:tcPr>
          <w:p w:rsidR="00A3385F" w:rsidRPr="00F3500B" w:rsidRDefault="00A3385F">
            <w:pPr>
              <w:pStyle w:val="TAL"/>
              <w:rPr>
                <w:rFonts w:ascii="Courier New" w:hAnsi="Courier New"/>
              </w:rPr>
            </w:pPr>
            <w:r w:rsidRPr="00F3500B">
              <w:rPr>
                <w:rFonts w:ascii="Courier New" w:hAnsi="Courier New"/>
              </w:rPr>
              <w:t>Title</w:t>
            </w:r>
          </w:p>
        </w:tc>
        <w:tc>
          <w:tcPr>
            <w:tcW w:w="4536" w:type="dxa"/>
            <w:tcBorders>
              <w:top w:val="single" w:sz="12" w:space="0" w:color="000000"/>
              <w:bottom w:val="single" w:sz="2" w:space="0" w:color="000000"/>
            </w:tcBorders>
          </w:tcPr>
          <w:p w:rsidR="00A3385F" w:rsidRPr="00F3500B" w:rsidRDefault="00A3385F">
            <w:pPr>
              <w:pStyle w:val="TAL"/>
            </w:pPr>
            <w:r w:rsidRPr="00F3500B">
              <w:t>All ProgramInformation and GroupInformation objects shall contain a meaningful Title field.</w:t>
            </w:r>
          </w:p>
        </w:tc>
      </w:tr>
    </w:tbl>
    <w:p w:rsidR="00A3385F" w:rsidRPr="00F3500B" w:rsidRDefault="00A3385F">
      <w:pPr>
        <w:rPr>
          <w:snapToGrid w:val="0"/>
        </w:rPr>
      </w:pPr>
    </w:p>
    <w:p w:rsidR="00A3385F" w:rsidRPr="00F3500B" w:rsidRDefault="00A3385F" w:rsidP="00614D0B">
      <w:pPr>
        <w:pStyle w:val="Heading4"/>
        <w:rPr>
          <w:snapToGrid w:val="0"/>
        </w:rPr>
      </w:pPr>
      <w:bookmarkStart w:id="1679" w:name="_Toc445718964"/>
      <w:r w:rsidRPr="00F3500B">
        <w:rPr>
          <w:snapToGrid w:val="0"/>
        </w:rPr>
        <w:t>6.3.</w:t>
      </w:r>
      <w:ins w:id="1680" w:author="Evain, Jean-Pierre" w:date="2017-06-09T16:05:00Z">
        <w:r w:rsidR="000B260E">
          <w:rPr>
            <w:snapToGrid w:val="0"/>
          </w:rPr>
          <w:t>10</w:t>
        </w:r>
      </w:ins>
      <w:del w:id="1681" w:author="Evain, Jean-Pierre" w:date="2017-06-09T16:05:00Z">
        <w:r w:rsidRPr="00F3500B" w:rsidDel="000B260E">
          <w:rPr>
            <w:snapToGrid w:val="0"/>
          </w:rPr>
          <w:delText>9</w:delText>
        </w:r>
      </w:del>
      <w:r w:rsidRPr="00F3500B">
        <w:rPr>
          <w:snapToGrid w:val="0"/>
        </w:rPr>
        <w:t>.2</w:t>
      </w:r>
      <w:r w:rsidRPr="00F3500B">
        <w:rPr>
          <w:snapToGrid w:val="0"/>
        </w:rPr>
        <w:tab/>
        <w:t>Recommended</w:t>
      </w:r>
      <w:bookmarkEnd w:id="1679"/>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077"/>
        <w:gridCol w:w="4452"/>
      </w:tblGrid>
      <w:tr w:rsidR="00A3385F" w:rsidRPr="00F3500B">
        <w:trPr>
          <w:jc w:val="center"/>
        </w:trPr>
        <w:tc>
          <w:tcPr>
            <w:tcW w:w="4077" w:type="dxa"/>
            <w:tcBorders>
              <w:bottom w:val="single" w:sz="12" w:space="0" w:color="000000"/>
            </w:tcBorders>
          </w:tcPr>
          <w:p w:rsidR="00A3385F" w:rsidRPr="00F3500B" w:rsidRDefault="00A3385F">
            <w:pPr>
              <w:pStyle w:val="TAH"/>
            </w:pPr>
            <w:r w:rsidRPr="00F3500B">
              <w:t>Name</w:t>
            </w:r>
          </w:p>
        </w:tc>
        <w:tc>
          <w:tcPr>
            <w:tcW w:w="4452" w:type="dxa"/>
            <w:tcBorders>
              <w:bottom w:val="single" w:sz="12" w:space="0" w:color="000000"/>
            </w:tcBorders>
          </w:tcPr>
          <w:p w:rsidR="00A3385F" w:rsidRPr="00F3500B" w:rsidRDefault="00A3385F">
            <w:pPr>
              <w:pStyle w:val="TAH"/>
              <w:rPr>
                <w:lang w:eastAsia="ja-JP"/>
              </w:rPr>
            </w:pPr>
            <w:r w:rsidRPr="00F3500B">
              <w:rPr>
                <w:lang w:eastAsia="ja-JP"/>
              </w:rPr>
              <w:t>Guideline</w:t>
            </w:r>
          </w:p>
        </w:tc>
      </w:tr>
      <w:tr w:rsidR="00A3385F" w:rsidRPr="00F3500B">
        <w:trPr>
          <w:jc w:val="center"/>
        </w:trPr>
        <w:tc>
          <w:tcPr>
            <w:tcW w:w="4077" w:type="dxa"/>
            <w:tcBorders>
              <w:top w:val="single" w:sz="1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Synopsis</w:t>
            </w:r>
          </w:p>
        </w:tc>
        <w:tc>
          <w:tcPr>
            <w:tcW w:w="4452" w:type="dxa"/>
            <w:tcBorders>
              <w:top w:val="single" w:sz="1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meaningful </w:t>
            </w:r>
            <w:r w:rsidRPr="00F3500B">
              <w:rPr>
                <w:rFonts w:ascii="Courier New" w:hAnsi="Courier New"/>
                <w:lang w:eastAsia="ja-JP"/>
              </w:rPr>
              <w:t>Synopsis</w:t>
            </w:r>
            <w:r w:rsidRPr="00F3500B">
              <w:t xml:space="preserve"> </w:t>
            </w:r>
            <w:r w:rsidRPr="00F3500B">
              <w:rPr>
                <w:lang w:eastAsia="ja-JP"/>
              </w:rPr>
              <w:t>element</w:t>
            </w:r>
            <w:r w:rsidRPr="00F3500B">
              <w: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Genre</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meaningful set of </w:t>
            </w:r>
            <w:r w:rsidRPr="00F3500B">
              <w:rPr>
                <w:rFonts w:ascii="Courier New" w:hAnsi="Courier New"/>
                <w:lang w:eastAsia="ja-JP"/>
              </w:rPr>
              <w:t xml:space="preserve">classification </w:t>
            </w:r>
            <w:r w:rsidRPr="00F3500B">
              <w:t>elements.</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rPr>
            </w:pPr>
            <w:r w:rsidRPr="00F3500B">
              <w:rPr>
                <w:rFonts w:ascii="Courier New" w:hAnsi="Courier New"/>
              </w:rPr>
              <w:t>Language/CaptionLanguage/</w:t>
            </w:r>
          </w:p>
          <w:p w:rsidR="00A3385F" w:rsidRPr="00F3500B" w:rsidRDefault="00A3385F">
            <w:pPr>
              <w:pStyle w:val="TAL"/>
              <w:rPr>
                <w:rFonts w:ascii="Courier New" w:hAnsi="Courier New"/>
              </w:rPr>
            </w:pPr>
            <w:r w:rsidRPr="00F3500B">
              <w:rPr>
                <w:rFonts w:ascii="Courier New" w:hAnsi="Courier New"/>
              </w:rPr>
              <w:t>SignLanguage</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set of meaningful language-related elements to define the spoken, subtitle and audio description properties of the content.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MemberOf</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shall use the </w:t>
            </w:r>
            <w:r w:rsidRPr="00F3500B">
              <w:rPr>
                <w:rFonts w:ascii="Courier New" w:hAnsi="Courier New"/>
                <w:lang w:eastAsia="ja-JP"/>
              </w:rPr>
              <w:t>MemberOf</w:t>
            </w:r>
            <w:r w:rsidRPr="00F3500B">
              <w:t xml:space="preserve"> element.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CreditsList</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the following value for the role attribute of CreditsItem be provided in a CreditsList: Director, Provider, KeyTalent, KeyCharacter, </w:t>
            </w:r>
            <w:proofErr w:type="gramStart"/>
            <w:r w:rsidRPr="00F3500B">
              <w:t>Writer</w:t>
            </w:r>
            <w:proofErr w:type="gramEnd"/>
            <w:r w:rsidRPr="00F3500B">
              <w:t>.</w:t>
            </w:r>
          </w:p>
        </w:tc>
      </w:tr>
    </w:tbl>
    <w:p w:rsidR="00A3385F" w:rsidRPr="00F3500B" w:rsidRDefault="00A3385F">
      <w:pPr>
        <w:rPr>
          <w:snapToGrid w:val="0"/>
        </w:rPr>
      </w:pPr>
    </w:p>
    <w:p w:rsidR="00A3385F" w:rsidRPr="00F3500B" w:rsidRDefault="00A3385F" w:rsidP="00614D0B">
      <w:pPr>
        <w:pStyle w:val="Heading3"/>
        <w:rPr>
          <w:snapToGrid w:val="0"/>
        </w:rPr>
      </w:pPr>
      <w:bookmarkStart w:id="1682" w:name="_Toc445718965"/>
      <w:r w:rsidRPr="00F3500B">
        <w:rPr>
          <w:snapToGrid w:val="0"/>
        </w:rPr>
        <w:lastRenderedPageBreak/>
        <w:t>6.3.1</w:t>
      </w:r>
      <w:ins w:id="1683" w:author="Evain, Jean-Pierre" w:date="2017-06-09T16:05:00Z">
        <w:r w:rsidR="000B260E">
          <w:rPr>
            <w:snapToGrid w:val="0"/>
          </w:rPr>
          <w:t>1</w:t>
        </w:r>
      </w:ins>
      <w:del w:id="1684" w:author="Evain, Jean-Pierre" w:date="2017-06-09T16:05:00Z">
        <w:r w:rsidRPr="00F3500B" w:rsidDel="000B260E">
          <w:rPr>
            <w:snapToGrid w:val="0"/>
          </w:rPr>
          <w:delText>0</w:delText>
        </w:r>
      </w:del>
      <w:r w:rsidRPr="00F3500B">
        <w:rPr>
          <w:snapToGrid w:val="0"/>
        </w:rPr>
        <w:tab/>
        <w:t>Optional metadata (informative)</w:t>
      </w:r>
      <w:bookmarkEnd w:id="1682"/>
    </w:p>
    <w:p w:rsidR="00A3385F" w:rsidRPr="00F3500B" w:rsidRDefault="00A3385F">
      <w:pPr>
        <w:rPr>
          <w:lang w:eastAsia="ja-JP"/>
        </w:rPr>
      </w:pPr>
      <w:r w:rsidRPr="00F3500B">
        <w:rPr>
          <w:lang w:eastAsia="ja-JP"/>
        </w:rPr>
        <w:t>All other metadata defined in the present document are optional.</w:t>
      </w:r>
    </w:p>
    <w:p w:rsidR="00A3385F" w:rsidRPr="0037143C" w:rsidRDefault="00A3385F" w:rsidP="00614D0B">
      <w:pPr>
        <w:pStyle w:val="Heading2"/>
        <w:rPr>
          <w:rFonts w:eastAsia="Arial Unicode MS"/>
          <w:lang w:val="fr-CH" w:eastAsia="ja-JP"/>
          <w:rPrChange w:id="1685" w:author="Evain, Jean-Pierre" w:date="2017-06-09T15:03:00Z">
            <w:rPr>
              <w:rFonts w:eastAsia="Arial Unicode MS"/>
              <w:lang w:eastAsia="ja-JP"/>
            </w:rPr>
          </w:rPrChange>
        </w:rPr>
      </w:pPr>
      <w:bookmarkStart w:id="1686" w:name="_Toc445718966"/>
      <w:r w:rsidRPr="0037143C">
        <w:rPr>
          <w:lang w:val="fr-CH" w:eastAsia="ja-JP"/>
          <w:rPrChange w:id="1687" w:author="Evain, Jean-Pierre" w:date="2017-06-09T15:03:00Z">
            <w:rPr>
              <w:lang w:eastAsia="ja-JP"/>
            </w:rPr>
          </w:rPrChange>
        </w:rPr>
        <w:t>6.4</w:t>
      </w:r>
      <w:r w:rsidRPr="0037143C">
        <w:rPr>
          <w:lang w:val="fr-CH" w:eastAsia="ja-JP"/>
          <w:rPrChange w:id="1688" w:author="Evain, Jean-Pierre" w:date="2017-06-09T15:03:00Z">
            <w:rPr>
              <w:lang w:eastAsia="ja-JP"/>
            </w:rPr>
          </w:rPrChange>
        </w:rPr>
        <w:tab/>
        <w:t>Instance description metadata</w:t>
      </w:r>
      <w:bookmarkEnd w:id="1686"/>
    </w:p>
    <w:p w:rsidR="008D1875" w:rsidRPr="0037143C" w:rsidRDefault="008D1875" w:rsidP="00C321EA">
      <w:pPr>
        <w:pStyle w:val="Heading3"/>
        <w:rPr>
          <w:rFonts w:eastAsia="Arial Unicode MS"/>
          <w:lang w:val="fr-CH" w:eastAsia="ja-JP"/>
          <w:rPrChange w:id="1689" w:author="Evain, Jean-Pierre" w:date="2017-06-09T15:03:00Z">
            <w:rPr>
              <w:rFonts w:eastAsia="Arial Unicode MS"/>
              <w:lang w:eastAsia="ja-JP"/>
            </w:rPr>
          </w:rPrChange>
        </w:rPr>
      </w:pPr>
      <w:bookmarkStart w:id="1690" w:name="_Toc445718967"/>
      <w:r w:rsidRPr="0037143C">
        <w:rPr>
          <w:lang w:val="fr-CH"/>
          <w:rPrChange w:id="1691" w:author="Evain, Jean-Pierre" w:date="2017-06-09T15:03:00Z">
            <w:rPr/>
          </w:rPrChange>
        </w:rPr>
        <w:t>6.4.</w:t>
      </w:r>
      <w:r w:rsidR="00304B14" w:rsidRPr="0037143C">
        <w:rPr>
          <w:lang w:val="fr-CH"/>
          <w:rPrChange w:id="1692" w:author="Evain, Jean-Pierre" w:date="2017-06-09T15:03:00Z">
            <w:rPr/>
          </w:rPrChange>
        </w:rPr>
        <w:t>0</w:t>
      </w:r>
      <w:r w:rsidRPr="0037143C">
        <w:rPr>
          <w:lang w:val="fr-CH"/>
          <w:rPrChange w:id="1693" w:author="Evain, Jean-Pierre" w:date="2017-06-09T15:03:00Z">
            <w:rPr/>
          </w:rPrChange>
        </w:rPr>
        <w:tab/>
        <w:t xml:space="preserve">Instance vs. </w:t>
      </w:r>
      <w:proofErr w:type="gramStart"/>
      <w:r w:rsidRPr="0037143C">
        <w:rPr>
          <w:lang w:val="fr-CH"/>
          <w:rPrChange w:id="1694" w:author="Evain, Jean-Pierre" w:date="2017-06-09T15:03:00Z">
            <w:rPr/>
          </w:rPrChange>
        </w:rPr>
        <w:t>descriptive</w:t>
      </w:r>
      <w:proofErr w:type="gramEnd"/>
      <w:r w:rsidRPr="0037143C">
        <w:rPr>
          <w:lang w:val="fr-CH"/>
          <w:rPrChange w:id="1695" w:author="Evain, Jean-Pierre" w:date="2017-06-09T15:03:00Z">
            <w:rPr/>
          </w:rPrChange>
        </w:rPr>
        <w:t xml:space="preserve"> metadata</w:t>
      </w:r>
      <w:bookmarkEnd w:id="1690"/>
    </w:p>
    <w:p w:rsidR="00A3385F" w:rsidRPr="00F3500B" w:rsidRDefault="009674CC" w:rsidP="007920C9">
      <w:pPr>
        <w:keepLines/>
        <w:rPr>
          <w:rFonts w:eastAsia="Arial Unicode MS"/>
          <w:lang w:eastAsia="ja-JP"/>
        </w:rPr>
      </w:pPr>
      <w:r w:rsidRPr="00F3500B">
        <w:rPr>
          <w:rFonts w:eastAsia="Arial Unicode MS"/>
          <w:lang w:eastAsia="ja-JP"/>
        </w:rPr>
        <w:t>Th</w:t>
      </w:r>
      <w:r w:rsidR="00A3385F" w:rsidRPr="00F3500B">
        <w:rPr>
          <w:rFonts w:eastAsia="Arial Unicode MS"/>
          <w:lang w:eastAsia="ja-JP"/>
        </w:rPr>
        <w:t>e previous clause</w:t>
      </w:r>
      <w:r w:rsidRPr="00F3500B">
        <w:rPr>
          <w:rFonts w:eastAsia="Arial Unicode MS"/>
          <w:lang w:eastAsia="ja-JP"/>
        </w:rPr>
        <w:t xml:space="preserve"> addressed</w:t>
      </w:r>
      <w:r w:rsidR="00A3385F" w:rsidRPr="00F3500B">
        <w:rPr>
          <w:rFonts w:eastAsia="Arial Unicode MS"/>
          <w:lang w:eastAsia="ja-JP"/>
        </w:rPr>
        <w:t xml:space="preserve"> </w:t>
      </w:r>
      <w:r w:rsidR="00A3385F" w:rsidRPr="00F3500B">
        <w:rPr>
          <w:rFonts w:eastAsia="Arial Unicode MS"/>
          <w:i/>
          <w:lang w:eastAsia="ja-JP"/>
        </w:rPr>
        <w:t xml:space="preserve">content description </w:t>
      </w:r>
      <w:r w:rsidR="00A3385F" w:rsidRPr="00F3500B">
        <w:rPr>
          <w:rFonts w:eastAsia="Arial Unicode MS"/>
          <w:lang w:eastAsia="ja-JP"/>
        </w:rPr>
        <w:t>metadata, which associates metadata with a piece of content. The key for linking content metadata to content is the CRID</w:t>
      </w:r>
      <w:r w:rsidRPr="00F3500B">
        <w:rPr>
          <w:rFonts w:eastAsia="Arial Unicode MS"/>
          <w:lang w:eastAsia="ja-JP"/>
        </w:rPr>
        <w:t>. Th</w:t>
      </w:r>
      <w:r w:rsidR="00B01478" w:rsidRPr="00F3500B">
        <w:rPr>
          <w:rFonts w:eastAsia="Arial Unicode MS"/>
          <w:lang w:eastAsia="ja-JP"/>
        </w:rPr>
        <w:t xml:space="preserve">e present </w:t>
      </w:r>
      <w:r w:rsidR="00A3385F" w:rsidRPr="00F3500B">
        <w:rPr>
          <w:rFonts w:eastAsia="Arial Unicode MS"/>
          <w:lang w:eastAsia="ja-JP"/>
        </w:rPr>
        <w:t>clause</w:t>
      </w:r>
      <w:r w:rsidRPr="00F3500B">
        <w:rPr>
          <w:rFonts w:eastAsia="Arial Unicode MS"/>
          <w:lang w:eastAsia="ja-JP"/>
        </w:rPr>
        <w:t xml:space="preserve"> covers</w:t>
      </w:r>
      <w:r w:rsidR="00A3385F" w:rsidRPr="00F3500B">
        <w:rPr>
          <w:rFonts w:eastAsia="Arial Unicode MS"/>
          <w:lang w:eastAsia="ja-JP"/>
        </w:rPr>
        <w:t xml:space="preserve"> </w:t>
      </w:r>
      <w:r w:rsidR="00A3385F" w:rsidRPr="00F3500B">
        <w:rPr>
          <w:rFonts w:eastAsia="Arial Unicode MS"/>
          <w:i/>
          <w:lang w:eastAsia="ja-JP"/>
        </w:rPr>
        <w:t xml:space="preserve">instance description </w:t>
      </w:r>
      <w:r w:rsidR="00A3385F" w:rsidRPr="00F3500B">
        <w:rPr>
          <w:rFonts w:eastAsia="Arial Unicode MS"/>
          <w:lang w:eastAsia="ja-JP"/>
        </w:rPr>
        <w:t>metadata. Instance description metadata is useful in cases where there are meaningful differences between instances of the same content (that is, instances of content that share the same CRID). Instance description metadata is linked to a particular event-related instance of content.</w:t>
      </w:r>
    </w:p>
    <w:p w:rsidR="00A3385F" w:rsidRPr="00F3500B" w:rsidRDefault="00A3385F" w:rsidP="00614D0B">
      <w:pPr>
        <w:pStyle w:val="Heading3"/>
      </w:pPr>
      <w:bookmarkStart w:id="1696" w:name="_Toc445718968"/>
      <w:r w:rsidRPr="00F3500B">
        <w:t>6.4.1</w:t>
      </w:r>
      <w:r w:rsidRPr="00F3500B">
        <w:tab/>
        <w:t>Programme location entities</w:t>
      </w:r>
      <w:bookmarkEnd w:id="1696"/>
    </w:p>
    <w:p w:rsidR="00A3385F" w:rsidRPr="00F3500B" w:rsidRDefault="00A3385F" w:rsidP="007920C9">
      <w:pPr>
        <w:rPr>
          <w:rFonts w:eastAsia="Arial Unicode MS"/>
          <w:lang w:eastAsia="ja-JP"/>
        </w:rPr>
      </w:pPr>
      <w:r w:rsidRPr="00F3500B">
        <w:rPr>
          <w:lang w:eastAsia="ja-JP"/>
        </w:rPr>
        <w:t xml:space="preserve">A programme location contains information about one </w:t>
      </w:r>
      <w:r w:rsidRPr="00F3500B">
        <w:rPr>
          <w:rFonts w:eastAsia="Arial Unicode MS"/>
          <w:lang w:eastAsia="ja-JP"/>
        </w:rPr>
        <w:t>i</w:t>
      </w:r>
      <w:r w:rsidRPr="00F3500B">
        <w:rPr>
          <w:lang w:eastAsia="ja-JP"/>
        </w:rPr>
        <w:t xml:space="preserve">nstance (or </w:t>
      </w:r>
      <w:r w:rsidR="00452C3A" w:rsidRPr="00F3500B">
        <w:rPr>
          <w:lang w:eastAsia="ja-JP"/>
        </w:rPr>
        <w:t>"</w:t>
      </w:r>
      <w:r w:rsidRPr="00F3500B">
        <w:rPr>
          <w:lang w:eastAsia="ja-JP"/>
        </w:rPr>
        <w:t>publication event</w:t>
      </w:r>
      <w:r w:rsidR="00452C3A" w:rsidRPr="00F3500B">
        <w:rPr>
          <w:lang w:eastAsia="ja-JP"/>
        </w:rPr>
        <w:t>"</w:t>
      </w:r>
      <w:r w:rsidRPr="00F3500B">
        <w:rPr>
          <w:lang w:eastAsia="ja-JP"/>
        </w:rPr>
        <w:t>) of a programme.</w:t>
      </w:r>
      <w:r w:rsidRPr="00F3500B">
        <w:rPr>
          <w:rFonts w:eastAsia="Arial Unicode MS"/>
          <w:lang w:eastAsia="ja-JP"/>
        </w:rPr>
        <w:t xml:space="preserve"> Multiple programme locations from the same service provider can be grouped to form </w:t>
      </w:r>
      <w:r w:rsidR="008E0B87" w:rsidRPr="00F3500B">
        <w:rPr>
          <w:rFonts w:eastAsia="Arial Unicode MS"/>
          <w:lang w:eastAsia="ja-JP"/>
        </w:rPr>
        <w:t xml:space="preserve">e.g. </w:t>
      </w:r>
      <w:r w:rsidRPr="00F3500B">
        <w:rPr>
          <w:rFonts w:eastAsia="Arial Unicode MS"/>
          <w:lang w:eastAsia="ja-JP"/>
        </w:rPr>
        <w:t xml:space="preserve">a </w:t>
      </w:r>
      <w:r w:rsidR="008E0B87" w:rsidRPr="00F3500B">
        <w:rPr>
          <w:rFonts w:eastAsia="Arial Unicode MS"/>
          <w:lang w:eastAsia="ja-JP"/>
        </w:rPr>
        <w:t xml:space="preserve">broadcast </w:t>
      </w:r>
      <w:r w:rsidRPr="00F3500B">
        <w:rPr>
          <w:rFonts w:eastAsia="Arial Unicode MS"/>
          <w:lang w:eastAsia="ja-JP"/>
        </w:rPr>
        <w:t>schedule</w:t>
      </w:r>
      <w:r w:rsidR="00A439AA" w:rsidRPr="00F3500B">
        <w:rPr>
          <w:rFonts w:eastAsia="Arial Unicode MS"/>
          <w:lang w:eastAsia="ja-JP"/>
        </w:rPr>
        <w:t>,</w:t>
      </w:r>
      <w:r w:rsidR="008E0B87" w:rsidRPr="00F3500B">
        <w:rPr>
          <w:rFonts w:eastAsia="Arial Unicode MS"/>
          <w:lang w:eastAsia="ja-JP"/>
        </w:rPr>
        <w:t xml:space="preserve"> an on-demand service</w:t>
      </w:r>
      <w:r w:rsidR="00A439AA" w:rsidRPr="00F3500B">
        <w:rPr>
          <w:rFonts w:eastAsia="Arial Unicode MS"/>
          <w:lang w:eastAsia="ja-JP"/>
        </w:rPr>
        <w:t xml:space="preserve"> or a push-download package</w:t>
      </w:r>
      <w:r w:rsidRPr="00F3500B">
        <w:rPr>
          <w:rFonts w:eastAsia="Arial Unicode MS"/>
          <w:lang w:eastAsia="ja-JP"/>
        </w:rPr>
        <w:t>.</w:t>
      </w:r>
    </w:p>
    <w:p w:rsidR="00A3385F" w:rsidRPr="00F3500B" w:rsidRDefault="00A3385F">
      <w:pPr>
        <w:rPr>
          <w:rFonts w:eastAsia="Arial Unicode MS"/>
          <w:lang w:eastAsia="ja-JP"/>
        </w:rPr>
      </w:pPr>
      <w:r w:rsidRPr="00F3500B">
        <w:rPr>
          <w:lang w:eastAsia="ja-JP"/>
        </w:rPr>
        <w:t>A metadata provider aggregates a set of programme locations</w:t>
      </w:r>
      <w:r w:rsidRPr="00F3500B">
        <w:rPr>
          <w:rFonts w:eastAsia="Arial Unicode MS"/>
          <w:lang w:eastAsia="ja-JP"/>
        </w:rPr>
        <w:t xml:space="preserve"> (e.g. schedules</w:t>
      </w:r>
      <w:r w:rsidR="00170C6F" w:rsidRPr="00F3500B">
        <w:rPr>
          <w:rFonts w:eastAsia="Arial Unicode MS"/>
          <w:lang w:eastAsia="ja-JP"/>
        </w:rPr>
        <w:t>, or individual programme locations</w:t>
      </w:r>
      <w:r w:rsidRPr="00F3500B">
        <w:rPr>
          <w:rFonts w:eastAsia="Arial Unicode MS"/>
          <w:lang w:eastAsia="ja-JP"/>
        </w:rPr>
        <w:t>)</w:t>
      </w:r>
      <w:r w:rsidRPr="00F3500B">
        <w:rPr>
          <w:lang w:eastAsia="ja-JP"/>
        </w:rPr>
        <w:t xml:space="preserve"> into a </w:t>
      </w:r>
      <w:r w:rsidRPr="00F3500B">
        <w:rPr>
          <w:rFonts w:ascii="Courier New" w:hAnsi="Courier New"/>
          <w:lang w:eastAsia="ja-JP"/>
        </w:rPr>
        <w:t>ProgramLocationTable</w:t>
      </w:r>
      <w:r w:rsidRPr="00F3500B">
        <w:rPr>
          <w:lang w:eastAsia="ja-JP"/>
        </w:rPr>
        <w:t xml:space="preserve">, as described in </w:t>
      </w:r>
      <w:r w:rsidR="00C16A9B" w:rsidRPr="00F3500B">
        <w:rPr>
          <w:lang w:eastAsia="ja-JP"/>
        </w:rPr>
        <w:t>clause 6</w:t>
      </w:r>
      <w:r w:rsidRPr="00F3500B">
        <w:rPr>
          <w:lang w:eastAsia="ja-JP"/>
        </w:rPr>
        <w:t>.7.1</w:t>
      </w:r>
      <w:r w:rsidRPr="00F3500B">
        <w:rPr>
          <w:rFonts w:eastAsia="Arial Unicode MS"/>
          <w:lang w:eastAsia="ja-JP"/>
        </w:rPr>
        <w:t xml:space="preserve"> and includes this table in a </w:t>
      </w:r>
      <w:r w:rsidR="00344126" w:rsidRPr="00F3500B">
        <w:rPr>
          <w:rFonts w:eastAsia="Arial Unicode MS"/>
          <w:i/>
          <w:lang w:eastAsia="ja-JP"/>
        </w:rPr>
        <w:t>TV</w:t>
      </w:r>
      <w:r w:rsidR="001425E5" w:rsidRPr="00F3500B">
        <w:rPr>
          <w:rFonts w:eastAsia="Arial Unicode MS"/>
          <w:i/>
          <w:lang w:eastAsia="ja-JP"/>
        </w:rPr>
        <w:t>-</w:t>
      </w:r>
      <w:r w:rsidR="00344126" w:rsidRPr="00F3500B">
        <w:rPr>
          <w:rFonts w:eastAsia="Arial Unicode MS"/>
          <w:i/>
          <w:lang w:eastAsia="ja-JP"/>
        </w:rPr>
        <w:t>Anytime</w:t>
      </w:r>
      <w:r w:rsidRPr="00F3500B">
        <w:rPr>
          <w:rFonts w:eastAsia="Arial Unicode MS"/>
          <w:lang w:eastAsia="ja-JP"/>
        </w:rPr>
        <w:t xml:space="preserve"> metadata instance document.</w:t>
      </w:r>
    </w:p>
    <w:p w:rsidR="00B05065" w:rsidRPr="00F3500B" w:rsidRDefault="002F05F2" w:rsidP="007920C9">
      <w:pPr>
        <w:pStyle w:val="FL"/>
        <w:rPr>
          <w:rFonts w:eastAsia="Arial Unicode MS"/>
          <w:lang w:eastAsia="ja-JP"/>
        </w:rPr>
      </w:pPr>
      <w:r w:rsidRPr="00F3500B">
        <w:rPr>
          <w:rFonts w:eastAsia="Arial Unicode MS"/>
          <w:noProof/>
          <w:lang w:val="fr-CH" w:eastAsia="fr-CH"/>
        </w:rPr>
        <w:drawing>
          <wp:inline distT="0" distB="0" distL="0" distR="0" wp14:anchorId="706B1124" wp14:editId="567D8864">
            <wp:extent cx="4445000" cy="2131060"/>
            <wp:effectExtent l="0" t="0" r="0" b="0"/>
            <wp:docPr id="24" name="Picture 24"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5000" cy="2131060"/>
                    </a:xfrm>
                    <a:prstGeom prst="rect">
                      <a:avLst/>
                    </a:prstGeom>
                    <a:noFill/>
                    <a:ln>
                      <a:noFill/>
                    </a:ln>
                  </pic:spPr>
                </pic:pic>
              </a:graphicData>
            </a:graphic>
          </wp:inline>
        </w:drawing>
      </w:r>
    </w:p>
    <w:p w:rsidR="00A3385F" w:rsidRPr="00F3500B" w:rsidRDefault="00A3385F">
      <w:pPr>
        <w:pStyle w:val="TF"/>
        <w:rPr>
          <w:lang w:eastAsia="ja-JP"/>
        </w:rPr>
      </w:pPr>
      <w:bookmarkStart w:id="1697" w:name="_Toc445718790"/>
      <w:r w:rsidRPr="00F3500B">
        <w:t xml:space="preserve">Figure </w:t>
      </w:r>
      <w:r w:rsidR="00BF1EEF">
        <w:fldChar w:fldCharType="begin"/>
      </w:r>
      <w:r w:rsidR="00BF1EEF">
        <w:instrText xml:space="preserve"> SEQ Figure \* ARABIC </w:instrText>
      </w:r>
      <w:r w:rsidR="00BF1EEF">
        <w:fldChar w:fldCharType="separate"/>
      </w:r>
      <w:r w:rsidR="00831E19" w:rsidRPr="00F3500B">
        <w:t>6</w:t>
      </w:r>
      <w:r w:rsidR="00BF1EEF">
        <w:fldChar w:fldCharType="end"/>
      </w:r>
      <w:r w:rsidRPr="00F3500B">
        <w:t xml:space="preserve">: </w:t>
      </w:r>
      <w:r w:rsidRPr="00F3500B">
        <w:rPr>
          <w:rFonts w:eastAsia="MS Mincho"/>
          <w:lang w:eastAsia="ja-JP"/>
        </w:rPr>
        <w:t xml:space="preserve">Single </w:t>
      </w:r>
      <w:r w:rsidRPr="00F3500B">
        <w:t>programme location data model</w:t>
      </w:r>
      <w:proofErr w:type="gramStart"/>
      <w:r w:rsidRPr="00F3500B">
        <w:t>:</w:t>
      </w:r>
      <w:proofErr w:type="gramEnd"/>
      <w:r w:rsidRPr="00F3500B">
        <w:br/>
      </w:r>
      <w:r w:rsidRPr="00F3500B">
        <w:rPr>
          <w:lang w:eastAsia="ja-JP"/>
        </w:rPr>
        <w:t>depicts the high-level data model for programme location</w:t>
      </w:r>
      <w:bookmarkEnd w:id="1697"/>
    </w:p>
    <w:p w:rsidR="00A3385F" w:rsidRPr="00F3500B" w:rsidRDefault="00A3385F">
      <w:pPr>
        <w:pStyle w:val="H6"/>
      </w:pPr>
      <w:r w:rsidRPr="00F3500B">
        <w:t>Entity definitions</w:t>
      </w:r>
    </w:p>
    <w:p w:rsidR="00A3385F" w:rsidRPr="00F3500B" w:rsidRDefault="00A3385F">
      <w:pPr>
        <w:pStyle w:val="B1"/>
      </w:pPr>
      <w:r w:rsidRPr="00F3500B">
        <w:rPr>
          <w:b/>
        </w:rPr>
        <w:t>Programme location</w:t>
      </w:r>
      <w:r w:rsidRPr="00F3500B">
        <w:t xml:space="preserve"> - the programme location represents a generic programme location, regardless of the nature of the medium it addresses - two obvious examples being broadcast services and the Web. The principle feature of a programme location is that it may </w:t>
      </w:r>
      <w:r w:rsidR="00452C3A" w:rsidRPr="00F3500B">
        <w:t>"</w:t>
      </w:r>
      <w:r w:rsidRPr="00F3500B">
        <w:t>contain</w:t>
      </w:r>
      <w:r w:rsidR="00452C3A" w:rsidRPr="00F3500B">
        <w:t>"</w:t>
      </w:r>
      <w:r w:rsidRPr="00F3500B">
        <w:t xml:space="preserve"> at most one programme</w:t>
      </w:r>
      <w:r w:rsidRPr="00F3500B">
        <w:rPr>
          <w:rFonts w:eastAsia="Arial Unicode MS"/>
          <w:lang w:eastAsia="ja-JP"/>
        </w:rPr>
        <w:t>.</w:t>
      </w:r>
    </w:p>
    <w:p w:rsidR="00A3385F" w:rsidRPr="00F3500B" w:rsidRDefault="00A3385F">
      <w:pPr>
        <w:pStyle w:val="B1"/>
      </w:pPr>
      <w:r w:rsidRPr="00F3500B">
        <w:rPr>
          <w:b/>
        </w:rPr>
        <w:t>Schedule event</w:t>
      </w:r>
      <w:r w:rsidRPr="00F3500B">
        <w:t xml:space="preserve"> - the schedule event is a specific type of programme location that is appropriate for describing broadcast programme locations. The schedule event associates a given broadcast location (service, time and duration) with a given programme</w:t>
      </w:r>
      <w:r w:rsidRPr="00F3500B">
        <w:rPr>
          <w:rFonts w:eastAsia="Arial Unicode MS"/>
          <w:lang w:eastAsia="ja-JP"/>
        </w:rPr>
        <w:t>.</w:t>
      </w:r>
    </w:p>
    <w:p w:rsidR="00170C6F" w:rsidRPr="00F3500B" w:rsidRDefault="00170C6F">
      <w:pPr>
        <w:pStyle w:val="B1"/>
        <w:rPr>
          <w:b/>
        </w:rPr>
      </w:pPr>
      <w:r w:rsidRPr="00F3500B">
        <w:rPr>
          <w:b/>
        </w:rPr>
        <w:t>Broadcast event</w:t>
      </w:r>
      <w:r w:rsidRPr="00F3500B">
        <w:t xml:space="preserve"> </w:t>
      </w:r>
      <w:r w:rsidR="00287EF4" w:rsidRPr="00F3500B">
        <w:t>-</w:t>
      </w:r>
      <w:r w:rsidRPr="00F3500B">
        <w:t xml:space="preserve"> the broadcast event is a specific type of programme location that is appropriate for describing independent programme locations.</w:t>
      </w:r>
    </w:p>
    <w:p w:rsidR="00B232D9" w:rsidRPr="00F3500B" w:rsidRDefault="00A3385F">
      <w:pPr>
        <w:pStyle w:val="B1"/>
      </w:pPr>
      <w:r w:rsidRPr="00F3500B">
        <w:rPr>
          <w:b/>
        </w:rPr>
        <w:t>Service</w:t>
      </w:r>
      <w:r w:rsidRPr="00F3500B">
        <w:t xml:space="preserve"> - the service entity represents a distinct (according to content) stream of broadcast material. A service is carried in some form of physical channel but the two entities are not synonymous as a given service can be broadcast on a variety of physical channels</w:t>
      </w:r>
      <w:r w:rsidRPr="00F3500B">
        <w:rPr>
          <w:rFonts w:eastAsia="Arial Unicode MS"/>
          <w:lang w:eastAsia="ja-JP"/>
        </w:rPr>
        <w:t>.</w:t>
      </w:r>
    </w:p>
    <w:p w:rsidR="00E00916" w:rsidRPr="00F3500B" w:rsidRDefault="00170C6F" w:rsidP="00B05065">
      <w:pPr>
        <w:pStyle w:val="B1"/>
      </w:pPr>
      <w:r w:rsidRPr="00F3500B">
        <w:rPr>
          <w:b/>
        </w:rPr>
        <w:t>On Demand Programme</w:t>
      </w:r>
      <w:r w:rsidRPr="00F3500B">
        <w:t xml:space="preserve"> </w:t>
      </w:r>
      <w:r w:rsidR="00287EF4" w:rsidRPr="00F3500B">
        <w:t>-</w:t>
      </w:r>
      <w:r w:rsidRPr="00F3500B">
        <w:t xml:space="preserve"> the on-demand</w:t>
      </w:r>
      <w:r w:rsidR="00A616A6" w:rsidRPr="00F3500B">
        <w:t xml:space="preserve"> </w:t>
      </w:r>
      <w:r w:rsidRPr="00F3500B">
        <w:t>programme type is a specific type of programme location appropriate for describing</w:t>
      </w:r>
      <w:r w:rsidR="00A616A6" w:rsidRPr="00F3500B">
        <w:t xml:space="preserve"> programme accessed on demand.</w:t>
      </w:r>
    </w:p>
    <w:p w:rsidR="001E7286" w:rsidRPr="00F3500B" w:rsidRDefault="00170C6F" w:rsidP="00A616A6">
      <w:pPr>
        <w:pStyle w:val="B1"/>
        <w:keepNext/>
        <w:keepLines/>
        <w:ind w:left="738" w:hanging="454"/>
        <w:rPr>
          <w:rFonts w:eastAsia="Arial Unicode MS"/>
        </w:rPr>
      </w:pPr>
      <w:r w:rsidRPr="00F3500B">
        <w:rPr>
          <w:b/>
        </w:rPr>
        <w:lastRenderedPageBreak/>
        <w:t>Push Download Programme</w:t>
      </w:r>
      <w:r w:rsidRPr="00F3500B">
        <w:t xml:space="preserve"> </w:t>
      </w:r>
      <w:r w:rsidR="00287EF4" w:rsidRPr="00F3500B">
        <w:t>-</w:t>
      </w:r>
      <w:r w:rsidRPr="00F3500B">
        <w:t xml:space="preserve"> the push-download programme type is a specific type of programme location that is appropriate to describe content being pushed and cached e.g. on a user device for later consumption. </w:t>
      </w:r>
      <w:r w:rsidR="00A616A6" w:rsidRPr="00F3500B">
        <w:rPr>
          <w:rFonts w:eastAsia="Arial Unicode MS"/>
        </w:rPr>
        <w:t>A</w:t>
      </w:r>
      <w:r w:rsidR="009274A6" w:rsidRPr="00F3500B">
        <w:rPr>
          <w:rFonts w:eastAsia="Arial Unicode MS"/>
        </w:rPr>
        <w:t> </w:t>
      </w:r>
      <w:r w:rsidR="00A616A6" w:rsidRPr="00F3500B">
        <w:rPr>
          <w:rFonts w:eastAsia="Arial Unicode MS"/>
        </w:rPr>
        <w:t xml:space="preserve">Push Download </w:t>
      </w:r>
      <w:r w:rsidR="00E00916" w:rsidRPr="00F3500B">
        <w:rPr>
          <w:rFonts w:eastAsia="Arial Unicode MS"/>
        </w:rPr>
        <w:t xml:space="preserve">is a content download autonomously performed (with out user interaction) by the terminal device on request from the service provider. Push download metadata allows to signal such push download actions in a </w:t>
      </w:r>
      <w:r w:rsidR="00E00916" w:rsidRPr="00F3500B">
        <w:rPr>
          <w:rFonts w:eastAsia="Arial Unicode MS"/>
          <w:i/>
          <w:lang w:eastAsia="ja-JP"/>
        </w:rPr>
        <w:t>TV</w:t>
      </w:r>
      <w:r w:rsidR="001425E5" w:rsidRPr="00F3500B">
        <w:rPr>
          <w:rFonts w:eastAsia="Arial Unicode MS"/>
          <w:i/>
          <w:lang w:eastAsia="ja-JP"/>
        </w:rPr>
        <w:t>-</w:t>
      </w:r>
      <w:r w:rsidR="00E00916" w:rsidRPr="00F3500B">
        <w:rPr>
          <w:rFonts w:eastAsia="Arial Unicode MS"/>
          <w:i/>
          <w:lang w:eastAsia="ja-JP"/>
        </w:rPr>
        <w:t>Anytime</w:t>
      </w:r>
      <w:r w:rsidR="00E00916" w:rsidRPr="00F3500B">
        <w:rPr>
          <w:rFonts w:eastAsia="Arial Unicode MS"/>
          <w:lang w:eastAsia="ja-JP"/>
        </w:rPr>
        <w:t xml:space="preserve"> metadata instance document</w:t>
      </w:r>
      <w:r w:rsidR="00E00916" w:rsidRPr="00F3500B">
        <w:rPr>
          <w:rFonts w:eastAsia="Arial Unicode MS"/>
        </w:rPr>
        <w:t>. The content that is downloaded is identified by its CRID.</w:t>
      </w:r>
    </w:p>
    <w:p w:rsidR="008532F7" w:rsidRPr="00F3500B" w:rsidRDefault="00A3385F">
      <w:pPr>
        <w:rPr>
          <w:rFonts w:eastAsia="Arial Unicode MS"/>
          <w:lang w:eastAsia="ja-JP"/>
        </w:rPr>
      </w:pPr>
      <w:r w:rsidRPr="00F3500B">
        <w:rPr>
          <w:rFonts w:eastAsia="Arial Unicode MS"/>
          <w:lang w:eastAsia="ja-JP"/>
        </w:rPr>
        <w:t xml:space="preserve">For syntactic convenience, </w:t>
      </w:r>
      <w:r w:rsidR="00344126" w:rsidRPr="00F3500B">
        <w:rPr>
          <w:rFonts w:eastAsia="Arial Unicode MS"/>
          <w:i/>
          <w:lang w:eastAsia="ja-JP"/>
        </w:rPr>
        <w:t>TV</w:t>
      </w:r>
      <w:r w:rsidR="001425E5" w:rsidRPr="00F3500B">
        <w:rPr>
          <w:rFonts w:eastAsia="Arial Unicode MS"/>
          <w:i/>
          <w:lang w:eastAsia="ja-JP"/>
        </w:rPr>
        <w:t>-</w:t>
      </w:r>
      <w:r w:rsidR="00344126" w:rsidRPr="00F3500B">
        <w:rPr>
          <w:rFonts w:eastAsia="Arial Unicode MS"/>
          <w:i/>
          <w:lang w:eastAsia="ja-JP"/>
        </w:rPr>
        <w:t>Anytime</w:t>
      </w:r>
      <w:r w:rsidRPr="00F3500B">
        <w:rPr>
          <w:rFonts w:eastAsia="Arial Unicode MS"/>
          <w:lang w:eastAsia="ja-JP"/>
        </w:rPr>
        <w:t xml:space="preserve"> provides a mechanism to group a series of schedule events from the same provider using the </w:t>
      </w:r>
      <w:r w:rsidRPr="00F3500B">
        <w:rPr>
          <w:rFonts w:ascii="Courier New" w:eastAsia="Arial Unicode MS" w:hAnsi="Courier New"/>
          <w:lang w:eastAsia="ja-JP"/>
        </w:rPr>
        <w:t>ScheduleType</w:t>
      </w:r>
      <w:r w:rsidRPr="00F3500B">
        <w:rPr>
          <w:rFonts w:eastAsia="Arial Unicode MS"/>
          <w:lang w:eastAsia="ja-JP"/>
        </w:rPr>
        <w:t xml:space="preserve">. The </w:t>
      </w:r>
      <w:r w:rsidRPr="00F3500B">
        <w:rPr>
          <w:rFonts w:ascii="Courier New" w:eastAsia="Arial Unicode MS" w:hAnsi="Courier New"/>
          <w:lang w:eastAsia="ja-JP"/>
        </w:rPr>
        <w:t>ScheduleType</w:t>
      </w:r>
      <w:r w:rsidRPr="00F3500B">
        <w:rPr>
          <w:rFonts w:eastAsia="Arial Unicode MS"/>
          <w:lang w:eastAsia="ja-JP"/>
        </w:rPr>
        <w:t xml:space="preserve"> allows the metadata provider to specify a given service just once and then provide a list of schedule events associated with that service.</w:t>
      </w:r>
    </w:p>
    <w:p w:rsidR="00A3385F" w:rsidRPr="00F3500B" w:rsidRDefault="00A3385F" w:rsidP="00614D0B">
      <w:pPr>
        <w:pStyle w:val="Heading3"/>
      </w:pPr>
      <w:bookmarkStart w:id="1698" w:name="_Toc445718969"/>
      <w:r w:rsidRPr="00F3500B">
        <w:t>6.4.2</w:t>
      </w:r>
      <w:r w:rsidRPr="00F3500B">
        <w:tab/>
        <w:t>Programme Location</w:t>
      </w:r>
      <w:bookmarkEnd w:id="1698"/>
    </w:p>
    <w:p w:rsidR="00A3385F" w:rsidRPr="00F3500B" w:rsidRDefault="00A3385F">
      <w:pPr>
        <w:keepNext/>
        <w:keepLines/>
        <w:rPr>
          <w:lang w:eastAsia="ja-JP"/>
        </w:rPr>
      </w:pPr>
      <w:r w:rsidRPr="00F3500B">
        <w:rPr>
          <w:lang w:eastAsia="ja-JP"/>
        </w:rPr>
        <w:t>Figure 7 is useful in understanding how the abstract model above has been implemented in the present document.</w:t>
      </w:r>
    </w:p>
    <w:p w:rsidR="00356EFF" w:rsidRPr="00F3500B" w:rsidRDefault="002F05F2" w:rsidP="00B81CB1">
      <w:pPr>
        <w:pStyle w:val="FL"/>
      </w:pPr>
      <w:r w:rsidRPr="00F3500B">
        <w:rPr>
          <w:noProof/>
          <w:lang w:val="fr-CH" w:eastAsia="fr-CH"/>
        </w:rPr>
        <w:drawing>
          <wp:inline distT="0" distB="0" distL="0" distR="0" wp14:anchorId="28E636FA" wp14:editId="22D7D5B6">
            <wp:extent cx="5732780" cy="2926080"/>
            <wp:effectExtent l="0" t="0" r="0" b="0"/>
            <wp:docPr id="25" name="Picture 25"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926080"/>
                    </a:xfrm>
                    <a:prstGeom prst="rect">
                      <a:avLst/>
                    </a:prstGeom>
                    <a:noFill/>
                    <a:ln>
                      <a:noFill/>
                    </a:ln>
                  </pic:spPr>
                </pic:pic>
              </a:graphicData>
            </a:graphic>
          </wp:inline>
        </w:drawing>
      </w:r>
    </w:p>
    <w:p w:rsidR="00A3385F" w:rsidRPr="00F3500B" w:rsidRDefault="00A3385F">
      <w:pPr>
        <w:pStyle w:val="TF"/>
      </w:pPr>
      <w:bookmarkStart w:id="1699" w:name="_Toc445718791"/>
      <w:r w:rsidRPr="00F3500B">
        <w:t xml:space="preserve">Figure </w:t>
      </w:r>
      <w:r w:rsidR="00BF1EEF">
        <w:fldChar w:fldCharType="begin"/>
      </w:r>
      <w:r w:rsidR="00BF1EEF">
        <w:instrText xml:space="preserve"> SEQ Figure \* ARABIC </w:instrText>
      </w:r>
      <w:r w:rsidR="00BF1EEF">
        <w:fldChar w:fldCharType="separate"/>
      </w:r>
      <w:r w:rsidR="00831E19" w:rsidRPr="00F3500B">
        <w:t>7</w:t>
      </w:r>
      <w:r w:rsidR="00BF1EEF">
        <w:fldChar w:fldCharType="end"/>
      </w:r>
      <w:r w:rsidRPr="00F3500B">
        <w:t xml:space="preserve">: </w:t>
      </w:r>
      <w:r w:rsidRPr="00F3500B">
        <w:rPr>
          <w:rFonts w:ascii="Courier New" w:hAnsi="Courier New"/>
        </w:rPr>
        <w:t>ProgramLocationType</w:t>
      </w:r>
      <w:r w:rsidRPr="00F3500B">
        <w:t xml:space="preserve"> and </w:t>
      </w:r>
      <w:r w:rsidRPr="00F3500B">
        <w:rPr>
          <w:rFonts w:eastAsia="MS Mincho"/>
          <w:lang w:eastAsia="ja-JP"/>
        </w:rPr>
        <w:t>related</w:t>
      </w:r>
      <w:r w:rsidRPr="00F3500B">
        <w:t xml:space="preserve"> types</w:t>
      </w:r>
      <w:bookmarkEnd w:id="1699"/>
    </w:p>
    <w:p w:rsidR="00495FA5" w:rsidRPr="00F3500B" w:rsidRDefault="00A3385F">
      <w:pPr>
        <w:rPr>
          <w:rFonts w:eastAsia="Arial Unicode MS"/>
          <w:lang w:eastAsia="ja-JP"/>
        </w:rPr>
      </w:pPr>
      <w:r w:rsidRPr="00F3500B">
        <w:rPr>
          <w:rFonts w:ascii="Courier New" w:hAnsi="Courier New"/>
          <w:lang w:eastAsia="ja-JP"/>
        </w:rPr>
        <w:t>ProgramLocationType</w:t>
      </w:r>
      <w:r w:rsidRPr="00F3500B">
        <w:rPr>
          <w:lang w:eastAsia="ja-JP"/>
        </w:rPr>
        <w:t xml:space="preserve"> has</w:t>
      </w:r>
      <w:r w:rsidR="008532F7" w:rsidRPr="00F3500B">
        <w:rPr>
          <w:lang w:eastAsia="ja-JP"/>
        </w:rPr>
        <w:t xml:space="preserve"> </w:t>
      </w:r>
      <w:r w:rsidRPr="00F3500B">
        <w:rPr>
          <w:lang w:eastAsia="ja-JP"/>
        </w:rPr>
        <w:t xml:space="preserve">a number of </w:t>
      </w:r>
      <w:r w:rsidRPr="00F3500B">
        <w:rPr>
          <w:rFonts w:eastAsia="Arial Unicode MS"/>
          <w:lang w:eastAsia="ja-JP"/>
        </w:rPr>
        <w:t>related types</w:t>
      </w:r>
      <w:r w:rsidR="00DD2161" w:rsidRPr="00F3500B">
        <w:rPr>
          <w:lang w:eastAsia="ja-JP"/>
        </w:rPr>
        <w:t>, some of them being used</w:t>
      </w:r>
      <w:r w:rsidRPr="00F3500B">
        <w:rPr>
          <w:rFonts w:eastAsia="Arial Unicode MS"/>
          <w:lang w:eastAsia="ja-JP"/>
        </w:rPr>
        <w:t xml:space="preserve"> as entries in a programme location table (see </w:t>
      </w:r>
      <w:r w:rsidR="00C16A9B" w:rsidRPr="00F3500B">
        <w:rPr>
          <w:rFonts w:eastAsia="Arial Unicode MS"/>
          <w:lang w:eastAsia="ja-JP"/>
        </w:rPr>
        <w:t>clause 6</w:t>
      </w:r>
      <w:r w:rsidRPr="00F3500B">
        <w:rPr>
          <w:rFonts w:eastAsia="Arial Unicode MS"/>
          <w:lang w:eastAsia="ja-JP"/>
        </w:rPr>
        <w:t>.7.1)</w:t>
      </w:r>
      <w:r w:rsidR="00495FA5" w:rsidRPr="00F3500B">
        <w:rPr>
          <w:rFonts w:eastAsia="Arial Unicode MS"/>
          <w:lang w:eastAsia="ja-JP"/>
        </w:rPr>
        <w:t>.</w:t>
      </w:r>
    </w:p>
    <w:p w:rsidR="00A3385F" w:rsidRPr="00F3500B" w:rsidRDefault="00A3385F">
      <w:pPr>
        <w:rPr>
          <w:lang w:eastAsia="ja-JP"/>
        </w:rPr>
      </w:pPr>
      <w:r w:rsidRPr="00F3500B">
        <w:rPr>
          <w:rFonts w:ascii="Courier New" w:hAnsi="Courier New"/>
          <w:lang w:eastAsia="ja-JP"/>
        </w:rPr>
        <w:t>ProgramLocationType</w:t>
      </w:r>
      <w:r w:rsidRPr="00F3500B">
        <w:rPr>
          <w:lang w:eastAsia="ja-JP"/>
        </w:rPr>
        <w:t xml:space="preserve"> is an abstract type that represents </w:t>
      </w:r>
      <w:r w:rsidR="0037757A" w:rsidRPr="00F3500B">
        <w:rPr>
          <w:lang w:eastAsia="ja-JP"/>
        </w:rPr>
        <w:t xml:space="preserve">e.g. </w:t>
      </w:r>
      <w:r w:rsidRPr="00F3500B">
        <w:rPr>
          <w:lang w:eastAsia="ja-JP"/>
        </w:rPr>
        <w:t>one</w:t>
      </w:r>
      <w:r w:rsidRPr="00F3500B">
        <w:rPr>
          <w:rFonts w:eastAsia="Arial Unicode MS"/>
          <w:lang w:eastAsia="ja-JP"/>
        </w:rPr>
        <w:t xml:space="preserve"> E</w:t>
      </w:r>
      <w:r w:rsidRPr="00F3500B">
        <w:rPr>
          <w:lang w:eastAsia="ja-JP"/>
        </w:rPr>
        <w:t>PG entr</w:t>
      </w:r>
      <w:r w:rsidRPr="00F3500B">
        <w:rPr>
          <w:rFonts w:eastAsia="Arial Unicode MS"/>
          <w:lang w:eastAsia="ja-JP"/>
        </w:rPr>
        <w:t>y</w:t>
      </w:r>
      <w:r w:rsidR="0037757A" w:rsidRPr="00F3500B">
        <w:rPr>
          <w:rFonts w:eastAsia="Arial Unicode MS"/>
          <w:lang w:eastAsia="ja-JP"/>
        </w:rPr>
        <w:t xml:space="preserve"> or a list of individual programme locations</w:t>
      </w:r>
      <w:r w:rsidRPr="00F3500B">
        <w:rPr>
          <w:lang w:eastAsia="ja-JP"/>
        </w:rPr>
        <w:t xml:space="preserve">. </w:t>
      </w:r>
      <w:r w:rsidRPr="00F3500B">
        <w:rPr>
          <w:rFonts w:eastAsia="Arial Unicode MS"/>
          <w:lang w:eastAsia="ja-JP"/>
        </w:rPr>
        <w:t xml:space="preserve">Derived types are </w:t>
      </w:r>
      <w:r w:rsidRPr="00F3500B">
        <w:rPr>
          <w:rFonts w:ascii="Courier New" w:hAnsi="Courier New"/>
          <w:lang w:eastAsia="ja-JP"/>
        </w:rPr>
        <w:t>OnDemandProgramType</w:t>
      </w:r>
      <w:r w:rsidR="0037757A" w:rsidRPr="00F3500B">
        <w:rPr>
          <w:rFonts w:eastAsia="Arial Unicode MS"/>
          <w:lang w:eastAsia="ja-JP"/>
        </w:rPr>
        <w:t>,</w:t>
      </w:r>
      <w:r w:rsidRPr="00F3500B">
        <w:rPr>
          <w:rFonts w:eastAsia="Arial Unicode MS"/>
          <w:lang w:eastAsia="ja-JP"/>
        </w:rPr>
        <w:t xml:space="preserve"> </w:t>
      </w:r>
      <w:r w:rsidRPr="00F3500B">
        <w:rPr>
          <w:rFonts w:ascii="Courier New" w:hAnsi="Courier New"/>
          <w:lang w:eastAsia="ja-JP"/>
        </w:rPr>
        <w:t>BroadcastEventType</w:t>
      </w:r>
      <w:r w:rsidR="0037757A" w:rsidRPr="00F3500B">
        <w:rPr>
          <w:lang w:eastAsia="ja-JP"/>
        </w:rPr>
        <w:t xml:space="preserve"> and</w:t>
      </w:r>
      <w:r w:rsidR="0037757A" w:rsidRPr="00F3500B">
        <w:rPr>
          <w:rFonts w:ascii="Courier New" w:hAnsi="Courier New"/>
          <w:lang w:eastAsia="ja-JP"/>
        </w:rPr>
        <w:t xml:space="preserve"> PushDownloadType</w:t>
      </w:r>
      <w:r w:rsidRPr="00F3500B">
        <w:rPr>
          <w:rFonts w:eastAsia="Arial Unicode MS"/>
          <w:lang w:eastAsia="ja-JP"/>
        </w:rPr>
        <w:t xml:space="preserve">. </w:t>
      </w:r>
      <w:r w:rsidRPr="00F3500B">
        <w:rPr>
          <w:lang w:eastAsia="ja-JP"/>
        </w:rPr>
        <w:t>The definition and semantics of each type are described below.</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InstanceMetadataIdType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(i|I</w:t>
      </w:r>
      <w:proofErr w:type="gramStart"/>
      <w:r w:rsidRPr="00F3500B">
        <w:rPr>
          <w:rFonts w:ascii="Courier New" w:eastAsia="Arial Unicode MS" w:hAnsi="Courier New"/>
          <w:sz w:val="18"/>
        </w:rPr>
        <w:t>)(</w:t>
      </w:r>
      <w:proofErr w:type="gramEnd"/>
      <w:r w:rsidRPr="00F3500B">
        <w:rPr>
          <w:rFonts w:ascii="Courier New" w:eastAsia="Arial Unicode MS" w:hAnsi="Courier New"/>
          <w:sz w:val="18"/>
        </w:rPr>
        <w:t>m|M)(i|I):(([^/]+)/)?([^/]+)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val="fr-CH" w:eastAsia="fr-CH"/>
        </w:rPr>
        <w:drawing>
          <wp:inline distT="0" distB="0" distL="0" distR="0" wp14:anchorId="4D2E6622" wp14:editId="0810F6FA">
            <wp:extent cx="3530600" cy="1717675"/>
            <wp:effectExtent l="0" t="0" r="0" b="0"/>
            <wp:docPr id="26" name="Picture 26" descr="programloc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locationty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0600" cy="1717675"/>
                    </a:xfrm>
                    <a:prstGeom prst="rect">
                      <a:avLst/>
                    </a:prstGeom>
                    <a:noFill/>
                    <a:ln>
                      <a:noFill/>
                    </a:ln>
                  </pic:spPr>
                </pic:pic>
              </a:graphicData>
            </a:graphic>
          </wp:inline>
        </w:drawing>
      </w:r>
    </w:p>
    <w:p w:rsidR="00410595" w:rsidRPr="00F3500B" w:rsidRDefault="00410595"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ProgramLocationType</w:t>
      </w:r>
      <w:r w:rsidR="00452C3A" w:rsidRPr="00F3500B">
        <w:rPr>
          <w:rFonts w:ascii="Courier New" w:eastAsia="MS Mincho" w:hAnsi="Courier New"/>
          <w:sz w:val="18"/>
        </w:rPr>
        <w:t>"</w:t>
      </w:r>
      <w:r w:rsidRPr="00F3500B">
        <w:rPr>
          <w:rFonts w:ascii="Courier New" w:eastAsia="MS Mincho" w:hAnsi="Courier New"/>
          <w:sz w:val="18"/>
        </w:rPr>
        <w:t xml:space="preserve"> abstract=</w:t>
      </w:r>
      <w:r w:rsidR="00452C3A" w:rsidRPr="00F3500B">
        <w:rPr>
          <w:rFonts w:ascii="Courier New" w:eastAsia="MS Mincho" w:hAnsi="Courier New"/>
          <w:sz w:val="18"/>
        </w:rPr>
        <w:t>"</w:t>
      </w:r>
      <w:r w:rsidRPr="00F3500B">
        <w:rPr>
          <w:rFonts w:ascii="Courier New" w:eastAsia="MS Mincho" w:hAnsi="Courier New"/>
          <w:sz w:val="18"/>
        </w:rPr>
        <w:t>tr</w:t>
      </w:r>
      <w:r w:rsidRPr="00F3500B">
        <w:rPr>
          <w:rFonts w:ascii="Courier New" w:eastAsia="Arial Unicode MS" w:hAnsi="Courier New"/>
          <w:sz w:val="18"/>
        </w:rPr>
        <w:t>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4708B"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ProgramURL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891CD8" w:rsidRPr="00F3500B">
        <w:rPr>
          <w:rFonts w:ascii="Courier New" w:eastAsia="Arial Unicode MS" w:hAnsi="Courier New"/>
          <w:sz w:val="18"/>
        </w:rPr>
        <w:t>tva</w:t>
      </w:r>
      <w:proofErr w:type="gramStart"/>
      <w:r w:rsidR="00891CD8" w:rsidRPr="00F3500B">
        <w:rPr>
          <w:rFonts w:ascii="Courier New" w:eastAsia="Arial Unicode MS" w:hAnsi="Courier New"/>
          <w:sz w:val="18"/>
        </w:rPr>
        <w:t>:ExtendedURIType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EC25E7" w:rsidRPr="00F3500B" w:rsidRDefault="00891CD8" w:rsidP="00EC25E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alibri" w:hAnsi="Calibri" w:cs="Courier New"/>
          <w:sz w:val="18"/>
          <w:szCs w:val="18"/>
        </w:rPr>
        <w:t xml:space="preserve"> </w:t>
      </w:r>
      <w:r w:rsidR="00EC25E7" w:rsidRPr="00F3500B">
        <w:rPr>
          <w:rFonts w:ascii="Calibri" w:hAnsi="Calibri" w:cs="Courier New"/>
          <w:sz w:val="18"/>
          <w:szCs w:val="18"/>
        </w:rPr>
        <w:tab/>
      </w:r>
      <w:r w:rsidR="00EC25E7" w:rsidRPr="00F3500B">
        <w:rPr>
          <w:rFonts w:ascii="Calibri" w:hAnsi="Calibri" w:cs="Courier New"/>
          <w:sz w:val="18"/>
          <w:szCs w:val="18"/>
        </w:rPr>
        <w:tab/>
      </w:r>
      <w:r w:rsidRPr="00F3500B">
        <w:rPr>
          <w:rFonts w:ascii="Courier New" w:hAnsi="Courier New" w:cs="Courier New"/>
          <w:sz w:val="18"/>
          <w:szCs w:val="18"/>
        </w:rPr>
        <w:t>&lt;element name=</w:t>
      </w:r>
      <w:r w:rsidR="00452C3A" w:rsidRPr="00F3500B">
        <w:rPr>
          <w:rFonts w:ascii="Courier New" w:hAnsi="Courier New" w:cs="Courier New"/>
          <w:sz w:val="18"/>
          <w:szCs w:val="18"/>
        </w:rPr>
        <w:t>"</w:t>
      </w:r>
      <w:r w:rsidRPr="00F3500B">
        <w:rPr>
          <w:rFonts w:ascii="Courier New" w:hAnsi="Courier New" w:cs="Courier New"/>
          <w:sz w:val="18"/>
          <w:szCs w:val="18"/>
        </w:rPr>
        <w:t>AuxiliaryURL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:ExtendedURIType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p>
    <w:p w:rsidR="008532F7" w:rsidRPr="00F3500B" w:rsidRDefault="00891CD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roofErr w:type="gramStart"/>
      <w:r w:rsidRPr="00F3500B">
        <w:rPr>
          <w:rFonts w:ascii="Courier New" w:hAnsi="Courier New" w:cs="Courier New"/>
          <w:sz w:val="18"/>
          <w:szCs w:val="18"/>
        </w:rPr>
        <w:t>maxOccurs</w:t>
      </w:r>
      <w:proofErr w:type="gramEnd"/>
      <w:r w:rsidRPr="00F3500B">
        <w:rPr>
          <w:rFonts w:ascii="Courier New" w:hAnsi="Courier New" w:cs="Courier New"/>
          <w:sz w:val="18"/>
          <w:szCs w:val="18"/>
        </w:rPr>
        <w:t>=</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00A3385F" w:rsidRPr="00F3500B">
        <w:rPr>
          <w:rFonts w:ascii="Courier New" w:eastAsia="Arial Unicode MS" w:hAnsi="Courier New"/>
          <w:sz w:val="18"/>
        </w:rPr>
        <w:tab/>
        <w:t>&lt;element name=</w:t>
      </w:r>
      <w:r w:rsidR="00452C3A" w:rsidRPr="00F3500B">
        <w:rPr>
          <w:rFonts w:ascii="Courier New" w:eastAsia="Arial Unicode MS" w:hAnsi="Courier New"/>
          <w:sz w:val="18"/>
        </w:rPr>
        <w:t>"</w:t>
      </w:r>
      <w:r w:rsidR="00A3385F" w:rsidRPr="00F3500B">
        <w:rPr>
          <w:rFonts w:ascii="Courier New" w:eastAsia="Arial Unicode MS" w:hAnsi="Courier New"/>
          <w:sz w:val="18"/>
        </w:rPr>
        <w:t>InstanceMetadataId</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tva:InstanceMetadataIdType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InstanceDescription</w:t>
      </w:r>
      <w:r w:rsidR="00452C3A" w:rsidRPr="00F3500B">
        <w:rPr>
          <w:rFonts w:ascii="Courier New" w:eastAsia="Arial Unicode MS" w:hAnsi="Courier New"/>
          <w:sz w:val="18"/>
        </w:rPr>
        <w:t>"</w:t>
      </w:r>
    </w:p>
    <w:p w:rsidR="003F3F21" w:rsidRPr="00F3500B" w:rsidRDefault="00A3385F" w:rsidP="00135E2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tva:InstanceDescriptionType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ScheduleType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ScheduleEvent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:ScheduleEventType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w:t>
      </w:r>
      <w:r w:rsidR="00FF45FC" w:rsidRPr="00F3500B">
        <w:rPr>
          <w:rFonts w:ascii="Courier New" w:eastAsia="Arial Unicode MS" w:hAnsi="Courier New"/>
          <w:sz w:val="18"/>
        </w:rPr>
        <w:t>s</w:t>
      </w:r>
      <w:r w:rsidRPr="00F3500B">
        <w:rPr>
          <w:rFonts w:ascii="Courier New" w:eastAsia="Arial Unicode MS" w:hAnsi="Courier New"/>
          <w:sz w:val="18"/>
        </w:rPr>
        <w: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start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end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Arial" w:hAnsi="Arial"/>
          <w:b/>
          <w:noProof/>
          <w:lang w:val="fr-CH" w:eastAsia="fr-CH"/>
        </w:rPr>
        <w:drawing>
          <wp:inline distT="0" distB="0" distL="0" distR="0" wp14:anchorId="0DDF9962" wp14:editId="560BFFCB">
            <wp:extent cx="3569970" cy="5597525"/>
            <wp:effectExtent l="0" t="0" r="0" b="0"/>
            <wp:docPr id="27" name="Picture 27" descr="scheduleeven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eduleeventty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9970" cy="55975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ScheduleEventType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:ProgramLocationType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PublishedStartTime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dateTime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w:t>
      </w:r>
      <w:r w:rsidRPr="00F3500B">
        <w:rPr>
          <w:rFonts w:ascii="Courier New" w:eastAsia="Arial Unicode MS" w:hAnsi="Courier New"/>
          <w:sz w:val="18"/>
        </w:rPr>
        <w:t>ublishedEndTime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PublishedDuration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B44A2D" w:rsidRPr="00E05D84"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themeColor="text1"/>
          <w:sz w:val="18"/>
          <w:szCs w:val="18"/>
          <w:lang w:eastAsia="zh-CN"/>
        </w:rPr>
      </w:pP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t>&lt;element name=</w:t>
      </w:r>
      <w:r w:rsidR="00452C3A" w:rsidRPr="00E05D84">
        <w:rPr>
          <w:rFonts w:ascii="Courier New" w:hAnsi="Courier New" w:cs="Courier New"/>
          <w:color w:val="000000" w:themeColor="text1"/>
          <w:sz w:val="18"/>
          <w:szCs w:val="18"/>
          <w:lang w:eastAsia="zh-CN"/>
        </w:rPr>
        <w:t>"</w:t>
      </w:r>
      <w:r w:rsidR="00830947" w:rsidRPr="00E05D84">
        <w:rPr>
          <w:rFonts w:ascii="Courier New" w:hAnsi="Courier New" w:cs="Courier New"/>
          <w:color w:val="000000" w:themeColor="text1"/>
          <w:sz w:val="18"/>
          <w:szCs w:val="18"/>
          <w:lang w:eastAsia="zh-CN"/>
        </w:rPr>
        <w:t>Actual</w:t>
      </w:r>
      <w:r w:rsidRPr="00E05D84">
        <w:rPr>
          <w:rFonts w:ascii="Courier New" w:hAnsi="Courier New" w:cs="Courier New"/>
          <w:color w:val="000000" w:themeColor="text1"/>
          <w:sz w:val="18"/>
          <w:szCs w:val="18"/>
          <w:lang w:eastAsia="zh-CN"/>
        </w:rPr>
        <w:t>StartTime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type=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dateTime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minOccurs=</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0</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/&gt;</w:t>
      </w:r>
    </w:p>
    <w:p w:rsidR="00B44A2D" w:rsidRPr="00E05D84"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themeColor="text1"/>
          <w:sz w:val="18"/>
          <w:szCs w:val="18"/>
          <w:lang w:eastAsia="zh-CN"/>
        </w:rPr>
      </w:pP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t>&lt;element name=</w:t>
      </w:r>
      <w:r w:rsidR="00452C3A" w:rsidRPr="00E05D84">
        <w:rPr>
          <w:rFonts w:ascii="Courier New" w:hAnsi="Courier New" w:cs="Courier New"/>
          <w:color w:val="000000" w:themeColor="text1"/>
          <w:sz w:val="18"/>
          <w:szCs w:val="18"/>
          <w:lang w:eastAsia="zh-CN"/>
        </w:rPr>
        <w:t>"</w:t>
      </w:r>
      <w:r w:rsidR="00830947" w:rsidRPr="00E05D84">
        <w:rPr>
          <w:rFonts w:ascii="Courier New" w:hAnsi="Courier New" w:cs="Courier New"/>
          <w:color w:val="000000" w:themeColor="text1"/>
          <w:sz w:val="18"/>
          <w:szCs w:val="18"/>
          <w:lang w:eastAsia="zh-CN"/>
        </w:rPr>
        <w:t>Actual</w:t>
      </w:r>
      <w:r w:rsidRPr="00E05D84">
        <w:rPr>
          <w:rFonts w:ascii="Courier New" w:hAnsi="Courier New" w:cs="Courier New"/>
          <w:color w:val="000000" w:themeColor="text1"/>
          <w:sz w:val="18"/>
          <w:szCs w:val="18"/>
          <w:lang w:eastAsia="zh-CN"/>
        </w:rPr>
        <w:t>EndTime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type=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dateTime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minOccurs=</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0</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/&gt;</w:t>
      </w:r>
    </w:p>
    <w:p w:rsidR="00B44A2D" w:rsidRPr="00E05D84"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themeColor="text1"/>
          <w:sz w:val="18"/>
          <w:szCs w:val="18"/>
          <w:lang w:eastAsia="zh-CN"/>
        </w:rPr>
      </w:pP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r>
      <w:r w:rsidRPr="00E05D84">
        <w:rPr>
          <w:rFonts w:ascii="Courier New" w:hAnsi="Courier New" w:cs="Courier New"/>
          <w:color w:val="000000" w:themeColor="text1"/>
          <w:sz w:val="18"/>
          <w:szCs w:val="18"/>
          <w:lang w:eastAsia="zh-CN"/>
        </w:rPr>
        <w:tab/>
        <w:t>&lt;element name=</w:t>
      </w:r>
      <w:r w:rsidR="00452C3A" w:rsidRPr="00E05D84">
        <w:rPr>
          <w:rFonts w:ascii="Courier New" w:hAnsi="Courier New" w:cs="Courier New"/>
          <w:color w:val="000000" w:themeColor="text1"/>
          <w:sz w:val="18"/>
          <w:szCs w:val="18"/>
          <w:lang w:eastAsia="zh-CN"/>
        </w:rPr>
        <w:t>"</w:t>
      </w:r>
      <w:r w:rsidR="00830947" w:rsidRPr="00E05D84">
        <w:rPr>
          <w:rFonts w:ascii="Courier New" w:hAnsi="Courier New" w:cs="Courier New"/>
          <w:color w:val="000000" w:themeColor="text1"/>
          <w:sz w:val="18"/>
          <w:szCs w:val="18"/>
          <w:lang w:eastAsia="zh-CN"/>
        </w:rPr>
        <w:t>Actual</w:t>
      </w:r>
      <w:r w:rsidRPr="00E05D84">
        <w:rPr>
          <w:rFonts w:ascii="Courier New" w:hAnsi="Courier New" w:cs="Courier New"/>
          <w:color w:val="000000" w:themeColor="text1"/>
          <w:sz w:val="18"/>
          <w:szCs w:val="18"/>
          <w:lang w:eastAsia="zh-CN"/>
        </w:rPr>
        <w:t>Duration</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type=</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duration</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 xml:space="preserve"> minOccurs=</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0</w:t>
      </w:r>
      <w:r w:rsidR="00452C3A" w:rsidRPr="00E05D84">
        <w:rPr>
          <w:rFonts w:ascii="Courier New" w:hAnsi="Courier New" w:cs="Courier New"/>
          <w:color w:val="000000" w:themeColor="text1"/>
          <w:sz w:val="18"/>
          <w:szCs w:val="18"/>
          <w:lang w:eastAsia="zh-CN"/>
        </w:rPr>
        <w:t>"</w:t>
      </w:r>
      <w:r w:rsidRPr="00E05D84">
        <w:rPr>
          <w:rFonts w:ascii="Courier New" w:hAnsi="Courier New" w:cs="Courier New"/>
          <w:color w:val="000000" w:themeColor="text1"/>
          <w:sz w:val="18"/>
          <w:szCs w:val="18"/>
          <w:lang w:eastAsia="zh-CN"/>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Live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Repeat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FirstShowing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LastShowing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Free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BroadcastEventType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:ScheduleEventType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w:t>
      </w:r>
      <w:r w:rsidR="00FF45FC" w:rsidRPr="00F3500B">
        <w:rPr>
          <w:rFonts w:ascii="Courier New" w:eastAsia="Arial Unicode MS" w:hAnsi="Courier New"/>
          <w:sz w:val="18"/>
        </w:rPr>
        <w:t>s</w:t>
      </w:r>
      <w:r w:rsidRPr="00F3500B">
        <w:rPr>
          <w:rFonts w:ascii="Courier New" w:eastAsia="Arial Unicode MS" w:hAnsi="Courier New"/>
          <w:sz w:val="18"/>
        </w:rPr>
        <w: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07452"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E5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115829" w:rsidRPr="00F3500B" w:rsidRDefault="00115829" w:rsidP="00AE5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&lt;simpleType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DeliveryModeType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&lt;restriction base=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string</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&lt;enumeration value=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streaming</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&lt;enumeration value=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download</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&lt;/restriction&gt;</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&lt;/simpleType&gt; </w:t>
      </w:r>
    </w:p>
    <w:p w:rsidR="00A3385F" w:rsidRPr="00F3500B" w:rsidRDefault="00A3385F" w:rsidP="00135E2F">
      <w:pPr>
        <w:shd w:val="clear" w:color="auto" w:fill="FFFFFF"/>
        <w:spacing w:after="0"/>
        <w:rPr>
          <w:rFonts w:ascii="Courier New" w:eastAsia="Arial Unicode MS" w:hAnsi="Courier New"/>
          <w:sz w:val="18"/>
        </w:rPr>
      </w:pPr>
    </w:p>
    <w:p w:rsidR="009B5FD7"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del w:id="1700" w:author="Evain, Jean-Pierre" w:date="2017-06-12T10:22:00Z">
        <w:r w:rsidRPr="00F3500B" w:rsidDel="00C2237D">
          <w:rPr>
            <w:rFonts w:eastAsia="Arial Unicode MS"/>
            <w:i/>
            <w:noProof/>
            <w:sz w:val="22"/>
            <w:lang w:val="fr-CH" w:eastAsia="fr-CH"/>
          </w:rPr>
          <w:lastRenderedPageBreak/>
          <w:drawing>
            <wp:inline distT="0" distB="0" distL="0" distR="0" wp14:anchorId="2560FB9E" wp14:editId="14A1B351">
              <wp:extent cx="3864610" cy="5120640"/>
              <wp:effectExtent l="0" t="0" r="0" b="0"/>
              <wp:docPr id="28" name="Picture 28"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us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5120640"/>
                      </a:xfrm>
                      <a:prstGeom prst="rect">
                        <a:avLst/>
                      </a:prstGeom>
                      <a:noFill/>
                      <a:ln>
                        <a:noFill/>
                      </a:ln>
                    </pic:spPr>
                  </pic:pic>
                </a:graphicData>
              </a:graphic>
            </wp:inline>
          </w:drawing>
        </w:r>
      </w:del>
      <w:ins w:id="1701" w:author="Evain, Jean-Pierre" w:date="2017-06-12T10:22:00Z">
        <w:r w:rsidR="00C2237D">
          <w:rPr>
            <w:rFonts w:eastAsia="MS Mincho"/>
            <w:noProof/>
            <w:lang w:val="fr-CH" w:eastAsia="fr-CH"/>
          </w:rPr>
          <w:lastRenderedPageBreak/>
          <w:drawing>
            <wp:inline distT="0" distB="0" distL="0" distR="0">
              <wp:extent cx="3589331" cy="5707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DemandProgramType.png"/>
                      <pic:cNvPicPr/>
                    </pic:nvPicPr>
                    <pic:blipFill>
                      <a:blip r:embed="rId50">
                        <a:extLst>
                          <a:ext uri="{28A0092B-C50C-407E-A947-70E740481C1C}">
                            <a14:useLocalDpi xmlns:a14="http://schemas.microsoft.com/office/drawing/2010/main" val="0"/>
                          </a:ext>
                        </a:extLst>
                      </a:blip>
                      <a:stretch>
                        <a:fillRect/>
                      </a:stretch>
                    </pic:blipFill>
                    <pic:spPr>
                      <a:xfrm>
                        <a:off x="0" y="0"/>
                        <a:ext cx="3589331" cy="5707875"/>
                      </a:xfrm>
                      <a:prstGeom prst="rect">
                        <a:avLst/>
                      </a:prstGeom>
                    </pic:spPr>
                  </pic:pic>
                </a:graphicData>
              </a:graphic>
            </wp:inline>
          </w:drawing>
        </w:r>
      </w:ins>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OnDemandProgramType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:Pr</w:t>
      </w:r>
      <w:r w:rsidRPr="00F3500B">
        <w:rPr>
          <w:rFonts w:ascii="Courier New" w:eastAsia="Arial Unicode MS" w:hAnsi="Courier New"/>
          <w:sz w:val="18"/>
        </w:rPr>
        <w:t>ogramLocationType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PublishedDuration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StartOfAvailability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EndOfAvailability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FirstAvailability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034A2" w:rsidRPr="00F3500B" w:rsidRDefault="00A3385F"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eastAsia="ja-JP"/>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LastAvailability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:FlagType</w:t>
      </w:r>
      <w:proofErr w:type="gramEnd"/>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008034A2" w:rsidRPr="00F3500B">
        <w:rPr>
          <w:rFonts w:ascii="Courier New" w:eastAsia="Arial Unicode MS" w:hAnsi="Courier New"/>
          <w:sz w:val="18"/>
          <w:lang w:eastAsia="ja-JP"/>
        </w:rPr>
        <w:tab/>
      </w:r>
    </w:p>
    <w:p w:rsidR="00A3385F" w:rsidRPr="00F3500B" w:rsidRDefault="008034A2"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lang w:eastAsia="ja-JP"/>
        </w:rPr>
      </w:pPr>
      <w:r w:rsidRPr="00F3500B">
        <w:rPr>
          <w:rFonts w:ascii="Courier New" w:eastAsia="Arial Unicode MS" w:hAnsi="Courier New"/>
          <w:sz w:val="18"/>
          <w:lang w:eastAsia="ja-JP"/>
        </w:rPr>
        <w:t xml:space="preserve"> </w:t>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ImmediateViewing</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 xml:space="preserve"> typ</w:t>
      </w:r>
      <w:r w:rsidR="00A3385F" w:rsidRPr="00F3500B">
        <w:rPr>
          <w:rFonts w:ascii="Courier New" w:eastAsia="Arial Unicode MS" w:hAnsi="Courier New"/>
          <w:lang w:eastAsia="ja-JP"/>
        </w:rPr>
        <w:t>e=</w:t>
      </w:r>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tva</w:t>
      </w:r>
      <w:proofErr w:type="gramStart"/>
      <w:r w:rsidR="00A3385F" w:rsidRPr="00F3500B">
        <w:rPr>
          <w:rFonts w:ascii="Courier New" w:eastAsia="Arial Unicode MS" w:hAnsi="Courier New"/>
          <w:color w:val="000000"/>
          <w:lang w:eastAsia="ja-JP"/>
        </w:rPr>
        <w:t>:FlagType</w:t>
      </w:r>
      <w:proofErr w:type="gramEnd"/>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00A3385F" w:rsidRPr="00F3500B">
        <w:rPr>
          <w:rFonts w:ascii="Courier New" w:eastAsia="Arial Unicode MS" w:hAnsi="Courier New"/>
          <w:color w:val="000000"/>
          <w:lang w:eastAsia="ja-JP"/>
        </w:rPr>
        <w:t>0</w:t>
      </w:r>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/&gt;</w:t>
      </w:r>
    </w:p>
    <w:p w:rsidR="00307C49" w:rsidRPr="00F3500B" w:rsidRDefault="00307C49" w:rsidP="00307C4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009E3C29" w:rsidRPr="00F3500B">
        <w:rPr>
          <w:rFonts w:ascii="Courier New" w:eastAsia="Arial Unicode MS" w:hAnsi="Courier New" w:cs="Courier New"/>
          <w:i w:val="0"/>
          <w:sz w:val="18"/>
          <w:szCs w:val="18"/>
          <w:lang w:eastAsia="ko-KR"/>
        </w:rPr>
        <w:t>&lt;element name=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DeliveryMode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tva</w:t>
      </w:r>
      <w:proofErr w:type="gramStart"/>
      <w:r w:rsidR="009E3C29" w:rsidRPr="00F3500B">
        <w:rPr>
          <w:rFonts w:ascii="Courier New" w:eastAsia="Arial Unicode MS" w:hAnsi="Courier New" w:cs="Courier New"/>
          <w:i w:val="0"/>
          <w:sz w:val="18"/>
          <w:szCs w:val="18"/>
          <w:lang w:eastAsia="ko-KR"/>
        </w:rPr>
        <w:t>:DeliveryModeType</w:t>
      </w:r>
      <w:proofErr w:type="gramEnd"/>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 xml:space="preserve">  </w:t>
      </w:r>
    </w:p>
    <w:p w:rsidR="009E3C29" w:rsidRPr="00E05D84" w:rsidRDefault="00307C49" w:rsidP="00307C4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
      </w:pPr>
      <w:r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proofErr w:type="gramStart"/>
      <w:r w:rsidR="009E3C29" w:rsidRPr="00E05D84">
        <w:rPr>
          <w:rFonts w:ascii="Courier New" w:eastAsia="Arial Unicode MS" w:hAnsi="Courier New" w:cs="Courier New"/>
          <w:i w:val="0"/>
          <w:sz w:val="18"/>
          <w:szCs w:val="18"/>
          <w:lang w:val="fr-CH" w:eastAsia="ko-KR"/>
        </w:rPr>
        <w:t>maxOccurs</w:t>
      </w:r>
      <w:proofErr w:type="gramEnd"/>
      <w:r w:rsidR="009E3C29" w:rsidRPr="00E05D84">
        <w:rPr>
          <w:rFonts w:ascii="Courier New" w:eastAsia="Arial Unicode MS" w:hAnsi="Courier New" w:cs="Courier New"/>
          <w:i w:val="0"/>
          <w:sz w:val="18"/>
          <w:szCs w:val="18"/>
          <w:lang w:val="fr-CH" w:eastAsia="ko-KR"/>
        </w:rPr>
        <w:t>=</w:t>
      </w:r>
      <w:r w:rsidR="00452C3A" w:rsidRPr="00E05D84">
        <w:rPr>
          <w:rFonts w:ascii="Courier New" w:eastAsia="Arial Unicode MS" w:hAnsi="Courier New" w:cs="Courier New"/>
          <w:i w:val="0"/>
          <w:sz w:val="18"/>
          <w:szCs w:val="18"/>
          <w:lang w:val="fr-CH" w:eastAsia="ko-KR"/>
        </w:rPr>
        <w:t>"</w:t>
      </w:r>
      <w:r w:rsidR="009E3C29" w:rsidRPr="00E05D84">
        <w:rPr>
          <w:rFonts w:ascii="Courier New" w:eastAsia="Arial Unicode MS" w:hAnsi="Courier New" w:cs="Courier New"/>
          <w:i w:val="0"/>
          <w:sz w:val="18"/>
          <w:szCs w:val="18"/>
          <w:lang w:val="fr-CH" w:eastAsia="ko-KR"/>
        </w:rPr>
        <w:t>1</w:t>
      </w:r>
      <w:r w:rsidR="00452C3A" w:rsidRPr="00E05D84">
        <w:rPr>
          <w:rFonts w:ascii="Courier New" w:eastAsia="Arial Unicode MS" w:hAnsi="Courier New" w:cs="Courier New"/>
          <w:i w:val="0"/>
          <w:sz w:val="18"/>
          <w:szCs w:val="18"/>
          <w:lang w:val="fr-CH" w:eastAsia="ko-KR"/>
        </w:rPr>
        <w:t>"</w:t>
      </w:r>
      <w:r w:rsidR="009E3C29" w:rsidRPr="00E05D84">
        <w:rPr>
          <w:rFonts w:ascii="Courier New" w:eastAsia="Arial Unicode MS" w:hAnsi="Courier New" w:cs="Courier New"/>
          <w:i w:val="0"/>
          <w:sz w:val="18"/>
          <w:szCs w:val="18"/>
          <w:lang w:val="fr-CH" w:eastAsia="ko-KR"/>
        </w:rPr>
        <w:t xml:space="preserve">/&gt; </w:t>
      </w:r>
    </w:p>
    <w:p w:rsidR="009E3C29" w:rsidRPr="00E05D84"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
      </w:pPr>
      <w:r w:rsidRPr="00E05D84">
        <w:rPr>
          <w:rFonts w:ascii="Courier New" w:eastAsia="Arial Unicode MS" w:hAnsi="Courier New" w:cs="Courier New"/>
          <w:i w:val="0"/>
          <w:sz w:val="18"/>
          <w:szCs w:val="18"/>
          <w:lang w:val="fr-CH" w:eastAsia="ko-KR"/>
        </w:rPr>
        <w:t xml:space="preserve">          &lt;element name=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ContentVersion</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type=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unsignedByte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minOccurs=</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0</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w:t>
      </w:r>
    </w:p>
    <w:p w:rsidR="009E3C29" w:rsidRPr="00E05D84"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
      </w:pPr>
      <w:r w:rsidRPr="00E05D84">
        <w:rPr>
          <w:rFonts w:ascii="Courier New" w:eastAsia="Arial Unicode MS" w:hAnsi="Courier New" w:cs="Courier New"/>
          <w:i w:val="0"/>
          <w:sz w:val="18"/>
          <w:szCs w:val="18"/>
          <w:lang w:val="fr-CH" w:eastAsia="ko-KR"/>
        </w:rPr>
        <w:t xml:space="preserve"> </w:t>
      </w:r>
      <w:r w:rsidRPr="00E05D84">
        <w:rPr>
          <w:rFonts w:ascii="Courier New" w:eastAsia="Arial Unicode MS" w:hAnsi="Courier New" w:cs="Courier New"/>
          <w:i w:val="0"/>
          <w:sz w:val="18"/>
          <w:szCs w:val="18"/>
          <w:lang w:val="fr-CH" w:eastAsia="ko-KR"/>
        </w:rPr>
        <w:tab/>
      </w:r>
      <w:r w:rsidRPr="00E05D84">
        <w:rPr>
          <w:rFonts w:ascii="Courier New" w:eastAsia="Arial Unicode MS" w:hAnsi="Courier New" w:cs="Courier New"/>
          <w:i w:val="0"/>
          <w:sz w:val="18"/>
          <w:szCs w:val="18"/>
          <w:lang w:val="fr-CH" w:eastAsia="ko-KR"/>
        </w:rPr>
        <w:tab/>
      </w:r>
      <w:r w:rsidRPr="00E05D84">
        <w:rPr>
          <w:rFonts w:ascii="Courier New" w:eastAsia="Arial Unicode MS" w:hAnsi="Courier New" w:cs="Courier New"/>
          <w:i w:val="0"/>
          <w:sz w:val="18"/>
          <w:szCs w:val="18"/>
          <w:lang w:val="fr-CH" w:eastAsia="ko-KR"/>
        </w:rPr>
        <w:tab/>
        <w:t xml:space="preserve">   </w:t>
      </w:r>
      <w:proofErr w:type="gramStart"/>
      <w:r w:rsidRPr="00E05D84">
        <w:rPr>
          <w:rFonts w:ascii="Courier New" w:eastAsia="Arial Unicode MS" w:hAnsi="Courier New" w:cs="Courier New"/>
          <w:i w:val="0"/>
          <w:sz w:val="18"/>
          <w:szCs w:val="18"/>
          <w:lang w:val="fr-CH" w:eastAsia="ko-KR"/>
        </w:rPr>
        <w:t>maxOccurs</w:t>
      </w:r>
      <w:proofErr w:type="gramEnd"/>
      <w:r w:rsidRPr="00E05D84">
        <w:rPr>
          <w:rFonts w:ascii="Courier New" w:eastAsia="Arial Unicode MS" w:hAnsi="Courier New" w:cs="Courier New"/>
          <w:i w:val="0"/>
          <w:sz w:val="18"/>
          <w:szCs w:val="18"/>
          <w:lang w:val="fr-CH" w:eastAsia="ko-KR"/>
        </w:rPr>
        <w:t>=</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1</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/&gt;</w:t>
      </w:r>
    </w:p>
    <w:p w:rsidR="009E3C29" w:rsidRPr="00E05D84"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
      </w:pPr>
      <w:r w:rsidRPr="00E05D84">
        <w:rPr>
          <w:rFonts w:ascii="Courier New" w:eastAsia="Arial Unicode MS" w:hAnsi="Courier New" w:cs="Courier New"/>
          <w:i w:val="0"/>
          <w:sz w:val="18"/>
          <w:szCs w:val="18"/>
          <w:lang w:val="fr-CH" w:eastAsia="ko-KR"/>
        </w:rPr>
        <w:t xml:space="preserve">          &lt;element name=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ExpiryTime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type=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dateTime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minOccurs=</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0</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maxOccurs=</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1</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/&gt; </w:t>
      </w:r>
    </w:p>
    <w:p w:rsidR="009E3C29" w:rsidRPr="00E05D84"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
      </w:pPr>
      <w:r w:rsidRPr="00E05D84">
        <w:rPr>
          <w:rFonts w:ascii="Courier New" w:eastAsia="Arial Unicode MS" w:hAnsi="Courier New" w:cs="Courier New"/>
          <w:i w:val="0"/>
          <w:sz w:val="18"/>
          <w:szCs w:val="18"/>
          <w:lang w:val="fr-CH" w:eastAsia="ko-KR"/>
        </w:rPr>
        <w:t xml:space="preserve">          &lt;element name=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EarlyPlayout</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type=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tva:FlagType</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minOccurs=</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0</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 maxOccurs=</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1</w:t>
      </w:r>
      <w:r w:rsidR="00452C3A" w:rsidRPr="00E05D84">
        <w:rPr>
          <w:rFonts w:ascii="Courier New" w:eastAsia="Arial Unicode MS" w:hAnsi="Courier New" w:cs="Courier New"/>
          <w:i w:val="0"/>
          <w:sz w:val="18"/>
          <w:szCs w:val="18"/>
          <w:lang w:val="fr-CH" w:eastAsia="ko-KR"/>
        </w:rPr>
        <w:t>"</w:t>
      </w:r>
      <w:r w:rsidRPr="00E05D84">
        <w:rPr>
          <w:rFonts w:ascii="Courier New" w:eastAsia="Arial Unicode MS" w:hAnsi="Courier New" w:cs="Courier New"/>
          <w:i w:val="0"/>
          <w:sz w:val="18"/>
          <w:szCs w:val="18"/>
          <w:lang w:val="fr-CH" w:eastAsia="ko-KR"/>
        </w:rPr>
        <w:t xml:space="preserve">/&gt; </w:t>
      </w:r>
    </w:p>
    <w:p w:rsidR="006C1EA4" w:rsidRDefault="006C1EA4" w:rsidP="006C1EA4">
      <w:pPr>
        <w:pStyle w:val="HTMLAddress"/>
        <w:pBdr>
          <w:top w:val="single" w:sz="4" w:space="1" w:color="auto"/>
          <w:left w:val="single" w:sz="4" w:space="4" w:color="auto"/>
          <w:bottom w:val="single" w:sz="4" w:space="1" w:color="auto"/>
          <w:right w:val="single" w:sz="4" w:space="4" w:color="auto"/>
        </w:pBdr>
        <w:spacing w:after="0"/>
        <w:ind w:firstLine="283"/>
        <w:rPr>
          <w:ins w:id="1702" w:author="Evain, Jean-Pierre" w:date="2017-06-09T15:09:00Z"/>
          <w:rFonts w:ascii="Courier New" w:hAnsi="Courier New"/>
          <w:i w:val="0"/>
          <w:sz w:val="18"/>
          <w:szCs w:val="18"/>
          <w:lang w:val="fr-CH" w:eastAsia="en-GB"/>
        </w:rPr>
      </w:pPr>
      <w:r w:rsidRPr="00E05D84">
        <w:rPr>
          <w:rFonts w:ascii="Courier New" w:hAnsi="Courier New"/>
          <w:sz w:val="16"/>
          <w:lang w:val="fr-CH" w:eastAsia="en-GB"/>
        </w:rPr>
        <w:t xml:space="preserve">        </w:t>
      </w:r>
      <w:r w:rsidRPr="00E05D84">
        <w:rPr>
          <w:rFonts w:ascii="Courier New" w:hAnsi="Courier New"/>
          <w:i w:val="0"/>
          <w:sz w:val="18"/>
          <w:szCs w:val="18"/>
          <w:lang w:val="fr-CH" w:eastAsia="en-GB"/>
        </w:rPr>
        <w:t>&lt;element name=</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Free</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 xml:space="preserve"> type=</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tva:FlagType</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 xml:space="preserve"> minOccurs=</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0</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 xml:space="preserve"> maxOccurs=</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1</w:t>
      </w:r>
      <w:r w:rsidR="00452C3A" w:rsidRPr="00E05D84">
        <w:rPr>
          <w:rFonts w:ascii="Courier New" w:hAnsi="Courier New"/>
          <w:i w:val="0"/>
          <w:sz w:val="18"/>
          <w:szCs w:val="18"/>
          <w:lang w:val="fr-CH" w:eastAsia="en-GB"/>
        </w:rPr>
        <w:t>"</w:t>
      </w:r>
      <w:r w:rsidRPr="00E05D84">
        <w:rPr>
          <w:rFonts w:ascii="Courier New" w:hAnsi="Courier New"/>
          <w:i w:val="0"/>
          <w:sz w:val="18"/>
          <w:szCs w:val="18"/>
          <w:lang w:val="fr-CH" w:eastAsia="en-GB"/>
        </w:rPr>
        <w:t>/&gt;</w:t>
      </w:r>
    </w:p>
    <w:p w:rsidR="00925FF4" w:rsidRDefault="00925FF4" w:rsidP="006C1EA4">
      <w:pPr>
        <w:pStyle w:val="HTMLAddress"/>
        <w:pBdr>
          <w:top w:val="single" w:sz="4" w:space="1" w:color="auto"/>
          <w:left w:val="single" w:sz="4" w:space="4" w:color="auto"/>
          <w:bottom w:val="single" w:sz="4" w:space="1" w:color="auto"/>
          <w:right w:val="single" w:sz="4" w:space="4" w:color="auto"/>
        </w:pBdr>
        <w:spacing w:after="0"/>
        <w:ind w:firstLine="283"/>
        <w:rPr>
          <w:ins w:id="1703" w:author="Evain, Jean-Pierre" w:date="2017-06-09T15:10:00Z"/>
          <w:rFonts w:ascii="Courier New" w:hAnsi="Courier New" w:cs="Courier New"/>
          <w:i w:val="0"/>
          <w:color w:val="000000" w:themeColor="text1"/>
          <w:sz w:val="18"/>
          <w:szCs w:val="18"/>
          <w:lang w:val="fr-CH" w:eastAsia="en-GB"/>
        </w:rPr>
      </w:pPr>
      <w:ins w:id="1704" w:author="Evain, Jean-Pierre" w:date="2017-06-09T15:09:00Z">
        <w:r w:rsidRPr="00925FF4">
          <w:rPr>
            <w:i w:val="0"/>
            <w:color w:val="000000"/>
            <w:sz w:val="24"/>
            <w:szCs w:val="24"/>
            <w:lang w:val="fr-CH" w:eastAsia="en-GB"/>
            <w:rPrChange w:id="1705" w:author="Evain, Jean-Pierre" w:date="2017-06-09T15:10:00Z">
              <w:rPr>
                <w:color w:val="000000"/>
                <w:sz w:val="24"/>
                <w:szCs w:val="24"/>
                <w:lang w:val="fr-CH" w:eastAsia="en-GB"/>
              </w:rPr>
            </w:rPrChange>
          </w:rPr>
          <w:tab/>
        </w:r>
        <w:r w:rsidRPr="00925FF4">
          <w:rPr>
            <w:i w:val="0"/>
            <w:color w:val="000000"/>
            <w:sz w:val="24"/>
            <w:szCs w:val="24"/>
            <w:lang w:val="fr-CH" w:eastAsia="en-GB"/>
            <w:rPrChange w:id="1706" w:author="Evain, Jean-Pierre" w:date="2017-06-09T15:10:00Z">
              <w:rPr>
                <w:color w:val="000000"/>
                <w:sz w:val="24"/>
                <w:szCs w:val="24"/>
                <w:lang w:val="fr-CH" w:eastAsia="en-GB"/>
              </w:rPr>
            </w:rPrChange>
          </w:rPr>
          <w:tab/>
        </w:r>
      </w:ins>
      <w:ins w:id="1707" w:author="Evain, Jean-Pierre" w:date="2017-06-09T15:10:00Z">
        <w:r>
          <w:rPr>
            <w:i w:val="0"/>
            <w:color w:val="000000"/>
            <w:sz w:val="24"/>
            <w:szCs w:val="24"/>
            <w:lang w:val="fr-CH" w:eastAsia="en-GB"/>
          </w:rPr>
          <w:t xml:space="preserve">   </w:t>
        </w:r>
      </w:ins>
      <w:ins w:id="1708" w:author="Evain, Jean-Pierre" w:date="2017-06-09T15:09:00Z">
        <w:r w:rsidRPr="00925FF4">
          <w:rPr>
            <w:rFonts w:ascii="Courier New" w:hAnsi="Courier New" w:cs="Courier New"/>
            <w:i w:val="0"/>
            <w:color w:val="000000" w:themeColor="text1"/>
            <w:sz w:val="18"/>
            <w:szCs w:val="18"/>
            <w:lang w:val="fr-CH" w:eastAsia="en-GB"/>
            <w:rPrChange w:id="1709" w:author="Evain, Jean-Pierre" w:date="2017-06-09T15:10:00Z">
              <w:rPr>
                <w:color w:val="000096"/>
                <w:sz w:val="24"/>
                <w:szCs w:val="24"/>
                <w:lang w:val="fr-CH" w:eastAsia="en-GB"/>
              </w:rPr>
            </w:rPrChange>
          </w:rPr>
          <w:t>&lt;element</w:t>
        </w:r>
        <w:r w:rsidRPr="00925FF4">
          <w:rPr>
            <w:rFonts w:ascii="Courier New" w:hAnsi="Courier New" w:cs="Courier New"/>
            <w:i w:val="0"/>
            <w:color w:val="000000" w:themeColor="text1"/>
            <w:sz w:val="18"/>
            <w:szCs w:val="18"/>
            <w:lang w:val="fr-CH" w:eastAsia="en-GB"/>
            <w:rPrChange w:id="1710" w:author="Evain, Jean-Pierre" w:date="2017-06-09T15:10:00Z">
              <w:rPr>
                <w:color w:val="F5844C"/>
                <w:sz w:val="24"/>
                <w:szCs w:val="24"/>
                <w:lang w:val="fr-CH" w:eastAsia="en-GB"/>
              </w:rPr>
            </w:rPrChange>
          </w:rPr>
          <w:t xml:space="preserve"> name</w:t>
        </w:r>
        <w:r w:rsidRPr="00925FF4">
          <w:rPr>
            <w:rFonts w:ascii="Courier New" w:hAnsi="Courier New" w:cs="Courier New"/>
            <w:i w:val="0"/>
            <w:color w:val="000000" w:themeColor="text1"/>
            <w:sz w:val="18"/>
            <w:szCs w:val="18"/>
            <w:lang w:val="fr-CH" w:eastAsia="en-GB"/>
            <w:rPrChange w:id="1711" w:author="Evain, Jean-Pierre" w:date="2017-06-09T15:10: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12" w:author="Evain, Jean-Pierre" w:date="2017-06-09T15:10:00Z">
              <w:rPr>
                <w:color w:val="993300"/>
                <w:sz w:val="24"/>
                <w:szCs w:val="24"/>
                <w:lang w:val="fr-CH" w:eastAsia="en-GB"/>
              </w:rPr>
            </w:rPrChange>
          </w:rPr>
          <w:t>"ExpiryTimeAfterFirsStart"</w:t>
        </w:r>
        <w:r w:rsidRPr="00925FF4">
          <w:rPr>
            <w:rFonts w:ascii="Courier New" w:hAnsi="Courier New" w:cs="Courier New"/>
            <w:i w:val="0"/>
            <w:color w:val="000000" w:themeColor="text1"/>
            <w:sz w:val="18"/>
            <w:szCs w:val="18"/>
            <w:lang w:val="fr-CH" w:eastAsia="en-GB"/>
            <w:rPrChange w:id="1713" w:author="Evain, Jean-Pierre" w:date="2017-06-09T15:10:00Z">
              <w:rPr>
                <w:color w:val="F5844C"/>
                <w:sz w:val="24"/>
                <w:szCs w:val="24"/>
                <w:lang w:val="fr-CH" w:eastAsia="en-GB"/>
              </w:rPr>
            </w:rPrChange>
          </w:rPr>
          <w:t xml:space="preserve"> type</w:t>
        </w:r>
        <w:r w:rsidRPr="00925FF4">
          <w:rPr>
            <w:rFonts w:ascii="Courier New" w:hAnsi="Courier New" w:cs="Courier New"/>
            <w:i w:val="0"/>
            <w:color w:val="000000" w:themeColor="text1"/>
            <w:sz w:val="18"/>
            <w:szCs w:val="18"/>
            <w:lang w:val="fr-CH" w:eastAsia="en-GB"/>
            <w:rPrChange w:id="1714" w:author="Evain, Jean-Pierre" w:date="2017-06-09T15:10: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15" w:author="Evain, Jean-Pierre" w:date="2017-06-09T15:10:00Z">
              <w:rPr>
                <w:color w:val="993300"/>
                <w:sz w:val="24"/>
                <w:szCs w:val="24"/>
                <w:lang w:val="fr-CH" w:eastAsia="en-GB"/>
              </w:rPr>
            </w:rPrChange>
          </w:rPr>
          <w:t>"duration"</w:t>
        </w:r>
        <w:r w:rsidRPr="00925FF4">
          <w:rPr>
            <w:rFonts w:ascii="Courier New" w:hAnsi="Courier New" w:cs="Courier New"/>
            <w:i w:val="0"/>
            <w:color w:val="000000" w:themeColor="text1"/>
            <w:sz w:val="18"/>
            <w:szCs w:val="18"/>
            <w:lang w:val="fr-CH" w:eastAsia="en-GB"/>
            <w:rPrChange w:id="1716" w:author="Evain, Jean-Pierre" w:date="2017-06-09T15:10:00Z">
              <w:rPr>
                <w:color w:val="F5844C"/>
                <w:sz w:val="24"/>
                <w:szCs w:val="24"/>
                <w:lang w:val="fr-CH" w:eastAsia="en-GB"/>
              </w:rPr>
            </w:rPrChange>
          </w:rPr>
          <w:t xml:space="preserve"> minOccurs</w:t>
        </w:r>
        <w:r w:rsidRPr="00925FF4">
          <w:rPr>
            <w:rFonts w:ascii="Courier New" w:hAnsi="Courier New" w:cs="Courier New"/>
            <w:i w:val="0"/>
            <w:color w:val="000000" w:themeColor="text1"/>
            <w:sz w:val="18"/>
            <w:szCs w:val="18"/>
            <w:lang w:val="fr-CH" w:eastAsia="en-GB"/>
            <w:rPrChange w:id="1717" w:author="Evain, Jean-Pierre" w:date="2017-06-09T15:10: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18" w:author="Evain, Jean-Pierre" w:date="2017-06-09T15:10:00Z">
              <w:rPr>
                <w:color w:val="993300"/>
                <w:sz w:val="24"/>
                <w:szCs w:val="24"/>
                <w:lang w:val="fr-CH" w:eastAsia="en-GB"/>
              </w:rPr>
            </w:rPrChange>
          </w:rPr>
          <w:t>"0"</w:t>
        </w:r>
        <w:r w:rsidRPr="00925FF4">
          <w:rPr>
            <w:rFonts w:ascii="Courier New" w:hAnsi="Courier New" w:cs="Courier New"/>
            <w:i w:val="0"/>
            <w:color w:val="000000" w:themeColor="text1"/>
            <w:sz w:val="18"/>
            <w:szCs w:val="18"/>
            <w:lang w:val="fr-CH" w:eastAsia="en-GB"/>
            <w:rPrChange w:id="1719" w:author="Evain, Jean-Pierre" w:date="2017-06-09T15:10:00Z">
              <w:rPr>
                <w:color w:val="F5844C"/>
                <w:sz w:val="24"/>
                <w:szCs w:val="24"/>
                <w:lang w:val="fr-CH" w:eastAsia="en-GB"/>
              </w:rPr>
            </w:rPrChange>
          </w:rPr>
          <w:t xml:space="preserve"> </w:t>
        </w:r>
      </w:ins>
    </w:p>
    <w:p w:rsidR="00925FF4" w:rsidRDefault="00925FF4" w:rsidP="006C1EA4">
      <w:pPr>
        <w:pStyle w:val="HTMLAddress"/>
        <w:pBdr>
          <w:top w:val="single" w:sz="4" w:space="1" w:color="auto"/>
          <w:left w:val="single" w:sz="4" w:space="4" w:color="auto"/>
          <w:bottom w:val="single" w:sz="4" w:space="1" w:color="auto"/>
          <w:right w:val="single" w:sz="4" w:space="4" w:color="auto"/>
        </w:pBdr>
        <w:spacing w:after="0"/>
        <w:ind w:firstLine="283"/>
        <w:rPr>
          <w:ins w:id="1720" w:author="Evain, Jean-Pierre" w:date="2017-06-09T15:10:00Z"/>
          <w:rFonts w:ascii="Courier New" w:hAnsi="Courier New" w:cs="Courier New"/>
          <w:i w:val="0"/>
          <w:color w:val="000000" w:themeColor="text1"/>
          <w:sz w:val="18"/>
          <w:szCs w:val="18"/>
          <w:lang w:val="fr-CH" w:eastAsia="en-GB"/>
        </w:rPr>
      </w:pPr>
      <w:ins w:id="1721" w:author="Evain, Jean-Pierre" w:date="2017-06-09T15:10:00Z">
        <w:r>
          <w:rPr>
            <w:rFonts w:ascii="Courier New" w:hAnsi="Courier New" w:cs="Courier New"/>
            <w:i w:val="0"/>
            <w:color w:val="000000" w:themeColor="text1"/>
            <w:sz w:val="18"/>
            <w:szCs w:val="18"/>
            <w:lang w:val="fr-CH" w:eastAsia="en-GB"/>
          </w:rPr>
          <w:t xml:space="preserve">       </w:t>
        </w:r>
      </w:ins>
      <w:proofErr w:type="gramStart"/>
      <w:ins w:id="1722" w:author="Evain, Jean-Pierre" w:date="2017-06-09T15:09:00Z">
        <w:r w:rsidRPr="00925FF4">
          <w:rPr>
            <w:rFonts w:ascii="Courier New" w:hAnsi="Courier New" w:cs="Courier New"/>
            <w:i w:val="0"/>
            <w:color w:val="000000" w:themeColor="text1"/>
            <w:sz w:val="18"/>
            <w:szCs w:val="18"/>
            <w:lang w:val="fr-CH" w:eastAsia="en-GB"/>
            <w:rPrChange w:id="1723" w:author="Evain, Jean-Pierre" w:date="2017-06-09T15:10:00Z">
              <w:rPr>
                <w:color w:val="F5844C"/>
                <w:sz w:val="24"/>
                <w:szCs w:val="24"/>
                <w:lang w:val="fr-CH" w:eastAsia="en-GB"/>
              </w:rPr>
            </w:rPrChange>
          </w:rPr>
          <w:t>maxOccurs</w:t>
        </w:r>
        <w:proofErr w:type="gramEnd"/>
        <w:r w:rsidRPr="00925FF4">
          <w:rPr>
            <w:rFonts w:ascii="Courier New" w:hAnsi="Courier New" w:cs="Courier New"/>
            <w:i w:val="0"/>
            <w:color w:val="000000" w:themeColor="text1"/>
            <w:sz w:val="18"/>
            <w:szCs w:val="18"/>
            <w:lang w:val="fr-CH" w:eastAsia="en-GB"/>
            <w:rPrChange w:id="1724" w:author="Evain, Jean-Pierre" w:date="2017-06-09T15:10: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25" w:author="Evain, Jean-Pierre" w:date="2017-06-09T15:10:00Z">
              <w:rPr>
                <w:color w:val="993300"/>
                <w:sz w:val="24"/>
                <w:szCs w:val="24"/>
                <w:lang w:val="fr-CH" w:eastAsia="en-GB"/>
              </w:rPr>
            </w:rPrChange>
          </w:rPr>
          <w:t>"1"</w:t>
        </w:r>
        <w:r w:rsidRPr="00925FF4">
          <w:rPr>
            <w:rFonts w:ascii="Courier New" w:hAnsi="Courier New" w:cs="Courier New"/>
            <w:i w:val="0"/>
            <w:color w:val="000000" w:themeColor="text1"/>
            <w:sz w:val="18"/>
            <w:szCs w:val="18"/>
            <w:lang w:val="fr-CH" w:eastAsia="en-GB"/>
            <w:rPrChange w:id="1726" w:author="Evain, Jean-Pierre" w:date="2017-06-09T15:10:00Z">
              <w:rPr>
                <w:color w:val="000096"/>
                <w:sz w:val="24"/>
                <w:szCs w:val="24"/>
                <w:lang w:val="fr-CH" w:eastAsia="en-GB"/>
              </w:rPr>
            </w:rPrChange>
          </w:rPr>
          <w:t>/&gt;</w:t>
        </w:r>
        <w:r w:rsidRPr="00925FF4">
          <w:rPr>
            <w:rFonts w:ascii="Courier New" w:hAnsi="Courier New" w:cs="Courier New"/>
            <w:i w:val="0"/>
            <w:color w:val="000000" w:themeColor="text1"/>
            <w:sz w:val="18"/>
            <w:szCs w:val="18"/>
            <w:lang w:val="fr-CH" w:eastAsia="en-GB"/>
            <w:rPrChange w:id="1727" w:author="Evain, Jean-Pierre" w:date="2017-06-09T15:10:00Z">
              <w:rPr>
                <w:color w:val="000000"/>
                <w:sz w:val="24"/>
                <w:szCs w:val="24"/>
                <w:lang w:val="fr-CH" w:eastAsia="en-GB"/>
              </w:rPr>
            </w:rPrChange>
          </w:rPr>
          <w:br/>
        </w:r>
        <w:r w:rsidRPr="00925FF4">
          <w:rPr>
            <w:rFonts w:ascii="Courier New" w:hAnsi="Courier New" w:cs="Courier New"/>
            <w:i w:val="0"/>
            <w:color w:val="000000" w:themeColor="text1"/>
            <w:sz w:val="18"/>
            <w:szCs w:val="18"/>
            <w:lang w:val="fr-CH" w:eastAsia="en-GB"/>
            <w:rPrChange w:id="1728" w:author="Evain, Jean-Pierre" w:date="2017-06-09T15:10: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29" w:author="Evain, Jean-Pierre" w:date="2017-06-09T15:10: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30" w:author="Evain, Jean-Pierre" w:date="2017-06-09T15:10:00Z">
              <w:rPr>
                <w:color w:val="000000"/>
                <w:sz w:val="24"/>
                <w:szCs w:val="24"/>
                <w:lang w:val="fr-CH" w:eastAsia="en-GB"/>
              </w:rPr>
            </w:rPrChange>
          </w:rPr>
          <w:tab/>
        </w:r>
      </w:ins>
      <w:ins w:id="1731" w:author="Evain, Jean-Pierre" w:date="2017-06-09T15:10:00Z">
        <w:r>
          <w:rPr>
            <w:rFonts w:ascii="Courier New" w:hAnsi="Courier New" w:cs="Courier New"/>
            <w:i w:val="0"/>
            <w:color w:val="000000" w:themeColor="text1"/>
            <w:sz w:val="18"/>
            <w:szCs w:val="18"/>
            <w:lang w:val="fr-CH" w:eastAsia="en-GB"/>
          </w:rPr>
          <w:t xml:space="preserve">  </w:t>
        </w:r>
      </w:ins>
      <w:ins w:id="1732" w:author="Evain, Jean-Pierre" w:date="2017-06-09T15:09:00Z">
        <w:r w:rsidRPr="00925FF4">
          <w:rPr>
            <w:rFonts w:ascii="Courier New" w:hAnsi="Courier New" w:cs="Courier New"/>
            <w:i w:val="0"/>
            <w:color w:val="000000" w:themeColor="text1"/>
            <w:sz w:val="18"/>
            <w:szCs w:val="18"/>
            <w:lang w:val="fr-CH" w:eastAsia="en-GB"/>
            <w:rPrChange w:id="1733" w:author="Evain, Jean-Pierre" w:date="2017-06-09T15:09:00Z">
              <w:rPr>
                <w:color w:val="000096"/>
                <w:sz w:val="24"/>
                <w:szCs w:val="24"/>
                <w:lang w:val="fr-CH" w:eastAsia="en-GB"/>
              </w:rPr>
            </w:rPrChange>
          </w:rPr>
          <w:t>&lt;element</w:t>
        </w:r>
        <w:r w:rsidRPr="00925FF4">
          <w:rPr>
            <w:rFonts w:ascii="Courier New" w:hAnsi="Courier New" w:cs="Courier New"/>
            <w:i w:val="0"/>
            <w:color w:val="000000" w:themeColor="text1"/>
            <w:sz w:val="18"/>
            <w:szCs w:val="18"/>
            <w:lang w:val="fr-CH" w:eastAsia="en-GB"/>
            <w:rPrChange w:id="1734" w:author="Evain, Jean-Pierre" w:date="2017-06-09T15:09:00Z">
              <w:rPr>
                <w:color w:val="F5844C"/>
                <w:sz w:val="24"/>
                <w:szCs w:val="24"/>
                <w:lang w:val="fr-CH" w:eastAsia="en-GB"/>
              </w:rPr>
            </w:rPrChange>
          </w:rPr>
          <w:t xml:space="preserve"> name</w:t>
        </w:r>
        <w:r w:rsidRPr="00925FF4">
          <w:rPr>
            <w:rFonts w:ascii="Courier New" w:hAnsi="Courier New" w:cs="Courier New"/>
            <w:i w:val="0"/>
            <w:color w:val="000000" w:themeColor="text1"/>
            <w:sz w:val="18"/>
            <w:szCs w:val="18"/>
            <w:lang w:val="fr-CH" w:eastAsia="en-GB"/>
            <w:rPrChange w:id="1735"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36" w:author="Evain, Jean-Pierre" w:date="2017-06-09T15:09:00Z">
              <w:rPr>
                <w:color w:val="993300"/>
                <w:sz w:val="24"/>
                <w:szCs w:val="24"/>
                <w:lang w:val="fr-CH" w:eastAsia="en-GB"/>
              </w:rPr>
            </w:rPrChange>
          </w:rPr>
          <w:t>"EmbargoTime"</w:t>
        </w:r>
        <w:r w:rsidRPr="00925FF4">
          <w:rPr>
            <w:rFonts w:ascii="Courier New" w:hAnsi="Courier New" w:cs="Courier New"/>
            <w:i w:val="0"/>
            <w:color w:val="000000" w:themeColor="text1"/>
            <w:sz w:val="18"/>
            <w:szCs w:val="18"/>
            <w:lang w:val="fr-CH" w:eastAsia="en-GB"/>
            <w:rPrChange w:id="1737" w:author="Evain, Jean-Pierre" w:date="2017-06-09T15:09:00Z">
              <w:rPr>
                <w:color w:val="F5844C"/>
                <w:sz w:val="24"/>
                <w:szCs w:val="24"/>
                <w:lang w:val="fr-CH" w:eastAsia="en-GB"/>
              </w:rPr>
            </w:rPrChange>
          </w:rPr>
          <w:t xml:space="preserve"> type</w:t>
        </w:r>
        <w:r w:rsidRPr="00925FF4">
          <w:rPr>
            <w:rFonts w:ascii="Courier New" w:hAnsi="Courier New" w:cs="Courier New"/>
            <w:i w:val="0"/>
            <w:color w:val="000000" w:themeColor="text1"/>
            <w:sz w:val="18"/>
            <w:szCs w:val="18"/>
            <w:lang w:val="fr-CH" w:eastAsia="en-GB"/>
            <w:rPrChange w:id="1738"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39" w:author="Evain, Jean-Pierre" w:date="2017-06-09T15:09:00Z">
              <w:rPr>
                <w:color w:val="993300"/>
                <w:sz w:val="24"/>
                <w:szCs w:val="24"/>
                <w:lang w:val="fr-CH" w:eastAsia="en-GB"/>
              </w:rPr>
            </w:rPrChange>
          </w:rPr>
          <w:t>"dateTime"</w:t>
        </w:r>
        <w:r w:rsidRPr="00925FF4">
          <w:rPr>
            <w:rFonts w:ascii="Courier New" w:hAnsi="Courier New" w:cs="Courier New"/>
            <w:i w:val="0"/>
            <w:color w:val="000000" w:themeColor="text1"/>
            <w:sz w:val="18"/>
            <w:szCs w:val="18"/>
            <w:lang w:val="fr-CH" w:eastAsia="en-GB"/>
            <w:rPrChange w:id="1740" w:author="Evain, Jean-Pierre" w:date="2017-06-09T15:09:00Z">
              <w:rPr>
                <w:color w:val="F5844C"/>
                <w:sz w:val="24"/>
                <w:szCs w:val="24"/>
                <w:lang w:val="fr-CH" w:eastAsia="en-GB"/>
              </w:rPr>
            </w:rPrChange>
          </w:rPr>
          <w:t xml:space="preserve"> minOccurs</w:t>
        </w:r>
        <w:r w:rsidRPr="00925FF4">
          <w:rPr>
            <w:rFonts w:ascii="Courier New" w:hAnsi="Courier New" w:cs="Courier New"/>
            <w:i w:val="0"/>
            <w:color w:val="000000" w:themeColor="text1"/>
            <w:sz w:val="18"/>
            <w:szCs w:val="18"/>
            <w:lang w:val="fr-CH" w:eastAsia="en-GB"/>
            <w:rPrChange w:id="1741"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42" w:author="Evain, Jean-Pierre" w:date="2017-06-09T15:09:00Z">
              <w:rPr>
                <w:color w:val="993300"/>
                <w:sz w:val="24"/>
                <w:szCs w:val="24"/>
                <w:lang w:val="fr-CH" w:eastAsia="en-GB"/>
              </w:rPr>
            </w:rPrChange>
          </w:rPr>
          <w:t>"0"</w:t>
        </w:r>
        <w:r w:rsidRPr="00925FF4">
          <w:rPr>
            <w:rFonts w:ascii="Courier New" w:hAnsi="Courier New" w:cs="Courier New"/>
            <w:i w:val="0"/>
            <w:color w:val="000000" w:themeColor="text1"/>
            <w:sz w:val="18"/>
            <w:szCs w:val="18"/>
            <w:lang w:val="fr-CH" w:eastAsia="en-GB"/>
            <w:rPrChange w:id="1743" w:author="Evain, Jean-Pierre" w:date="2017-06-09T15:09:00Z">
              <w:rPr>
                <w:color w:val="F5844C"/>
                <w:sz w:val="24"/>
                <w:szCs w:val="24"/>
                <w:lang w:val="fr-CH" w:eastAsia="en-GB"/>
              </w:rPr>
            </w:rPrChange>
          </w:rPr>
          <w:t xml:space="preserve"> maxOccurs</w:t>
        </w:r>
        <w:r w:rsidRPr="00925FF4">
          <w:rPr>
            <w:rFonts w:ascii="Courier New" w:hAnsi="Courier New" w:cs="Courier New"/>
            <w:i w:val="0"/>
            <w:color w:val="000000" w:themeColor="text1"/>
            <w:sz w:val="18"/>
            <w:szCs w:val="18"/>
            <w:lang w:val="fr-CH" w:eastAsia="en-GB"/>
            <w:rPrChange w:id="1744"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45" w:author="Evain, Jean-Pierre" w:date="2017-06-09T15:09:00Z">
              <w:rPr>
                <w:color w:val="993300"/>
                <w:sz w:val="24"/>
                <w:szCs w:val="24"/>
                <w:lang w:val="fr-CH" w:eastAsia="en-GB"/>
              </w:rPr>
            </w:rPrChange>
          </w:rPr>
          <w:t>"1"</w:t>
        </w:r>
        <w:r w:rsidRPr="00925FF4">
          <w:rPr>
            <w:rFonts w:ascii="Courier New" w:hAnsi="Courier New" w:cs="Courier New"/>
            <w:i w:val="0"/>
            <w:color w:val="000000" w:themeColor="text1"/>
            <w:sz w:val="18"/>
            <w:szCs w:val="18"/>
            <w:lang w:val="fr-CH" w:eastAsia="en-GB"/>
            <w:rPrChange w:id="1746" w:author="Evain, Jean-Pierre" w:date="2017-06-09T15:09:00Z">
              <w:rPr>
                <w:color w:val="000096"/>
                <w:sz w:val="24"/>
                <w:szCs w:val="24"/>
                <w:lang w:val="fr-CH" w:eastAsia="en-GB"/>
              </w:rPr>
            </w:rPrChange>
          </w:rPr>
          <w:t>/&gt;</w:t>
        </w:r>
        <w:r>
          <w:rPr>
            <w:rFonts w:ascii="Courier New" w:hAnsi="Courier New" w:cs="Courier New"/>
            <w:i w:val="0"/>
            <w:color w:val="000000" w:themeColor="text1"/>
            <w:sz w:val="18"/>
            <w:szCs w:val="18"/>
            <w:lang w:val="fr-CH" w:eastAsia="en-GB"/>
          </w:rPr>
          <w:br/>
        </w:r>
        <w:r>
          <w:rPr>
            <w:rFonts w:ascii="Courier New" w:hAnsi="Courier New" w:cs="Courier New"/>
            <w:i w:val="0"/>
            <w:color w:val="000000" w:themeColor="text1"/>
            <w:sz w:val="18"/>
            <w:szCs w:val="18"/>
            <w:lang w:val="fr-CH" w:eastAsia="en-GB"/>
          </w:rPr>
          <w:tab/>
        </w:r>
        <w:r>
          <w:rPr>
            <w:rFonts w:ascii="Courier New" w:hAnsi="Courier New" w:cs="Courier New"/>
            <w:i w:val="0"/>
            <w:color w:val="000000" w:themeColor="text1"/>
            <w:sz w:val="18"/>
            <w:szCs w:val="18"/>
            <w:lang w:val="fr-CH" w:eastAsia="en-GB"/>
          </w:rPr>
          <w:tab/>
        </w:r>
        <w:r>
          <w:rPr>
            <w:rFonts w:ascii="Courier New" w:hAnsi="Courier New" w:cs="Courier New"/>
            <w:i w:val="0"/>
            <w:color w:val="000000" w:themeColor="text1"/>
            <w:sz w:val="18"/>
            <w:szCs w:val="18"/>
            <w:lang w:val="fr-CH" w:eastAsia="en-GB"/>
          </w:rPr>
          <w:tab/>
        </w:r>
      </w:ins>
      <w:ins w:id="1747" w:author="Evain, Jean-Pierre" w:date="2017-06-09T15:10:00Z">
        <w:r>
          <w:rPr>
            <w:rFonts w:ascii="Courier New" w:hAnsi="Courier New" w:cs="Courier New"/>
            <w:i w:val="0"/>
            <w:color w:val="000000" w:themeColor="text1"/>
            <w:sz w:val="18"/>
            <w:szCs w:val="18"/>
            <w:lang w:val="fr-CH" w:eastAsia="en-GB"/>
          </w:rPr>
          <w:t xml:space="preserve">  </w:t>
        </w:r>
      </w:ins>
      <w:ins w:id="1748" w:author="Evain, Jean-Pierre" w:date="2017-06-09T15:09:00Z">
        <w:r w:rsidRPr="00925FF4">
          <w:rPr>
            <w:rFonts w:ascii="Courier New" w:hAnsi="Courier New" w:cs="Courier New"/>
            <w:i w:val="0"/>
            <w:color w:val="000000" w:themeColor="text1"/>
            <w:sz w:val="18"/>
            <w:szCs w:val="18"/>
            <w:lang w:val="fr-CH" w:eastAsia="en-GB"/>
            <w:rPrChange w:id="1749" w:author="Evain, Jean-Pierre" w:date="2017-06-09T15:09:00Z">
              <w:rPr>
                <w:color w:val="000096"/>
                <w:sz w:val="24"/>
                <w:szCs w:val="24"/>
                <w:lang w:val="fr-CH" w:eastAsia="en-GB"/>
              </w:rPr>
            </w:rPrChange>
          </w:rPr>
          <w:t>&lt;element</w:t>
        </w:r>
        <w:r w:rsidRPr="00925FF4">
          <w:rPr>
            <w:rFonts w:ascii="Courier New" w:hAnsi="Courier New" w:cs="Courier New"/>
            <w:i w:val="0"/>
            <w:color w:val="000000" w:themeColor="text1"/>
            <w:sz w:val="18"/>
            <w:szCs w:val="18"/>
            <w:lang w:val="fr-CH" w:eastAsia="en-GB"/>
            <w:rPrChange w:id="1750" w:author="Evain, Jean-Pierre" w:date="2017-06-09T15:09:00Z">
              <w:rPr>
                <w:color w:val="F5844C"/>
                <w:sz w:val="24"/>
                <w:szCs w:val="24"/>
                <w:lang w:val="fr-CH" w:eastAsia="en-GB"/>
              </w:rPr>
            </w:rPrChange>
          </w:rPr>
          <w:t xml:space="preserve"> name</w:t>
        </w:r>
        <w:r w:rsidRPr="00925FF4">
          <w:rPr>
            <w:rFonts w:ascii="Courier New" w:hAnsi="Courier New" w:cs="Courier New"/>
            <w:i w:val="0"/>
            <w:color w:val="000000" w:themeColor="text1"/>
            <w:sz w:val="18"/>
            <w:szCs w:val="18"/>
            <w:lang w:val="fr-CH" w:eastAsia="en-GB"/>
            <w:rPrChange w:id="1751"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52" w:author="Evain, Jean-Pierre" w:date="2017-06-09T15:09:00Z">
              <w:rPr>
                <w:color w:val="993300"/>
                <w:sz w:val="24"/>
                <w:szCs w:val="24"/>
                <w:lang w:val="fr-CH" w:eastAsia="en-GB"/>
              </w:rPr>
            </w:rPrChange>
          </w:rPr>
          <w:t>"MaxNumberOfDownloads"</w:t>
        </w:r>
        <w:r w:rsidRPr="00925FF4">
          <w:rPr>
            <w:rFonts w:ascii="Courier New" w:hAnsi="Courier New" w:cs="Courier New"/>
            <w:i w:val="0"/>
            <w:color w:val="000000" w:themeColor="text1"/>
            <w:sz w:val="18"/>
            <w:szCs w:val="18"/>
            <w:lang w:val="fr-CH" w:eastAsia="en-GB"/>
            <w:rPrChange w:id="1753" w:author="Evain, Jean-Pierre" w:date="2017-06-09T15:09:00Z">
              <w:rPr>
                <w:color w:val="F5844C"/>
                <w:sz w:val="24"/>
                <w:szCs w:val="24"/>
                <w:lang w:val="fr-CH" w:eastAsia="en-GB"/>
              </w:rPr>
            </w:rPrChange>
          </w:rPr>
          <w:t xml:space="preserve"> type</w:t>
        </w:r>
        <w:r w:rsidRPr="00925FF4">
          <w:rPr>
            <w:rFonts w:ascii="Courier New" w:hAnsi="Courier New" w:cs="Courier New"/>
            <w:i w:val="0"/>
            <w:color w:val="000000" w:themeColor="text1"/>
            <w:sz w:val="18"/>
            <w:szCs w:val="18"/>
            <w:lang w:val="fr-CH" w:eastAsia="en-GB"/>
            <w:rPrChange w:id="1754"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55" w:author="Evain, Jean-Pierre" w:date="2017-06-09T15:09:00Z">
              <w:rPr>
                <w:color w:val="993300"/>
                <w:sz w:val="24"/>
                <w:szCs w:val="24"/>
                <w:lang w:val="fr-CH" w:eastAsia="en-GB"/>
              </w:rPr>
            </w:rPrChange>
          </w:rPr>
          <w:t>"int"</w:t>
        </w:r>
        <w:r w:rsidRPr="00925FF4">
          <w:rPr>
            <w:rFonts w:ascii="Courier New" w:hAnsi="Courier New" w:cs="Courier New"/>
            <w:i w:val="0"/>
            <w:color w:val="000000" w:themeColor="text1"/>
            <w:sz w:val="18"/>
            <w:szCs w:val="18"/>
            <w:lang w:val="fr-CH" w:eastAsia="en-GB"/>
            <w:rPrChange w:id="1756" w:author="Evain, Jean-Pierre" w:date="2017-06-09T15:09:00Z">
              <w:rPr>
                <w:color w:val="F5844C"/>
                <w:sz w:val="24"/>
                <w:szCs w:val="24"/>
                <w:lang w:val="fr-CH" w:eastAsia="en-GB"/>
              </w:rPr>
            </w:rPrChange>
          </w:rPr>
          <w:t xml:space="preserve"> minOccurs</w:t>
        </w:r>
        <w:r w:rsidRPr="00925FF4">
          <w:rPr>
            <w:rFonts w:ascii="Courier New" w:hAnsi="Courier New" w:cs="Courier New"/>
            <w:i w:val="0"/>
            <w:color w:val="000000" w:themeColor="text1"/>
            <w:sz w:val="18"/>
            <w:szCs w:val="18"/>
            <w:lang w:val="fr-CH" w:eastAsia="en-GB"/>
            <w:rPrChange w:id="1757"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58" w:author="Evain, Jean-Pierre" w:date="2017-06-09T15:09:00Z">
              <w:rPr>
                <w:color w:val="993300"/>
                <w:sz w:val="24"/>
                <w:szCs w:val="24"/>
                <w:lang w:val="fr-CH" w:eastAsia="en-GB"/>
              </w:rPr>
            </w:rPrChange>
          </w:rPr>
          <w:t>"0"</w:t>
        </w:r>
        <w:r w:rsidRPr="00925FF4">
          <w:rPr>
            <w:rFonts w:ascii="Courier New" w:hAnsi="Courier New" w:cs="Courier New"/>
            <w:i w:val="0"/>
            <w:color w:val="000000" w:themeColor="text1"/>
            <w:sz w:val="18"/>
            <w:szCs w:val="18"/>
            <w:lang w:val="fr-CH" w:eastAsia="en-GB"/>
            <w:rPrChange w:id="1759" w:author="Evain, Jean-Pierre" w:date="2017-06-09T15:09:00Z">
              <w:rPr>
                <w:color w:val="000096"/>
                <w:sz w:val="24"/>
                <w:szCs w:val="24"/>
                <w:lang w:val="fr-CH" w:eastAsia="en-GB"/>
              </w:rPr>
            </w:rPrChange>
          </w:rPr>
          <w:t>/&gt;</w:t>
        </w:r>
        <w:r w:rsidRPr="00925FF4">
          <w:rPr>
            <w:rFonts w:ascii="Courier New" w:hAnsi="Courier New" w:cs="Courier New"/>
            <w:i w:val="0"/>
            <w:color w:val="000000" w:themeColor="text1"/>
            <w:sz w:val="18"/>
            <w:szCs w:val="18"/>
            <w:lang w:val="fr-CH" w:eastAsia="en-GB"/>
            <w:rPrChange w:id="1760" w:author="Evain, Jean-Pierre" w:date="2017-06-09T15:09:00Z">
              <w:rPr>
                <w:color w:val="000000"/>
                <w:sz w:val="24"/>
                <w:szCs w:val="24"/>
                <w:lang w:val="fr-CH" w:eastAsia="en-GB"/>
              </w:rPr>
            </w:rPrChange>
          </w:rPr>
          <w:br/>
        </w:r>
        <w:r w:rsidRPr="00925FF4">
          <w:rPr>
            <w:rFonts w:ascii="Courier New" w:hAnsi="Courier New" w:cs="Courier New"/>
            <w:i w:val="0"/>
            <w:color w:val="000000" w:themeColor="text1"/>
            <w:sz w:val="18"/>
            <w:szCs w:val="18"/>
            <w:lang w:val="fr-CH" w:eastAsia="en-GB"/>
            <w:rPrChange w:id="1761" w:author="Evain, Jean-Pierre" w:date="2017-06-09T15:09: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62" w:author="Evain, Jean-Pierre" w:date="2017-06-09T15:09: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63" w:author="Evain, Jean-Pierre" w:date="2017-06-09T15:09:00Z">
              <w:rPr>
                <w:color w:val="000000"/>
                <w:sz w:val="24"/>
                <w:szCs w:val="24"/>
                <w:lang w:val="fr-CH" w:eastAsia="en-GB"/>
              </w:rPr>
            </w:rPrChange>
          </w:rPr>
          <w:tab/>
        </w:r>
      </w:ins>
      <w:ins w:id="1764" w:author="Evain, Jean-Pierre" w:date="2017-06-09T15:10:00Z">
        <w:r>
          <w:rPr>
            <w:rFonts w:ascii="Courier New" w:hAnsi="Courier New" w:cs="Courier New"/>
            <w:i w:val="0"/>
            <w:color w:val="000000" w:themeColor="text1"/>
            <w:sz w:val="18"/>
            <w:szCs w:val="18"/>
            <w:lang w:val="fr-CH" w:eastAsia="en-GB"/>
          </w:rPr>
          <w:t xml:space="preserve">  </w:t>
        </w:r>
      </w:ins>
      <w:ins w:id="1765" w:author="Evain, Jean-Pierre" w:date="2017-06-09T15:09:00Z">
        <w:r w:rsidRPr="00925FF4">
          <w:rPr>
            <w:rFonts w:ascii="Courier New" w:hAnsi="Courier New" w:cs="Courier New"/>
            <w:i w:val="0"/>
            <w:color w:val="000000" w:themeColor="text1"/>
            <w:sz w:val="18"/>
            <w:szCs w:val="18"/>
            <w:lang w:val="fr-CH" w:eastAsia="en-GB"/>
            <w:rPrChange w:id="1766" w:author="Evain, Jean-Pierre" w:date="2017-06-09T15:09:00Z">
              <w:rPr>
                <w:color w:val="000096"/>
                <w:sz w:val="24"/>
                <w:szCs w:val="24"/>
                <w:lang w:val="fr-CH" w:eastAsia="en-GB"/>
              </w:rPr>
            </w:rPrChange>
          </w:rPr>
          <w:t>&lt;element</w:t>
        </w:r>
        <w:r w:rsidRPr="00925FF4">
          <w:rPr>
            <w:rFonts w:ascii="Courier New" w:hAnsi="Courier New" w:cs="Courier New"/>
            <w:i w:val="0"/>
            <w:color w:val="000000" w:themeColor="text1"/>
            <w:sz w:val="18"/>
            <w:szCs w:val="18"/>
            <w:lang w:val="fr-CH" w:eastAsia="en-GB"/>
            <w:rPrChange w:id="1767" w:author="Evain, Jean-Pierre" w:date="2017-06-09T15:09:00Z">
              <w:rPr>
                <w:color w:val="F5844C"/>
                <w:sz w:val="24"/>
                <w:szCs w:val="24"/>
                <w:lang w:val="fr-CH" w:eastAsia="en-GB"/>
              </w:rPr>
            </w:rPrChange>
          </w:rPr>
          <w:t xml:space="preserve"> name</w:t>
        </w:r>
        <w:r w:rsidRPr="00925FF4">
          <w:rPr>
            <w:rFonts w:ascii="Courier New" w:hAnsi="Courier New" w:cs="Courier New"/>
            <w:i w:val="0"/>
            <w:color w:val="000000" w:themeColor="text1"/>
            <w:sz w:val="18"/>
            <w:szCs w:val="18"/>
            <w:lang w:val="fr-CH" w:eastAsia="en-GB"/>
            <w:rPrChange w:id="1768"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69" w:author="Evain, Jean-Pierre" w:date="2017-06-09T15:09:00Z">
              <w:rPr>
                <w:color w:val="993300"/>
                <w:sz w:val="24"/>
                <w:szCs w:val="24"/>
                <w:lang w:val="fr-CH" w:eastAsia="en-GB"/>
              </w:rPr>
            </w:rPrChange>
          </w:rPr>
          <w:t>"ExpiryTimeAfterDownload"</w:t>
        </w:r>
        <w:r w:rsidRPr="00925FF4">
          <w:rPr>
            <w:rFonts w:ascii="Courier New" w:hAnsi="Courier New" w:cs="Courier New"/>
            <w:i w:val="0"/>
            <w:color w:val="000000" w:themeColor="text1"/>
            <w:sz w:val="18"/>
            <w:szCs w:val="18"/>
            <w:lang w:val="fr-CH" w:eastAsia="en-GB"/>
            <w:rPrChange w:id="1770" w:author="Evain, Jean-Pierre" w:date="2017-06-09T15:09:00Z">
              <w:rPr>
                <w:color w:val="F5844C"/>
                <w:sz w:val="24"/>
                <w:szCs w:val="24"/>
                <w:lang w:val="fr-CH" w:eastAsia="en-GB"/>
              </w:rPr>
            </w:rPrChange>
          </w:rPr>
          <w:t xml:space="preserve"> type</w:t>
        </w:r>
        <w:r w:rsidRPr="00925FF4">
          <w:rPr>
            <w:rFonts w:ascii="Courier New" w:hAnsi="Courier New" w:cs="Courier New"/>
            <w:i w:val="0"/>
            <w:color w:val="000000" w:themeColor="text1"/>
            <w:sz w:val="18"/>
            <w:szCs w:val="18"/>
            <w:lang w:val="fr-CH" w:eastAsia="en-GB"/>
            <w:rPrChange w:id="1771"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72" w:author="Evain, Jean-Pierre" w:date="2017-06-09T15:09:00Z">
              <w:rPr>
                <w:color w:val="993300"/>
                <w:sz w:val="24"/>
                <w:szCs w:val="24"/>
                <w:lang w:val="fr-CH" w:eastAsia="en-GB"/>
              </w:rPr>
            </w:rPrChange>
          </w:rPr>
          <w:t>"duration"</w:t>
        </w:r>
        <w:r w:rsidRPr="00925FF4">
          <w:rPr>
            <w:rFonts w:ascii="Courier New" w:hAnsi="Courier New" w:cs="Courier New"/>
            <w:i w:val="0"/>
            <w:color w:val="000000" w:themeColor="text1"/>
            <w:sz w:val="18"/>
            <w:szCs w:val="18"/>
            <w:lang w:val="fr-CH" w:eastAsia="en-GB"/>
            <w:rPrChange w:id="1773" w:author="Evain, Jean-Pierre" w:date="2017-06-09T15:09:00Z">
              <w:rPr>
                <w:color w:val="F5844C"/>
                <w:sz w:val="24"/>
                <w:szCs w:val="24"/>
                <w:lang w:val="fr-CH" w:eastAsia="en-GB"/>
              </w:rPr>
            </w:rPrChange>
          </w:rPr>
          <w:t xml:space="preserve"> minOccurs</w:t>
        </w:r>
        <w:r w:rsidRPr="00925FF4">
          <w:rPr>
            <w:rFonts w:ascii="Courier New" w:hAnsi="Courier New" w:cs="Courier New"/>
            <w:i w:val="0"/>
            <w:color w:val="000000" w:themeColor="text1"/>
            <w:sz w:val="18"/>
            <w:szCs w:val="18"/>
            <w:lang w:val="fr-CH" w:eastAsia="en-GB"/>
            <w:rPrChange w:id="1774"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75" w:author="Evain, Jean-Pierre" w:date="2017-06-09T15:09:00Z">
              <w:rPr>
                <w:color w:val="993300"/>
                <w:sz w:val="24"/>
                <w:szCs w:val="24"/>
                <w:lang w:val="fr-CH" w:eastAsia="en-GB"/>
              </w:rPr>
            </w:rPrChange>
          </w:rPr>
          <w:t>"0"</w:t>
        </w:r>
        <w:r w:rsidRPr="00925FF4">
          <w:rPr>
            <w:rFonts w:ascii="Courier New" w:hAnsi="Courier New" w:cs="Courier New"/>
            <w:i w:val="0"/>
            <w:color w:val="000000" w:themeColor="text1"/>
            <w:sz w:val="18"/>
            <w:szCs w:val="18"/>
            <w:lang w:val="fr-CH" w:eastAsia="en-GB"/>
            <w:rPrChange w:id="1776" w:author="Evain, Jean-Pierre" w:date="2017-06-09T15:09:00Z">
              <w:rPr>
                <w:color w:val="F5844C"/>
                <w:sz w:val="24"/>
                <w:szCs w:val="24"/>
                <w:lang w:val="fr-CH" w:eastAsia="en-GB"/>
              </w:rPr>
            </w:rPrChange>
          </w:rPr>
          <w:t xml:space="preserve"> </w:t>
        </w:r>
      </w:ins>
    </w:p>
    <w:p w:rsidR="00925FF4" w:rsidRDefault="00925FF4" w:rsidP="006C1EA4">
      <w:pPr>
        <w:pStyle w:val="HTMLAddress"/>
        <w:pBdr>
          <w:top w:val="single" w:sz="4" w:space="1" w:color="auto"/>
          <w:left w:val="single" w:sz="4" w:space="4" w:color="auto"/>
          <w:bottom w:val="single" w:sz="4" w:space="1" w:color="auto"/>
          <w:right w:val="single" w:sz="4" w:space="4" w:color="auto"/>
        </w:pBdr>
        <w:spacing w:after="0"/>
        <w:ind w:firstLine="283"/>
        <w:rPr>
          <w:ins w:id="1777" w:author="Evain, Jean-Pierre" w:date="2017-06-09T15:11:00Z"/>
          <w:rFonts w:ascii="Courier New" w:hAnsi="Courier New" w:cs="Courier New"/>
          <w:i w:val="0"/>
          <w:color w:val="000000" w:themeColor="text1"/>
          <w:sz w:val="18"/>
          <w:szCs w:val="18"/>
          <w:lang w:val="fr-CH" w:eastAsia="en-GB"/>
        </w:rPr>
      </w:pPr>
      <w:ins w:id="1778" w:author="Evain, Jean-Pierre" w:date="2017-06-09T15:10:00Z">
        <w:r>
          <w:rPr>
            <w:rFonts w:ascii="Courier New" w:hAnsi="Courier New" w:cs="Courier New"/>
            <w:i w:val="0"/>
            <w:color w:val="000000" w:themeColor="text1"/>
            <w:sz w:val="18"/>
            <w:szCs w:val="18"/>
            <w:lang w:val="fr-CH" w:eastAsia="en-GB"/>
          </w:rPr>
          <w:lastRenderedPageBreak/>
          <w:t xml:space="preserve">       </w:t>
        </w:r>
      </w:ins>
      <w:proofErr w:type="gramStart"/>
      <w:ins w:id="1779" w:author="Evain, Jean-Pierre" w:date="2017-06-09T15:09:00Z">
        <w:r w:rsidRPr="00925FF4">
          <w:rPr>
            <w:rFonts w:ascii="Courier New" w:hAnsi="Courier New" w:cs="Courier New"/>
            <w:i w:val="0"/>
            <w:color w:val="000000" w:themeColor="text1"/>
            <w:sz w:val="18"/>
            <w:szCs w:val="18"/>
            <w:lang w:val="fr-CH" w:eastAsia="en-GB"/>
            <w:rPrChange w:id="1780" w:author="Evain, Jean-Pierre" w:date="2017-06-09T15:09:00Z">
              <w:rPr>
                <w:color w:val="F5844C"/>
                <w:sz w:val="24"/>
                <w:szCs w:val="24"/>
                <w:lang w:val="fr-CH" w:eastAsia="en-GB"/>
              </w:rPr>
            </w:rPrChange>
          </w:rPr>
          <w:t>maxOccurs</w:t>
        </w:r>
        <w:proofErr w:type="gramEnd"/>
        <w:r w:rsidRPr="00925FF4">
          <w:rPr>
            <w:rFonts w:ascii="Courier New" w:hAnsi="Courier New" w:cs="Courier New"/>
            <w:i w:val="0"/>
            <w:color w:val="000000" w:themeColor="text1"/>
            <w:sz w:val="18"/>
            <w:szCs w:val="18"/>
            <w:lang w:val="fr-CH" w:eastAsia="en-GB"/>
            <w:rPrChange w:id="1781"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82" w:author="Evain, Jean-Pierre" w:date="2017-06-09T15:09:00Z">
              <w:rPr>
                <w:color w:val="993300"/>
                <w:sz w:val="24"/>
                <w:szCs w:val="24"/>
                <w:lang w:val="fr-CH" w:eastAsia="en-GB"/>
              </w:rPr>
            </w:rPrChange>
          </w:rPr>
          <w:t>"1"</w:t>
        </w:r>
        <w:r w:rsidRPr="00925FF4">
          <w:rPr>
            <w:rFonts w:ascii="Courier New" w:hAnsi="Courier New" w:cs="Courier New"/>
            <w:i w:val="0"/>
            <w:color w:val="000000" w:themeColor="text1"/>
            <w:sz w:val="18"/>
            <w:szCs w:val="18"/>
            <w:lang w:val="fr-CH" w:eastAsia="en-GB"/>
            <w:rPrChange w:id="1783" w:author="Evain, Jean-Pierre" w:date="2017-06-09T15:09:00Z">
              <w:rPr>
                <w:color w:val="000096"/>
                <w:sz w:val="24"/>
                <w:szCs w:val="24"/>
                <w:lang w:val="fr-CH" w:eastAsia="en-GB"/>
              </w:rPr>
            </w:rPrChange>
          </w:rPr>
          <w:t>/&gt;</w:t>
        </w:r>
        <w:r w:rsidRPr="00925FF4">
          <w:rPr>
            <w:rFonts w:ascii="Courier New" w:hAnsi="Courier New" w:cs="Courier New"/>
            <w:i w:val="0"/>
            <w:color w:val="000000" w:themeColor="text1"/>
            <w:sz w:val="18"/>
            <w:szCs w:val="18"/>
            <w:lang w:val="fr-CH" w:eastAsia="en-GB"/>
            <w:rPrChange w:id="1784" w:author="Evain, Jean-Pierre" w:date="2017-06-09T15:09:00Z">
              <w:rPr>
                <w:color w:val="000000"/>
                <w:sz w:val="24"/>
                <w:szCs w:val="24"/>
                <w:lang w:val="fr-CH" w:eastAsia="en-GB"/>
              </w:rPr>
            </w:rPrChange>
          </w:rPr>
          <w:br/>
        </w:r>
        <w:r w:rsidRPr="00925FF4">
          <w:rPr>
            <w:rFonts w:ascii="Courier New" w:hAnsi="Courier New" w:cs="Courier New"/>
            <w:i w:val="0"/>
            <w:color w:val="000000" w:themeColor="text1"/>
            <w:sz w:val="18"/>
            <w:szCs w:val="18"/>
            <w:lang w:val="fr-CH" w:eastAsia="en-GB"/>
            <w:rPrChange w:id="1785" w:author="Evain, Jean-Pierre" w:date="2017-06-09T15:09: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86" w:author="Evain, Jean-Pierre" w:date="2017-06-09T15:09:00Z">
              <w:rPr>
                <w:color w:val="000000"/>
                <w:sz w:val="24"/>
                <w:szCs w:val="24"/>
                <w:lang w:val="fr-CH" w:eastAsia="en-GB"/>
              </w:rPr>
            </w:rPrChange>
          </w:rPr>
          <w:tab/>
        </w:r>
        <w:r w:rsidRPr="00925FF4">
          <w:rPr>
            <w:rFonts w:ascii="Courier New" w:hAnsi="Courier New" w:cs="Courier New"/>
            <w:i w:val="0"/>
            <w:color w:val="000000" w:themeColor="text1"/>
            <w:sz w:val="18"/>
            <w:szCs w:val="18"/>
            <w:lang w:val="fr-CH" w:eastAsia="en-GB"/>
            <w:rPrChange w:id="1787" w:author="Evain, Jean-Pierre" w:date="2017-06-09T15:09:00Z">
              <w:rPr>
                <w:color w:val="000000"/>
                <w:sz w:val="24"/>
                <w:szCs w:val="24"/>
                <w:lang w:val="fr-CH" w:eastAsia="en-GB"/>
              </w:rPr>
            </w:rPrChange>
          </w:rPr>
          <w:tab/>
        </w:r>
      </w:ins>
      <w:ins w:id="1788" w:author="Evain, Jean-Pierre" w:date="2017-06-09T15:11:00Z">
        <w:r>
          <w:rPr>
            <w:rFonts w:ascii="Courier New" w:hAnsi="Courier New" w:cs="Courier New"/>
            <w:i w:val="0"/>
            <w:color w:val="000000" w:themeColor="text1"/>
            <w:sz w:val="18"/>
            <w:szCs w:val="18"/>
            <w:lang w:val="fr-CH" w:eastAsia="en-GB"/>
          </w:rPr>
          <w:t xml:space="preserve">  </w:t>
        </w:r>
      </w:ins>
      <w:ins w:id="1789" w:author="Evain, Jean-Pierre" w:date="2017-06-09T15:09:00Z">
        <w:r w:rsidRPr="00925FF4">
          <w:rPr>
            <w:rFonts w:ascii="Courier New" w:hAnsi="Courier New" w:cs="Courier New"/>
            <w:i w:val="0"/>
            <w:color w:val="000000" w:themeColor="text1"/>
            <w:sz w:val="18"/>
            <w:szCs w:val="18"/>
            <w:lang w:val="fr-CH" w:eastAsia="en-GB"/>
            <w:rPrChange w:id="1790" w:author="Evain, Jean-Pierre" w:date="2017-06-09T15:09:00Z">
              <w:rPr>
                <w:color w:val="000096"/>
                <w:sz w:val="24"/>
                <w:szCs w:val="24"/>
                <w:lang w:val="fr-CH" w:eastAsia="en-GB"/>
              </w:rPr>
            </w:rPrChange>
          </w:rPr>
          <w:t>&lt;element</w:t>
        </w:r>
        <w:r w:rsidRPr="00925FF4">
          <w:rPr>
            <w:rFonts w:ascii="Courier New" w:hAnsi="Courier New" w:cs="Courier New"/>
            <w:i w:val="0"/>
            <w:color w:val="000000" w:themeColor="text1"/>
            <w:sz w:val="18"/>
            <w:szCs w:val="18"/>
            <w:lang w:val="fr-CH" w:eastAsia="en-GB"/>
            <w:rPrChange w:id="1791" w:author="Evain, Jean-Pierre" w:date="2017-06-09T15:09:00Z">
              <w:rPr>
                <w:color w:val="F5844C"/>
                <w:sz w:val="24"/>
                <w:szCs w:val="24"/>
                <w:lang w:val="fr-CH" w:eastAsia="en-GB"/>
              </w:rPr>
            </w:rPrChange>
          </w:rPr>
          <w:t xml:space="preserve"> name</w:t>
        </w:r>
        <w:r w:rsidRPr="00925FF4">
          <w:rPr>
            <w:rFonts w:ascii="Courier New" w:hAnsi="Courier New" w:cs="Courier New"/>
            <w:i w:val="0"/>
            <w:color w:val="000000" w:themeColor="text1"/>
            <w:sz w:val="18"/>
            <w:szCs w:val="18"/>
            <w:lang w:val="fr-CH" w:eastAsia="en-GB"/>
            <w:rPrChange w:id="1792"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93" w:author="Evain, Jean-Pierre" w:date="2017-06-09T15:09:00Z">
              <w:rPr>
                <w:color w:val="993300"/>
                <w:sz w:val="24"/>
                <w:szCs w:val="24"/>
                <w:lang w:val="fr-CH" w:eastAsia="en-GB"/>
              </w:rPr>
            </w:rPrChange>
          </w:rPr>
          <w:t>"ExpiryTimeAfterDownloadFirstStart"</w:t>
        </w:r>
        <w:r w:rsidRPr="00925FF4">
          <w:rPr>
            <w:rFonts w:ascii="Courier New" w:hAnsi="Courier New" w:cs="Courier New"/>
            <w:i w:val="0"/>
            <w:color w:val="000000" w:themeColor="text1"/>
            <w:sz w:val="18"/>
            <w:szCs w:val="18"/>
            <w:lang w:val="fr-CH" w:eastAsia="en-GB"/>
            <w:rPrChange w:id="1794" w:author="Evain, Jean-Pierre" w:date="2017-06-09T15:09:00Z">
              <w:rPr>
                <w:color w:val="F5844C"/>
                <w:sz w:val="24"/>
                <w:szCs w:val="24"/>
                <w:lang w:val="fr-CH" w:eastAsia="en-GB"/>
              </w:rPr>
            </w:rPrChange>
          </w:rPr>
          <w:t xml:space="preserve"> type</w:t>
        </w:r>
        <w:r w:rsidRPr="00925FF4">
          <w:rPr>
            <w:rFonts w:ascii="Courier New" w:hAnsi="Courier New" w:cs="Courier New"/>
            <w:i w:val="0"/>
            <w:color w:val="000000" w:themeColor="text1"/>
            <w:sz w:val="18"/>
            <w:szCs w:val="18"/>
            <w:lang w:val="fr-CH" w:eastAsia="en-GB"/>
            <w:rPrChange w:id="1795"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96" w:author="Evain, Jean-Pierre" w:date="2017-06-09T15:09:00Z">
              <w:rPr>
                <w:color w:val="993300"/>
                <w:sz w:val="24"/>
                <w:szCs w:val="24"/>
                <w:lang w:val="fr-CH" w:eastAsia="en-GB"/>
              </w:rPr>
            </w:rPrChange>
          </w:rPr>
          <w:t>"duration"</w:t>
        </w:r>
        <w:r w:rsidRPr="00925FF4">
          <w:rPr>
            <w:rFonts w:ascii="Courier New" w:hAnsi="Courier New" w:cs="Courier New"/>
            <w:i w:val="0"/>
            <w:color w:val="000000" w:themeColor="text1"/>
            <w:sz w:val="18"/>
            <w:szCs w:val="18"/>
            <w:lang w:val="fr-CH" w:eastAsia="en-GB"/>
            <w:rPrChange w:id="1797" w:author="Evain, Jean-Pierre" w:date="2017-06-09T15:09:00Z">
              <w:rPr>
                <w:color w:val="F5844C"/>
                <w:sz w:val="24"/>
                <w:szCs w:val="24"/>
                <w:lang w:val="fr-CH" w:eastAsia="en-GB"/>
              </w:rPr>
            </w:rPrChange>
          </w:rPr>
          <w:t xml:space="preserve"> minOccurs</w:t>
        </w:r>
        <w:r w:rsidRPr="00925FF4">
          <w:rPr>
            <w:rFonts w:ascii="Courier New" w:hAnsi="Courier New" w:cs="Courier New"/>
            <w:i w:val="0"/>
            <w:color w:val="000000" w:themeColor="text1"/>
            <w:sz w:val="18"/>
            <w:szCs w:val="18"/>
            <w:lang w:val="fr-CH" w:eastAsia="en-GB"/>
            <w:rPrChange w:id="1798"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799" w:author="Evain, Jean-Pierre" w:date="2017-06-09T15:09:00Z">
              <w:rPr>
                <w:color w:val="993300"/>
                <w:sz w:val="24"/>
                <w:szCs w:val="24"/>
                <w:lang w:val="fr-CH" w:eastAsia="en-GB"/>
              </w:rPr>
            </w:rPrChange>
          </w:rPr>
          <w:t>"0"</w:t>
        </w:r>
        <w:r w:rsidRPr="00925FF4">
          <w:rPr>
            <w:rFonts w:ascii="Courier New" w:hAnsi="Courier New" w:cs="Courier New"/>
            <w:i w:val="0"/>
            <w:color w:val="000000" w:themeColor="text1"/>
            <w:sz w:val="18"/>
            <w:szCs w:val="18"/>
            <w:lang w:val="fr-CH" w:eastAsia="en-GB"/>
            <w:rPrChange w:id="1800" w:author="Evain, Jean-Pierre" w:date="2017-06-09T15:09:00Z">
              <w:rPr>
                <w:color w:val="F5844C"/>
                <w:sz w:val="24"/>
                <w:szCs w:val="24"/>
                <w:lang w:val="fr-CH" w:eastAsia="en-GB"/>
              </w:rPr>
            </w:rPrChange>
          </w:rPr>
          <w:t xml:space="preserve"> </w:t>
        </w:r>
      </w:ins>
    </w:p>
    <w:p w:rsidR="00925FF4" w:rsidRPr="00925FF4" w:rsidRDefault="00925FF4" w:rsidP="006C1EA4">
      <w:pPr>
        <w:pStyle w:val="HTMLAddress"/>
        <w:pBdr>
          <w:top w:val="single" w:sz="4" w:space="1" w:color="auto"/>
          <w:left w:val="single" w:sz="4" w:space="4" w:color="auto"/>
          <w:bottom w:val="single" w:sz="4" w:space="1" w:color="auto"/>
          <w:right w:val="single" w:sz="4" w:space="4" w:color="auto"/>
        </w:pBdr>
        <w:spacing w:after="0"/>
        <w:ind w:firstLine="283"/>
        <w:rPr>
          <w:rFonts w:ascii="Courier New" w:eastAsia="Arial Unicode MS" w:hAnsi="Courier New"/>
          <w:i w:val="0"/>
          <w:iCs w:val="0"/>
          <w:sz w:val="18"/>
          <w:szCs w:val="18"/>
          <w:lang w:val="fr-CH"/>
          <w:rPrChange w:id="1801" w:author="Evain, Jean-Pierre" w:date="2017-06-09T15:09:00Z">
            <w:rPr>
              <w:rFonts w:ascii="Courier New" w:eastAsia="Arial Unicode MS" w:hAnsi="Courier New" w:cs="Courier New"/>
              <w:i w:val="0"/>
              <w:sz w:val="18"/>
              <w:szCs w:val="18"/>
              <w:lang w:eastAsia="ko-KR"/>
            </w:rPr>
          </w:rPrChange>
        </w:rPr>
      </w:pPr>
      <w:ins w:id="1802" w:author="Evain, Jean-Pierre" w:date="2017-06-09T15:11:00Z">
        <w:r>
          <w:rPr>
            <w:rFonts w:ascii="Courier New" w:hAnsi="Courier New" w:cs="Courier New"/>
            <w:i w:val="0"/>
            <w:color w:val="000000" w:themeColor="text1"/>
            <w:sz w:val="18"/>
            <w:szCs w:val="18"/>
            <w:lang w:val="fr-CH" w:eastAsia="en-GB"/>
          </w:rPr>
          <w:t xml:space="preserve">       </w:t>
        </w:r>
      </w:ins>
      <w:proofErr w:type="gramStart"/>
      <w:ins w:id="1803" w:author="Evain, Jean-Pierre" w:date="2017-06-09T15:09:00Z">
        <w:r w:rsidRPr="00925FF4">
          <w:rPr>
            <w:rFonts w:ascii="Courier New" w:hAnsi="Courier New" w:cs="Courier New"/>
            <w:i w:val="0"/>
            <w:color w:val="000000" w:themeColor="text1"/>
            <w:sz w:val="18"/>
            <w:szCs w:val="18"/>
            <w:lang w:val="fr-CH" w:eastAsia="en-GB"/>
            <w:rPrChange w:id="1804" w:author="Evain, Jean-Pierre" w:date="2017-06-09T15:09:00Z">
              <w:rPr>
                <w:color w:val="F5844C"/>
                <w:sz w:val="24"/>
                <w:szCs w:val="24"/>
                <w:lang w:val="fr-CH" w:eastAsia="en-GB"/>
              </w:rPr>
            </w:rPrChange>
          </w:rPr>
          <w:t>maxOccurs</w:t>
        </w:r>
        <w:proofErr w:type="gramEnd"/>
        <w:r w:rsidRPr="00925FF4">
          <w:rPr>
            <w:rFonts w:ascii="Courier New" w:hAnsi="Courier New" w:cs="Courier New"/>
            <w:i w:val="0"/>
            <w:color w:val="000000" w:themeColor="text1"/>
            <w:sz w:val="18"/>
            <w:szCs w:val="18"/>
            <w:lang w:val="fr-CH" w:eastAsia="en-GB"/>
            <w:rPrChange w:id="1805" w:author="Evain, Jean-Pierre" w:date="2017-06-09T15:09:00Z">
              <w:rPr>
                <w:color w:val="FF8040"/>
                <w:sz w:val="24"/>
                <w:szCs w:val="24"/>
                <w:lang w:val="fr-CH" w:eastAsia="en-GB"/>
              </w:rPr>
            </w:rPrChange>
          </w:rPr>
          <w:t>=</w:t>
        </w:r>
        <w:r w:rsidRPr="00925FF4">
          <w:rPr>
            <w:rFonts w:ascii="Courier New" w:hAnsi="Courier New" w:cs="Courier New"/>
            <w:i w:val="0"/>
            <w:color w:val="000000" w:themeColor="text1"/>
            <w:sz w:val="18"/>
            <w:szCs w:val="18"/>
            <w:lang w:val="fr-CH" w:eastAsia="en-GB"/>
            <w:rPrChange w:id="1806" w:author="Evain, Jean-Pierre" w:date="2017-06-09T15:09:00Z">
              <w:rPr>
                <w:color w:val="993300"/>
                <w:sz w:val="24"/>
                <w:szCs w:val="24"/>
                <w:lang w:val="fr-CH" w:eastAsia="en-GB"/>
              </w:rPr>
            </w:rPrChange>
          </w:rPr>
          <w:t>"1"</w:t>
        </w:r>
        <w:r w:rsidRPr="00925FF4">
          <w:rPr>
            <w:rFonts w:ascii="Courier New" w:hAnsi="Courier New" w:cs="Courier New"/>
            <w:i w:val="0"/>
            <w:color w:val="000000" w:themeColor="text1"/>
            <w:sz w:val="18"/>
            <w:szCs w:val="18"/>
            <w:lang w:val="fr-CH" w:eastAsia="en-GB"/>
            <w:rPrChange w:id="1807" w:author="Evain, Jean-Pierre" w:date="2017-06-09T15:09:00Z">
              <w:rPr>
                <w:color w:val="000096"/>
                <w:sz w:val="24"/>
                <w:szCs w:val="24"/>
                <w:lang w:val="fr-CH" w:eastAsia="en-GB"/>
              </w:rPr>
            </w:rPrChange>
          </w:rPr>
          <w:t>/&gt;</w:t>
        </w:r>
      </w:ins>
    </w:p>
    <w:p w:rsidR="00A3385F" w:rsidRPr="0037143C"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Change w:id="1808" w:author="Evain, Jean-Pierre" w:date="2017-06-09T15:03:00Z">
            <w:rPr>
              <w:rFonts w:ascii="Courier New" w:eastAsia="Arial Unicode MS" w:hAnsi="Courier New"/>
              <w:sz w:val="18"/>
            </w:rPr>
          </w:rPrChange>
        </w:rPr>
      </w:pPr>
      <w:r w:rsidRPr="0037143C">
        <w:rPr>
          <w:rFonts w:ascii="Courier New" w:eastAsia="Arial Unicode MS" w:hAnsi="Courier New"/>
          <w:sz w:val="18"/>
          <w:szCs w:val="18"/>
          <w:lang w:val="fr-CH"/>
          <w:rPrChange w:id="1809" w:author="Evain, Jean-Pierre" w:date="2017-06-09T15:03:00Z">
            <w:rPr>
              <w:rFonts w:ascii="Courier New" w:eastAsia="Arial Unicode MS" w:hAnsi="Courier New"/>
              <w:sz w:val="18"/>
              <w:szCs w:val="18"/>
            </w:rPr>
          </w:rPrChange>
        </w:rPr>
        <w:tab/>
      </w:r>
      <w:r w:rsidRPr="0037143C">
        <w:rPr>
          <w:rFonts w:ascii="Courier New" w:eastAsia="Arial Unicode MS" w:hAnsi="Courier New"/>
          <w:sz w:val="18"/>
          <w:szCs w:val="18"/>
          <w:lang w:val="fr-CH"/>
          <w:rPrChange w:id="1810" w:author="Evain, Jean-Pierre" w:date="2017-06-09T15:03:00Z">
            <w:rPr>
              <w:rFonts w:ascii="Courier New" w:eastAsia="Arial Unicode MS" w:hAnsi="Courier New"/>
              <w:sz w:val="18"/>
              <w:szCs w:val="18"/>
            </w:rPr>
          </w:rPrChange>
        </w:rPr>
        <w:tab/>
      </w:r>
      <w:r w:rsidRPr="0037143C">
        <w:rPr>
          <w:rFonts w:ascii="Courier New" w:eastAsia="Arial Unicode MS" w:hAnsi="Courier New"/>
          <w:sz w:val="18"/>
          <w:szCs w:val="18"/>
          <w:lang w:val="fr-CH"/>
          <w:rPrChange w:id="1811" w:author="Evain, Jean-Pierre" w:date="2017-06-09T15:03:00Z">
            <w:rPr>
              <w:rFonts w:ascii="Courier New" w:eastAsia="Arial Unicode MS" w:hAnsi="Courier New"/>
              <w:sz w:val="18"/>
              <w:szCs w:val="18"/>
            </w:rPr>
          </w:rPrChange>
        </w:rPr>
        <w:tab/>
        <w:t>&lt;/</w:t>
      </w:r>
      <w:proofErr w:type="gramStart"/>
      <w:r w:rsidRPr="0037143C">
        <w:rPr>
          <w:rFonts w:ascii="Courier New" w:eastAsia="Arial Unicode MS" w:hAnsi="Courier New"/>
          <w:sz w:val="18"/>
          <w:lang w:val="fr-CH"/>
          <w:rPrChange w:id="1812" w:author="Evain, Jean-Pierre" w:date="2017-06-09T15:03:00Z">
            <w:rPr>
              <w:rFonts w:ascii="Courier New" w:eastAsia="Arial Unicode MS" w:hAnsi="Courier New"/>
              <w:sz w:val="18"/>
            </w:rPr>
          </w:rPrChange>
        </w:rPr>
        <w:t>sequence</w:t>
      </w:r>
      <w:proofErr w:type="gramEnd"/>
      <w:r w:rsidRPr="0037143C">
        <w:rPr>
          <w:rFonts w:ascii="Courier New" w:eastAsia="Arial Unicode MS" w:hAnsi="Courier New"/>
          <w:sz w:val="18"/>
          <w:lang w:val="fr-CH"/>
          <w:rPrChange w:id="1813" w:author="Evain, Jean-Pierre" w:date="2017-06-09T15:03:00Z">
            <w:rPr>
              <w:rFonts w:ascii="Courier New" w:eastAsia="Arial Unicode MS" w:hAnsi="Courier New"/>
              <w:sz w:val="18"/>
            </w:rPr>
          </w:rPrChange>
        </w:rPr>
        <w:t>&gt;</w:t>
      </w:r>
    </w:p>
    <w:p w:rsidR="00A3385F" w:rsidRPr="0037143C"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Change w:id="1814" w:author="Evain, Jean-Pierre" w:date="2017-06-09T15:03:00Z">
            <w:rPr>
              <w:rFonts w:ascii="Courier New" w:eastAsia="Arial Unicode MS" w:hAnsi="Courier New"/>
              <w:sz w:val="18"/>
            </w:rPr>
          </w:rPrChange>
        </w:rPr>
      </w:pPr>
      <w:r w:rsidRPr="0037143C">
        <w:rPr>
          <w:rFonts w:ascii="Courier New" w:eastAsia="Arial Unicode MS" w:hAnsi="Courier New"/>
          <w:sz w:val="18"/>
          <w:lang w:val="fr-CH"/>
          <w:rPrChange w:id="1815"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16"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17" w:author="Evain, Jean-Pierre" w:date="2017-06-09T15:03:00Z">
            <w:rPr>
              <w:rFonts w:ascii="Courier New" w:eastAsia="Arial Unicode MS" w:hAnsi="Courier New"/>
              <w:sz w:val="18"/>
            </w:rPr>
          </w:rPrChange>
        </w:rPr>
        <w:tab/>
        <w:t>&lt;attributeGroup ref=</w:t>
      </w:r>
      <w:r w:rsidR="00452C3A" w:rsidRPr="0037143C">
        <w:rPr>
          <w:rFonts w:ascii="Courier New" w:eastAsia="Arial Unicode MS" w:hAnsi="Courier New"/>
          <w:sz w:val="18"/>
          <w:lang w:val="fr-CH"/>
          <w:rPrChange w:id="1818"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19" w:author="Evain, Jean-Pierre" w:date="2017-06-09T15:03:00Z">
            <w:rPr>
              <w:rFonts w:ascii="Courier New" w:eastAsia="Arial Unicode MS" w:hAnsi="Courier New"/>
              <w:sz w:val="18"/>
            </w:rPr>
          </w:rPrChange>
        </w:rPr>
        <w:t>tva:fragmentIdentification</w:t>
      </w:r>
      <w:r w:rsidR="00452C3A" w:rsidRPr="0037143C">
        <w:rPr>
          <w:rFonts w:ascii="Courier New" w:eastAsia="Arial Unicode MS" w:hAnsi="Courier New"/>
          <w:sz w:val="18"/>
          <w:lang w:val="fr-CH"/>
          <w:rPrChange w:id="1820"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21" w:author="Evain, Jean-Pierre" w:date="2017-06-09T15:03:00Z">
            <w:rPr>
              <w:rFonts w:ascii="Courier New" w:eastAsia="Arial Unicode MS" w:hAnsi="Courier New"/>
              <w:sz w:val="18"/>
            </w:rPr>
          </w:rPrChange>
        </w:rPr>
        <w:t>/&gt;</w:t>
      </w:r>
    </w:p>
    <w:p w:rsidR="00A3385F" w:rsidRPr="0037143C"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Change w:id="1822" w:author="Evain, Jean-Pierre" w:date="2017-06-09T15:03:00Z">
            <w:rPr>
              <w:rFonts w:ascii="Courier New" w:eastAsia="Arial Unicode MS" w:hAnsi="Courier New"/>
              <w:sz w:val="18"/>
            </w:rPr>
          </w:rPrChange>
        </w:rPr>
      </w:pPr>
      <w:r w:rsidRPr="0037143C">
        <w:rPr>
          <w:rFonts w:ascii="Courier New" w:eastAsia="Arial Unicode MS" w:hAnsi="Courier New"/>
          <w:sz w:val="18"/>
          <w:lang w:val="fr-CH"/>
          <w:rPrChange w:id="1823"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24"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25" w:author="Evain, Jean-Pierre" w:date="2017-06-09T15:03:00Z">
            <w:rPr>
              <w:rFonts w:ascii="Courier New" w:eastAsia="Arial Unicode MS" w:hAnsi="Courier New"/>
              <w:sz w:val="18"/>
            </w:rPr>
          </w:rPrChange>
        </w:rPr>
        <w:tab/>
        <w:t>&lt;attribute name=</w:t>
      </w:r>
      <w:r w:rsidR="00452C3A" w:rsidRPr="0037143C">
        <w:rPr>
          <w:rFonts w:ascii="Courier New" w:eastAsia="Arial Unicode MS" w:hAnsi="Courier New"/>
          <w:sz w:val="18"/>
          <w:lang w:val="fr-CH"/>
          <w:rPrChange w:id="1826"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27" w:author="Evain, Jean-Pierre" w:date="2017-06-09T15:03:00Z">
            <w:rPr>
              <w:rFonts w:ascii="Courier New" w:eastAsia="Arial Unicode MS" w:hAnsi="Courier New"/>
              <w:sz w:val="18"/>
            </w:rPr>
          </w:rPrChange>
        </w:rPr>
        <w:t>metadataOriginIDRef</w:t>
      </w:r>
      <w:r w:rsidR="00452C3A" w:rsidRPr="0037143C">
        <w:rPr>
          <w:rFonts w:ascii="Courier New" w:eastAsia="Arial Unicode MS" w:hAnsi="Courier New"/>
          <w:sz w:val="18"/>
          <w:lang w:val="fr-CH"/>
          <w:rPrChange w:id="1828"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29" w:author="Evain, Jean-Pierre" w:date="2017-06-09T15:03:00Z">
            <w:rPr>
              <w:rFonts w:ascii="Courier New" w:eastAsia="Arial Unicode MS" w:hAnsi="Courier New"/>
              <w:sz w:val="18"/>
            </w:rPr>
          </w:rPrChange>
        </w:rPr>
        <w:t xml:space="preserve"> type=</w:t>
      </w:r>
      <w:r w:rsidR="00452C3A" w:rsidRPr="0037143C">
        <w:rPr>
          <w:rFonts w:ascii="Courier New" w:eastAsia="Arial Unicode MS" w:hAnsi="Courier New"/>
          <w:sz w:val="18"/>
          <w:lang w:val="fr-CH"/>
          <w:rPrChange w:id="1830"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31" w:author="Evain, Jean-Pierre" w:date="2017-06-09T15:03:00Z">
            <w:rPr>
              <w:rFonts w:ascii="Courier New" w:eastAsia="Arial Unicode MS" w:hAnsi="Courier New"/>
              <w:sz w:val="18"/>
            </w:rPr>
          </w:rPrChange>
        </w:rPr>
        <w:t>tva:TVAIDRefType</w:t>
      </w:r>
      <w:r w:rsidR="00452C3A" w:rsidRPr="0037143C">
        <w:rPr>
          <w:rFonts w:ascii="Courier New" w:eastAsia="Arial Unicode MS" w:hAnsi="Courier New"/>
          <w:sz w:val="18"/>
          <w:lang w:val="fr-CH"/>
          <w:rPrChange w:id="1832"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33" w:author="Evain, Jean-Pierre" w:date="2017-06-09T15:03:00Z">
            <w:rPr>
              <w:rFonts w:ascii="Courier New" w:eastAsia="Arial Unicode MS" w:hAnsi="Courier New"/>
              <w:sz w:val="18"/>
            </w:rPr>
          </w:rPrChange>
        </w:rPr>
        <w:t xml:space="preserve"> use=</w:t>
      </w:r>
      <w:r w:rsidR="00452C3A" w:rsidRPr="0037143C">
        <w:rPr>
          <w:rFonts w:ascii="Courier New" w:eastAsia="Arial Unicode MS" w:hAnsi="Courier New"/>
          <w:sz w:val="18"/>
          <w:lang w:val="fr-CH"/>
          <w:rPrChange w:id="1834"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35" w:author="Evain, Jean-Pierre" w:date="2017-06-09T15:03:00Z">
            <w:rPr>
              <w:rFonts w:ascii="Courier New" w:eastAsia="Arial Unicode MS" w:hAnsi="Courier New"/>
              <w:sz w:val="18"/>
            </w:rPr>
          </w:rPrChange>
        </w:rPr>
        <w:t>optional</w:t>
      </w:r>
      <w:r w:rsidR="00452C3A" w:rsidRPr="0037143C">
        <w:rPr>
          <w:rFonts w:ascii="Courier New" w:eastAsia="Arial Unicode MS" w:hAnsi="Courier New"/>
          <w:sz w:val="18"/>
          <w:lang w:val="fr-CH"/>
          <w:rPrChange w:id="1836" w:author="Evain, Jean-Pierre" w:date="2017-06-09T15:03:00Z">
            <w:rPr>
              <w:rFonts w:ascii="Courier New" w:eastAsia="Arial Unicode MS" w:hAnsi="Courier New"/>
              <w:sz w:val="18"/>
            </w:rPr>
          </w:rPrChange>
        </w:rPr>
        <w:t>"</w:t>
      </w:r>
      <w:r w:rsidRPr="0037143C">
        <w:rPr>
          <w:rFonts w:ascii="Courier New" w:eastAsia="Arial Unicode MS" w:hAnsi="Courier New"/>
          <w:sz w:val="18"/>
          <w:lang w:val="fr-CH"/>
          <w:rPrChange w:id="1837" w:author="Evain, Jean-Pierre" w:date="2017-06-09T15:03:00Z">
            <w:rPr>
              <w:rFonts w:ascii="Courier New" w:eastAsia="Arial Unicode MS" w:hAnsi="Courier New"/>
              <w:sz w:val="18"/>
            </w:rPr>
          </w:rPrChange>
        </w:rPr>
        <w:t>/&gt;</w:t>
      </w:r>
    </w:p>
    <w:p w:rsidR="00A3385F" w:rsidRPr="00F855C1"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37143C">
        <w:rPr>
          <w:rFonts w:ascii="Courier New" w:eastAsia="Arial Unicode MS" w:hAnsi="Courier New"/>
          <w:sz w:val="18"/>
          <w:lang w:val="fr-CH"/>
          <w:rPrChange w:id="1838"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39" w:author="Evain, Jean-Pierre" w:date="2017-06-09T15:03:00Z">
            <w:rPr>
              <w:rFonts w:ascii="Courier New" w:eastAsia="Arial Unicode MS" w:hAnsi="Courier New"/>
              <w:sz w:val="18"/>
            </w:rPr>
          </w:rPrChange>
        </w:rPr>
        <w:tab/>
      </w:r>
      <w:r w:rsidRPr="0037143C">
        <w:rPr>
          <w:rFonts w:ascii="Courier New" w:eastAsia="Arial Unicode MS" w:hAnsi="Courier New"/>
          <w:sz w:val="18"/>
          <w:lang w:val="fr-CH"/>
          <w:rPrChange w:id="1840" w:author="Evain, Jean-Pierre" w:date="2017-06-09T15:03:00Z">
            <w:rPr>
              <w:rFonts w:ascii="Courier New" w:eastAsia="Arial Unicode MS" w:hAnsi="Courier New"/>
              <w:sz w:val="18"/>
            </w:rPr>
          </w:rPrChange>
        </w:rPr>
        <w:tab/>
      </w:r>
      <w:r w:rsidRPr="00E05D84">
        <w:rPr>
          <w:rFonts w:ascii="Courier New" w:eastAsia="Arial Unicode MS" w:hAnsi="Courier New"/>
          <w:sz w:val="18"/>
        </w:rPr>
        <w:t>&lt;attribute ref=</w:t>
      </w:r>
      <w:r w:rsidR="00452C3A" w:rsidRPr="00E05D84">
        <w:rPr>
          <w:rFonts w:ascii="Courier New" w:eastAsia="Arial Unicode MS" w:hAnsi="Courier New"/>
          <w:sz w:val="18"/>
        </w:rPr>
        <w:t>"</w:t>
      </w:r>
      <w:r w:rsidRPr="00E05D84">
        <w:rPr>
          <w:rFonts w:ascii="Courier New" w:eastAsia="Arial Unicode MS" w:hAnsi="Courier New"/>
          <w:sz w:val="18"/>
        </w:rPr>
        <w:t>xml</w:t>
      </w:r>
      <w:proofErr w:type="gramStart"/>
      <w:r w:rsidRPr="00E05D84">
        <w:rPr>
          <w:rFonts w:ascii="Courier New" w:eastAsia="Arial Unicode MS" w:hAnsi="Courier New"/>
          <w:sz w:val="18"/>
        </w:rPr>
        <w:t>:lang</w:t>
      </w:r>
      <w:proofErr w:type="gramEnd"/>
      <w:r w:rsidR="00452C3A" w:rsidRPr="00E05D84">
        <w:rPr>
          <w:rFonts w:ascii="Courier New" w:eastAsia="Arial Unicode MS" w:hAnsi="Courier New"/>
          <w:sz w:val="18"/>
        </w:rPr>
        <w:t>"</w:t>
      </w:r>
      <w:r w:rsidRPr="00E05D84">
        <w:rPr>
          <w:rFonts w:ascii="Courier New" w:eastAsia="Arial Unicode MS" w:hAnsi="Courier New"/>
          <w:sz w:val="18"/>
        </w:rPr>
        <w:t xml:space="preserve"> use=</w:t>
      </w:r>
      <w:r w:rsidR="00452C3A" w:rsidRPr="00E05D84">
        <w:rPr>
          <w:rFonts w:ascii="Courier New" w:eastAsia="Arial Unicode MS" w:hAnsi="Courier New"/>
          <w:sz w:val="18"/>
        </w:rPr>
        <w:t>"</w:t>
      </w:r>
      <w:r w:rsidRPr="00E05D84">
        <w:rPr>
          <w:rFonts w:ascii="Courier New" w:eastAsia="Arial Unicode MS" w:hAnsi="Courier New"/>
          <w:sz w:val="18"/>
        </w:rPr>
        <w:t>optional</w:t>
      </w:r>
      <w:r w:rsidR="00452C3A" w:rsidRPr="00E05D84">
        <w:rPr>
          <w:rFonts w:ascii="Courier New" w:eastAsia="Arial Unicode MS" w:hAnsi="Courier New"/>
          <w:sz w:val="18"/>
        </w:rPr>
        <w:t>"</w:t>
      </w:r>
      <w:r w:rsidRPr="00F855C1">
        <w:rPr>
          <w:rFonts w:ascii="Courier New" w:eastAsia="Arial Unicode MS" w:hAnsi="Courier New"/>
          <w:sz w:val="18"/>
        </w:rPr>
        <w:t>/&gt;</w:t>
      </w:r>
    </w:p>
    <w:p w:rsidR="008034A2" w:rsidRPr="00676DBE" w:rsidRDefault="008034A2"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r>
      <w:r w:rsidRPr="00676DBE">
        <w:rPr>
          <w:rFonts w:ascii="Courier New" w:eastAsia="Arial Unicode MS" w:hAnsi="Courier New"/>
          <w:sz w:val="18"/>
        </w:rPr>
        <w:tab/>
      </w:r>
      <w:r w:rsidRPr="00676DBE">
        <w:rPr>
          <w:rFonts w:ascii="Courier New" w:eastAsia="Arial Unicode MS" w:hAnsi="Courier New"/>
          <w:sz w:val="18"/>
        </w:rPr>
        <w:tab/>
        <w:t>&lt;attribute name=</w:t>
      </w:r>
      <w:r w:rsidR="00452C3A" w:rsidRPr="00676DBE">
        <w:rPr>
          <w:rFonts w:ascii="Courier New" w:eastAsia="Arial Unicode MS" w:hAnsi="Courier New"/>
          <w:sz w:val="18"/>
        </w:rPr>
        <w:t>"</w:t>
      </w:r>
      <w:r w:rsidRPr="00676DBE">
        <w:rPr>
          <w:rFonts w:ascii="Courier New" w:eastAsia="Arial Unicode MS" w:hAnsi="Courier New"/>
          <w:sz w:val="18"/>
        </w:rPr>
        <w:t>serviceIDRef</w:t>
      </w:r>
      <w:r w:rsidR="00452C3A" w:rsidRPr="00676DBE">
        <w:rPr>
          <w:rFonts w:ascii="Courier New" w:eastAsia="Arial Unicode MS" w:hAnsi="Courier New"/>
          <w:sz w:val="18"/>
        </w:rPr>
        <w:t>"</w:t>
      </w:r>
      <w:r w:rsidRPr="00676DBE">
        <w:rPr>
          <w:rFonts w:ascii="Courier New" w:eastAsia="Arial Unicode MS" w:hAnsi="Courier New"/>
          <w:sz w:val="18"/>
        </w:rPr>
        <w:t xml:space="preserve"> type=</w:t>
      </w:r>
      <w:r w:rsidR="00452C3A" w:rsidRPr="00676DBE">
        <w:rPr>
          <w:rFonts w:ascii="Courier New" w:eastAsia="Arial Unicode MS" w:hAnsi="Courier New"/>
          <w:sz w:val="18"/>
        </w:rPr>
        <w:t>"</w:t>
      </w:r>
      <w:r w:rsidRPr="00676DBE">
        <w:rPr>
          <w:rFonts w:ascii="Courier New" w:eastAsia="Arial Unicode MS" w:hAnsi="Courier New"/>
          <w:sz w:val="18"/>
        </w:rPr>
        <w:t>tva</w:t>
      </w:r>
      <w:proofErr w:type="gramStart"/>
      <w:r w:rsidRPr="00676DBE">
        <w:rPr>
          <w:rFonts w:ascii="Courier New" w:eastAsia="Arial Unicode MS" w:hAnsi="Courier New"/>
          <w:sz w:val="18"/>
        </w:rPr>
        <w:t>:TVAIDRef</w:t>
      </w:r>
      <w:r w:rsidR="00FF45FC" w:rsidRPr="00676DBE">
        <w:rPr>
          <w:rFonts w:ascii="Courier New" w:eastAsia="Arial Unicode MS" w:hAnsi="Courier New"/>
          <w:sz w:val="18"/>
        </w:rPr>
        <w:t>s</w:t>
      </w:r>
      <w:r w:rsidRPr="00676DBE">
        <w:rPr>
          <w:rFonts w:ascii="Courier New" w:eastAsia="Arial Unicode MS" w:hAnsi="Courier New"/>
          <w:sz w:val="18"/>
        </w:rPr>
        <w:t>Type</w:t>
      </w:r>
      <w:proofErr w:type="gramEnd"/>
      <w:r w:rsidR="00452C3A" w:rsidRPr="00676DBE">
        <w:rPr>
          <w:rFonts w:ascii="Courier New" w:eastAsia="Arial Unicode MS" w:hAnsi="Courier New"/>
          <w:sz w:val="18"/>
        </w:rPr>
        <w:t>"</w:t>
      </w:r>
      <w:r w:rsidR="003B37DF" w:rsidRPr="00676DBE">
        <w:rPr>
          <w:rFonts w:ascii="Courier New" w:eastAsia="Arial Unicode MS" w:hAnsi="Courier New"/>
          <w:sz w:val="18"/>
        </w:rPr>
        <w:t xml:space="preserve"> use=</w:t>
      </w:r>
      <w:r w:rsidR="00452C3A" w:rsidRPr="00676DBE">
        <w:rPr>
          <w:rFonts w:ascii="Courier New" w:eastAsia="Arial Unicode MS" w:hAnsi="Courier New"/>
          <w:sz w:val="18"/>
        </w:rPr>
        <w:t>"</w:t>
      </w:r>
      <w:r w:rsidR="003B37DF" w:rsidRPr="00676DBE">
        <w:rPr>
          <w:rFonts w:ascii="Courier New" w:eastAsia="Arial Unicode MS" w:hAnsi="Courier New"/>
          <w:sz w:val="18"/>
        </w:rPr>
        <w:t>optional</w:t>
      </w:r>
      <w:r w:rsidR="00452C3A" w:rsidRPr="00676DBE">
        <w:rPr>
          <w:rFonts w:ascii="Courier New" w:eastAsia="Arial Unicode MS" w:hAnsi="Courier New"/>
          <w:sz w:val="18"/>
        </w:rPr>
        <w:t>"</w:t>
      </w:r>
      <w:r w:rsidR="003B37DF" w:rsidRPr="00676DBE">
        <w:rPr>
          <w:rFonts w:ascii="Courier New" w:eastAsia="Arial Unicode MS" w:hAnsi="Courier New"/>
          <w:sz w:val="18"/>
        </w:rPr>
        <w:t>/&gt;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r>
      <w:r w:rsidRPr="00676DBE">
        <w:rPr>
          <w:rFonts w:ascii="Courier New" w:eastAsia="Arial Unicode MS" w:hAnsi="Courier New"/>
          <w:sz w:val="18"/>
        </w:rPr>
        <w:tab/>
        <w:t>&lt;/extension&gt;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t>&lt;/complexContent&gt;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&lt;/complexType&gt;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676DBE"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&lt;complexType name=</w:t>
      </w:r>
      <w:r w:rsidR="00452C3A" w:rsidRPr="00676DBE">
        <w:rPr>
          <w:rFonts w:ascii="Courier New" w:eastAsia="Arial Unicode MS" w:hAnsi="Courier New"/>
          <w:sz w:val="18"/>
        </w:rPr>
        <w:t>"</w:t>
      </w:r>
      <w:r w:rsidRPr="00676DBE">
        <w:rPr>
          <w:rFonts w:ascii="Courier New" w:eastAsia="Arial Unicode MS" w:hAnsi="Courier New"/>
          <w:sz w:val="18"/>
        </w:rPr>
        <w:t>OnDemandServiceType</w:t>
      </w:r>
      <w:r w:rsidR="00452C3A" w:rsidRPr="00676DBE">
        <w:rPr>
          <w:rFonts w:ascii="Courier New" w:eastAsia="Arial Unicode MS" w:hAnsi="Courier New"/>
          <w:sz w:val="18"/>
        </w:rPr>
        <w:t>"</w:t>
      </w:r>
      <w:r w:rsidRPr="00676DBE">
        <w:rPr>
          <w:rFonts w:ascii="Courier New" w:eastAsia="Arial Unicode MS" w:hAnsi="Courier New"/>
          <w:sz w:val="18"/>
        </w:rPr>
        <w:t>&gt;</w:t>
      </w:r>
    </w:p>
    <w:p w:rsidR="00A3385F" w:rsidRPr="00676DBE"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t>&lt;</w:t>
      </w:r>
      <w:proofErr w:type="gramStart"/>
      <w:r w:rsidRPr="00676DBE">
        <w:rPr>
          <w:rFonts w:ascii="Courier New" w:eastAsia="Arial Unicode MS" w:hAnsi="Courier New"/>
          <w:sz w:val="18"/>
        </w:rPr>
        <w:t>sequence</w:t>
      </w:r>
      <w:proofErr w:type="gramEnd"/>
      <w:r w:rsidRPr="00676DBE">
        <w:rPr>
          <w:rFonts w:ascii="Courier New" w:eastAsia="Arial Unicode MS" w:hAnsi="Courier New"/>
          <w:sz w:val="18"/>
        </w:rPr>
        <w:t>&gt;</w:t>
      </w:r>
    </w:p>
    <w:p w:rsidR="008532F7"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r>
      <w:r w:rsidRPr="00676DBE">
        <w:rPr>
          <w:rFonts w:ascii="Courier New" w:eastAsia="Arial Unicode MS" w:hAnsi="Courier New"/>
          <w:sz w:val="18"/>
        </w:rPr>
        <w:tab/>
        <w:t>&lt;element name=</w:t>
      </w:r>
      <w:r w:rsidR="00452C3A" w:rsidRPr="00676DBE">
        <w:rPr>
          <w:rFonts w:ascii="Courier New" w:eastAsia="Arial Unicode MS" w:hAnsi="Courier New"/>
          <w:sz w:val="18"/>
        </w:rPr>
        <w:t>"</w:t>
      </w:r>
      <w:r w:rsidRPr="00676DBE">
        <w:rPr>
          <w:rFonts w:ascii="Courier New" w:eastAsia="Arial Unicode MS" w:hAnsi="Courier New"/>
          <w:sz w:val="18"/>
        </w:rPr>
        <w:t>OnDemandProgram</w:t>
      </w:r>
      <w:r w:rsidR="00452C3A" w:rsidRPr="00676DBE">
        <w:rPr>
          <w:rFonts w:ascii="Courier New" w:eastAsia="Arial Unicode MS" w:hAnsi="Courier New"/>
          <w:sz w:val="18"/>
        </w:rPr>
        <w:t>"</w:t>
      </w:r>
      <w:r w:rsidRPr="00676DBE">
        <w:rPr>
          <w:rFonts w:ascii="Courier New" w:eastAsia="Arial Unicode MS" w:hAnsi="Courier New"/>
          <w:sz w:val="18"/>
        </w:rPr>
        <w:t xml:space="preserve"> type=</w:t>
      </w:r>
      <w:r w:rsidR="00452C3A" w:rsidRPr="00676DBE">
        <w:rPr>
          <w:rFonts w:ascii="Courier New" w:eastAsia="Arial Unicode MS" w:hAnsi="Courier New"/>
          <w:sz w:val="18"/>
        </w:rPr>
        <w:t>"</w:t>
      </w:r>
      <w:r w:rsidRPr="00676DBE">
        <w:rPr>
          <w:rFonts w:ascii="Courier New" w:eastAsia="Arial Unicode MS" w:hAnsi="Courier New"/>
          <w:sz w:val="18"/>
        </w:rPr>
        <w:t>tva</w:t>
      </w:r>
      <w:proofErr w:type="gramStart"/>
      <w:r w:rsidRPr="00676DBE">
        <w:rPr>
          <w:rFonts w:ascii="Courier New" w:eastAsia="Arial Unicode MS" w:hAnsi="Courier New"/>
          <w:sz w:val="18"/>
        </w:rPr>
        <w:t>:OnDemandProgramType</w:t>
      </w:r>
      <w:proofErr w:type="gramEnd"/>
      <w:r w:rsidR="00452C3A" w:rsidRPr="00676DBE">
        <w:rPr>
          <w:rFonts w:ascii="Courier New" w:eastAsia="Arial Unicode MS" w:hAnsi="Courier New"/>
          <w:sz w:val="18"/>
        </w:rPr>
        <w: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r>
      <w:r w:rsidRPr="00676DBE">
        <w:rPr>
          <w:rFonts w:ascii="Courier New" w:eastAsia="Arial Unicode MS" w:hAnsi="Courier New"/>
          <w:sz w:val="18"/>
        </w:rPr>
        <w:tab/>
      </w:r>
      <w:proofErr w:type="gramStart"/>
      <w:r w:rsidRPr="00676DBE">
        <w:rPr>
          <w:rFonts w:ascii="Courier New" w:eastAsia="Arial Unicode MS" w:hAnsi="Courier New"/>
          <w:sz w:val="18"/>
        </w:rPr>
        <w:t>maxOccurs</w:t>
      </w:r>
      <w:proofErr w:type="gramEnd"/>
      <w:r w:rsidRPr="00676DBE">
        <w:rPr>
          <w:rFonts w:ascii="Courier New" w:eastAsia="Arial Unicode MS" w:hAnsi="Courier New"/>
          <w:sz w:val="18"/>
        </w:rPr>
        <w:t>=</w:t>
      </w:r>
      <w:r w:rsidR="00452C3A" w:rsidRPr="00676DBE">
        <w:rPr>
          <w:rFonts w:ascii="Courier New" w:eastAsia="Arial Unicode MS" w:hAnsi="Courier New"/>
          <w:sz w:val="18"/>
        </w:rPr>
        <w:t>"</w:t>
      </w:r>
      <w:r w:rsidRPr="00676DBE">
        <w:rPr>
          <w:rFonts w:ascii="Courier New" w:eastAsia="Arial Unicode MS" w:hAnsi="Courier New"/>
          <w:sz w:val="18"/>
        </w:rPr>
        <w:t>unbounded</w:t>
      </w:r>
      <w:r w:rsidR="00452C3A" w:rsidRPr="00676DBE">
        <w:rPr>
          <w:rFonts w:ascii="Courier New" w:eastAsia="Arial Unicode MS" w:hAnsi="Courier New"/>
          <w:sz w:val="18"/>
        </w:rPr>
        <w:t>"</w:t>
      </w:r>
      <w:r w:rsidRPr="00676DBE">
        <w:rPr>
          <w:rFonts w:ascii="Courier New" w:eastAsia="Arial Unicode MS" w:hAnsi="Courier New"/>
          <w:sz w:val="18"/>
        </w:rPr>
        <w:t>/&gt;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t>&lt;/sequence&gt;</w:t>
      </w:r>
    </w:p>
    <w:p w:rsidR="00A3385F" w:rsidRPr="00676DBE"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676DBE">
        <w:rPr>
          <w:rFonts w:ascii="Courier New" w:eastAsia="Arial Unicode MS" w:hAnsi="Courier New"/>
          <w:sz w:val="18"/>
        </w:rPr>
        <w:tab/>
        <w:t>&lt;attribute name=</w:t>
      </w:r>
      <w:r w:rsidR="00452C3A" w:rsidRPr="00676DBE">
        <w:rPr>
          <w:rFonts w:ascii="Courier New" w:eastAsia="Arial Unicode MS" w:hAnsi="Courier New"/>
          <w:sz w:val="18"/>
        </w:rPr>
        <w:t>"</w:t>
      </w:r>
      <w:r w:rsidRPr="00676DBE">
        <w:rPr>
          <w:rFonts w:ascii="Courier New" w:eastAsia="Arial Unicode MS" w:hAnsi="Courier New"/>
          <w:sz w:val="18"/>
        </w:rPr>
        <w:t>serviceIDRef</w:t>
      </w:r>
      <w:r w:rsidR="00452C3A" w:rsidRPr="00676DBE">
        <w:rPr>
          <w:rFonts w:ascii="Courier New" w:eastAsia="Arial Unicode MS" w:hAnsi="Courier New"/>
          <w:sz w:val="18"/>
        </w:rPr>
        <w:t>"</w:t>
      </w:r>
      <w:r w:rsidRPr="00676DBE">
        <w:rPr>
          <w:rFonts w:ascii="Courier New" w:eastAsia="Arial Unicode MS" w:hAnsi="Courier New"/>
          <w:sz w:val="18"/>
        </w:rPr>
        <w:t xml:space="preserve"> type=</w:t>
      </w:r>
      <w:r w:rsidR="00452C3A" w:rsidRPr="00676DBE">
        <w:rPr>
          <w:rFonts w:ascii="Courier New" w:eastAsia="Arial Unicode MS" w:hAnsi="Courier New"/>
          <w:sz w:val="18"/>
        </w:rPr>
        <w:t>"</w:t>
      </w:r>
      <w:r w:rsidRPr="00676DBE">
        <w:rPr>
          <w:rFonts w:ascii="Courier New" w:eastAsia="Arial Unicode MS" w:hAnsi="Courier New"/>
          <w:sz w:val="18"/>
        </w:rPr>
        <w:t>tva</w:t>
      </w:r>
      <w:proofErr w:type="gramStart"/>
      <w:r w:rsidRPr="00676DBE">
        <w:rPr>
          <w:rFonts w:ascii="Courier New" w:eastAsia="Arial Unicode MS" w:hAnsi="Courier New"/>
          <w:sz w:val="18"/>
        </w:rPr>
        <w:t>:TVAIDRef</w:t>
      </w:r>
      <w:r w:rsidR="001B1830" w:rsidRPr="00676DBE">
        <w:rPr>
          <w:rFonts w:ascii="Courier New" w:eastAsia="Arial Unicode MS" w:hAnsi="Courier New"/>
          <w:sz w:val="18"/>
        </w:rPr>
        <w:t>s</w:t>
      </w:r>
      <w:r w:rsidRPr="00676DBE">
        <w:rPr>
          <w:rFonts w:ascii="Courier New" w:eastAsia="Arial Unicode MS" w:hAnsi="Courier New"/>
          <w:sz w:val="18"/>
        </w:rPr>
        <w:t>Type</w:t>
      </w:r>
      <w:proofErr w:type="gramEnd"/>
      <w:r w:rsidR="00452C3A" w:rsidRPr="00676DBE">
        <w:rPr>
          <w:rFonts w:ascii="Courier New" w:eastAsia="Arial Unicode MS" w:hAnsi="Courier New"/>
          <w:sz w:val="18"/>
        </w:rPr>
        <w:t>"</w:t>
      </w:r>
      <w:r w:rsidRPr="00676DBE">
        <w:rPr>
          <w:rFonts w:ascii="Courier New" w:eastAsia="Arial Unicode MS" w:hAnsi="Courier New"/>
          <w:sz w:val="18"/>
        </w:rPr>
        <w:t xml:space="preserve"> use=</w:t>
      </w:r>
      <w:r w:rsidR="00452C3A" w:rsidRPr="00676DBE">
        <w:rPr>
          <w:rFonts w:ascii="Courier New" w:eastAsia="Arial Unicode MS" w:hAnsi="Courier New"/>
          <w:sz w:val="18"/>
        </w:rPr>
        <w:t>"</w:t>
      </w:r>
      <w:r w:rsidRPr="00676DBE">
        <w:rPr>
          <w:rFonts w:ascii="Courier New" w:eastAsia="Arial Unicode MS" w:hAnsi="Courier New"/>
          <w:sz w:val="18"/>
        </w:rPr>
        <w:t>required</w:t>
      </w:r>
      <w:r w:rsidR="00452C3A" w:rsidRPr="00676DBE">
        <w:rPr>
          <w:rFonts w:ascii="Courier New" w:eastAsia="Arial Unicode MS" w:hAnsi="Courier New"/>
          <w:sz w:val="18"/>
        </w:rPr>
        <w:t>"</w:t>
      </w:r>
      <w:r w:rsidRPr="00676DBE">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676DBE">
        <w:rPr>
          <w:rFonts w:ascii="Courier New" w:eastAsia="Arial Unicode MS" w:hAnsi="Courier New"/>
          <w:sz w:val="18"/>
          <w:lang w:eastAsia="ja-JP"/>
        </w:rPr>
        <w:tab/>
      </w:r>
      <w:r w:rsidRPr="00F3500B">
        <w:rPr>
          <w:rFonts w:ascii="Courier New" w:eastAsia="Arial Unicode MS" w:hAnsi="Courier New"/>
          <w:sz w:val="18"/>
          <w:lang w:eastAsia="ja-JP"/>
        </w:rPr>
        <w:t>&lt;attributeGroup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:fragmentIdentification</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:TVAIDRefType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&lt;attribute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xml</w:t>
      </w:r>
      <w:proofErr w:type="gramStart"/>
      <w:r w:rsidRPr="00F3500B">
        <w:rPr>
          <w:rFonts w:ascii="Courier New" w:eastAsia="Arial Unicode MS" w:hAnsi="Courier New"/>
          <w:sz w:val="18"/>
          <w:lang w:eastAsia="ja-JP"/>
        </w:rPr>
        <w:t>:lang</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4E25FB" w:rsidRPr="00F3500B" w:rsidRDefault="002F05F2" w:rsidP="00B422AC">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hAnsi="Courier New"/>
          <w:i/>
          <w:noProof/>
          <w:sz w:val="16"/>
          <w:lang w:val="fr-CH" w:eastAsia="fr-CH"/>
        </w:rPr>
        <w:drawing>
          <wp:inline distT="0" distB="0" distL="0" distR="0" wp14:anchorId="1A68F8E1" wp14:editId="48208A08">
            <wp:extent cx="3617595" cy="3569970"/>
            <wp:effectExtent l="0" t="0" r="0" b="0"/>
            <wp:docPr id="29" name="Picture 29"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aus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7595" cy="3569970"/>
                    </a:xfrm>
                    <a:prstGeom prst="rect">
                      <a:avLst/>
                    </a:prstGeom>
                    <a:noFill/>
                    <a:ln>
                      <a:noFill/>
                    </a:ln>
                  </pic:spPr>
                </pic:pic>
              </a:graphicData>
            </a:graphic>
          </wp:inline>
        </w:drawing>
      </w:r>
    </w:p>
    <w:p w:rsidR="004E25FB" w:rsidRPr="00F3500B" w:rsidRDefault="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Batang" w:hAnsi="Courier New" w:cs="Courier New"/>
          <w:i w:val="0"/>
          <w:sz w:val="18"/>
          <w:szCs w:val="18"/>
          <w:lang w:eastAsia="ko-KR"/>
        </w:rPr>
      </w:pPr>
      <w:r w:rsidRPr="00F3500B">
        <w:rPr>
          <w:rFonts w:ascii="Courier New" w:eastAsia="Batang" w:hAnsi="Courier New" w:cs="Courier New"/>
          <w:i w:val="0"/>
          <w:sz w:val="18"/>
          <w:szCs w:val="18"/>
          <w:lang w:eastAsia="ko-KR"/>
        </w:rPr>
        <w:t>&lt;complexType name=</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PushDownloadType</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Batang" w:hAnsi="Courier New" w:cs="Courier New"/>
          <w:i w:val="0"/>
          <w:sz w:val="18"/>
          <w:szCs w:val="18"/>
          <w:lang w:eastAsia="ko-KR"/>
        </w:rPr>
        <w:t xml:space="preserve">    &lt;complexContent mixed=</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fals</w:t>
      </w:r>
      <w:r w:rsidRPr="00F3500B">
        <w:rPr>
          <w:rFonts w:ascii="Courier New" w:eastAsia="Arial Unicode MS" w:hAnsi="Courier New" w:cs="Courier New"/>
          <w:i w:val="0"/>
          <w:sz w:val="18"/>
          <w:szCs w:val="18"/>
          <w:lang w:eastAsia="ko-KR"/>
        </w:rPr>
        <w:t>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41" w:author="Evain, Jean-Pierre" w:date="2017-06-09T15:03:00Z">
            <w:rPr>
              <w:rFonts w:ascii="Courier New" w:eastAsia="Arial Unicode MS" w:hAnsi="Courier New" w:cs="Courier New"/>
              <w:i w:val="0"/>
              <w:sz w:val="18"/>
              <w:szCs w:val="18"/>
              <w:lang w:eastAsia="ko-KR"/>
            </w:rPr>
          </w:rPrChange>
        </w:rPr>
      </w:pPr>
      <w:r w:rsidRPr="00F3500B">
        <w:rPr>
          <w:rFonts w:ascii="Courier New" w:eastAsia="Arial Unicode MS" w:hAnsi="Courier New" w:cs="Courier New"/>
          <w:i w:val="0"/>
          <w:sz w:val="18"/>
          <w:szCs w:val="18"/>
          <w:lang w:eastAsia="ko-KR"/>
        </w:rPr>
        <w:t xml:space="preserve">      </w:t>
      </w:r>
      <w:r w:rsidRPr="0037143C">
        <w:rPr>
          <w:rFonts w:ascii="Courier New" w:eastAsia="Arial Unicode MS" w:hAnsi="Courier New" w:cs="Courier New"/>
          <w:i w:val="0"/>
          <w:sz w:val="18"/>
          <w:szCs w:val="18"/>
          <w:lang w:val="fr-CH" w:eastAsia="ko-KR"/>
          <w:rPrChange w:id="1842" w:author="Evain, Jean-Pierre" w:date="2017-06-09T15:03:00Z">
            <w:rPr>
              <w:rFonts w:ascii="Courier New" w:eastAsia="Arial Unicode MS" w:hAnsi="Courier New" w:cs="Courier New"/>
              <w:i w:val="0"/>
              <w:sz w:val="18"/>
              <w:szCs w:val="18"/>
              <w:lang w:eastAsia="ko-KR"/>
            </w:rPr>
          </w:rPrChange>
        </w:rPr>
        <w:t>&lt;extension base=</w:t>
      </w:r>
      <w:r w:rsidR="00452C3A" w:rsidRPr="0037143C">
        <w:rPr>
          <w:rFonts w:ascii="Courier New" w:eastAsia="Arial Unicode MS" w:hAnsi="Courier New" w:cs="Courier New"/>
          <w:i w:val="0"/>
          <w:sz w:val="18"/>
          <w:szCs w:val="18"/>
          <w:lang w:val="fr-CH" w:eastAsia="ko-KR"/>
          <w:rPrChange w:id="184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44" w:author="Evain, Jean-Pierre" w:date="2017-06-09T15:03:00Z">
            <w:rPr>
              <w:rFonts w:ascii="Courier New" w:eastAsia="Arial Unicode MS" w:hAnsi="Courier New" w:cs="Courier New"/>
              <w:i w:val="0"/>
              <w:sz w:val="18"/>
              <w:szCs w:val="18"/>
              <w:lang w:eastAsia="ko-KR"/>
            </w:rPr>
          </w:rPrChange>
        </w:rPr>
        <w:t>tva:ProgramLocationType</w:t>
      </w:r>
      <w:r w:rsidR="00452C3A" w:rsidRPr="0037143C">
        <w:rPr>
          <w:rFonts w:ascii="Courier New" w:eastAsia="Arial Unicode MS" w:hAnsi="Courier New" w:cs="Courier New"/>
          <w:i w:val="0"/>
          <w:sz w:val="18"/>
          <w:szCs w:val="18"/>
          <w:lang w:val="fr-CH" w:eastAsia="ko-KR"/>
          <w:rPrChange w:id="184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46"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47"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848" w:author="Evain, Jean-Pierre" w:date="2017-06-09T15:03:00Z">
            <w:rPr>
              <w:rFonts w:ascii="Courier New" w:eastAsia="Arial Unicode MS" w:hAnsi="Courier New" w:cs="Courier New"/>
              <w:i w:val="0"/>
              <w:sz w:val="18"/>
              <w:szCs w:val="18"/>
              <w:lang w:eastAsia="ko-KR"/>
            </w:rPr>
          </w:rPrChange>
        </w:rPr>
        <w:t xml:space="preserve">        &lt;</w:t>
      </w:r>
      <w:proofErr w:type="gramStart"/>
      <w:r w:rsidRPr="0037143C">
        <w:rPr>
          <w:rFonts w:ascii="Courier New" w:eastAsia="Arial Unicode MS" w:hAnsi="Courier New" w:cs="Courier New"/>
          <w:i w:val="0"/>
          <w:sz w:val="18"/>
          <w:szCs w:val="18"/>
          <w:lang w:val="fr-CH" w:eastAsia="ko-KR"/>
          <w:rPrChange w:id="1849" w:author="Evain, Jean-Pierre" w:date="2017-06-09T15:03:00Z">
            <w:rPr>
              <w:rFonts w:ascii="Courier New" w:eastAsia="Arial Unicode MS" w:hAnsi="Courier New" w:cs="Courier New"/>
              <w:i w:val="0"/>
              <w:sz w:val="18"/>
              <w:szCs w:val="18"/>
              <w:lang w:eastAsia="ko-KR"/>
            </w:rPr>
          </w:rPrChange>
        </w:rPr>
        <w:t>sequence</w:t>
      </w:r>
      <w:proofErr w:type="gramEnd"/>
      <w:r w:rsidRPr="0037143C">
        <w:rPr>
          <w:rFonts w:ascii="Courier New" w:eastAsia="Arial Unicode MS" w:hAnsi="Courier New" w:cs="Courier New"/>
          <w:i w:val="0"/>
          <w:sz w:val="18"/>
          <w:szCs w:val="18"/>
          <w:lang w:val="fr-CH" w:eastAsia="ko-KR"/>
          <w:rPrChange w:id="1850"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51"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852" w:author="Evain, Jean-Pierre" w:date="2017-06-09T15:03:00Z">
            <w:rPr>
              <w:rFonts w:ascii="Courier New" w:eastAsia="Arial Unicode MS" w:hAnsi="Courier New" w:cs="Courier New"/>
              <w:i w:val="0"/>
              <w:sz w:val="18"/>
              <w:szCs w:val="18"/>
              <w:lang w:eastAsia="ko-KR"/>
            </w:rPr>
          </w:rPrChange>
        </w:rPr>
        <w:t xml:space="preserve">          &lt;element name=</w:t>
      </w:r>
      <w:r w:rsidR="00452C3A" w:rsidRPr="0037143C">
        <w:rPr>
          <w:rFonts w:ascii="Courier New" w:eastAsia="Arial Unicode MS" w:hAnsi="Courier New" w:cs="Courier New"/>
          <w:i w:val="0"/>
          <w:sz w:val="18"/>
          <w:szCs w:val="18"/>
          <w:lang w:val="fr-CH" w:eastAsia="ko-KR"/>
          <w:rPrChange w:id="185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54" w:author="Evain, Jean-Pierre" w:date="2017-06-09T15:03:00Z">
            <w:rPr>
              <w:rFonts w:ascii="Courier New" w:eastAsia="Arial Unicode MS" w:hAnsi="Courier New" w:cs="Courier New"/>
              <w:i w:val="0"/>
              <w:sz w:val="18"/>
              <w:szCs w:val="18"/>
              <w:lang w:eastAsia="ko-KR"/>
            </w:rPr>
          </w:rPrChange>
        </w:rPr>
        <w:t>PublishedDuration</w:t>
      </w:r>
      <w:r w:rsidR="00452C3A" w:rsidRPr="0037143C">
        <w:rPr>
          <w:rFonts w:ascii="Courier New" w:eastAsia="Arial Unicode MS" w:hAnsi="Courier New" w:cs="Courier New"/>
          <w:i w:val="0"/>
          <w:sz w:val="18"/>
          <w:szCs w:val="18"/>
          <w:lang w:val="fr-CH" w:eastAsia="ko-KR"/>
          <w:rPrChange w:id="185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56"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85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58" w:author="Evain, Jean-Pierre" w:date="2017-06-09T15:03:00Z">
            <w:rPr>
              <w:rFonts w:ascii="Courier New" w:eastAsia="Arial Unicode MS" w:hAnsi="Courier New" w:cs="Courier New"/>
              <w:i w:val="0"/>
              <w:sz w:val="18"/>
              <w:szCs w:val="18"/>
              <w:lang w:eastAsia="ko-KR"/>
            </w:rPr>
          </w:rPrChange>
        </w:rPr>
        <w:t>duration</w:t>
      </w:r>
      <w:r w:rsidR="00452C3A" w:rsidRPr="0037143C">
        <w:rPr>
          <w:rFonts w:ascii="Courier New" w:eastAsia="Arial Unicode MS" w:hAnsi="Courier New" w:cs="Courier New"/>
          <w:i w:val="0"/>
          <w:sz w:val="18"/>
          <w:szCs w:val="18"/>
          <w:lang w:val="fr-CH" w:eastAsia="ko-KR"/>
          <w:rPrChange w:id="185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60" w:author="Evain, Jean-Pierre" w:date="2017-06-09T15:03:00Z">
            <w:rPr>
              <w:rFonts w:ascii="Courier New" w:eastAsia="Arial Unicode MS" w:hAnsi="Courier New" w:cs="Courier New"/>
              <w:i w:val="0"/>
              <w:sz w:val="18"/>
              <w:szCs w:val="18"/>
              <w:lang w:eastAsia="ko-KR"/>
            </w:rPr>
          </w:rPrChange>
        </w:rPr>
        <w:t xml:space="preserve"> minOccurs=</w:t>
      </w:r>
      <w:r w:rsidR="00452C3A" w:rsidRPr="0037143C">
        <w:rPr>
          <w:rFonts w:ascii="Courier New" w:eastAsia="Arial Unicode MS" w:hAnsi="Courier New" w:cs="Courier New"/>
          <w:i w:val="0"/>
          <w:sz w:val="18"/>
          <w:szCs w:val="18"/>
          <w:lang w:val="fr-CH" w:eastAsia="ko-KR"/>
          <w:rPrChange w:id="186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62" w:author="Evain, Jean-Pierre" w:date="2017-06-09T15:03:00Z">
            <w:rPr>
              <w:rFonts w:ascii="Courier New" w:eastAsia="Arial Unicode MS" w:hAnsi="Courier New" w:cs="Courier New"/>
              <w:i w:val="0"/>
              <w:sz w:val="18"/>
              <w:szCs w:val="18"/>
              <w:lang w:eastAsia="ko-KR"/>
            </w:rPr>
          </w:rPrChange>
        </w:rPr>
        <w:t>0</w:t>
      </w:r>
      <w:r w:rsidR="00452C3A" w:rsidRPr="0037143C">
        <w:rPr>
          <w:rFonts w:ascii="Courier New" w:eastAsia="Arial Unicode MS" w:hAnsi="Courier New" w:cs="Courier New"/>
          <w:i w:val="0"/>
          <w:sz w:val="18"/>
          <w:szCs w:val="18"/>
          <w:lang w:val="fr-CH" w:eastAsia="ko-KR"/>
          <w:rPrChange w:id="186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64"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65"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866" w:author="Evain, Jean-Pierre" w:date="2017-06-09T15:03:00Z">
            <w:rPr>
              <w:rFonts w:ascii="Courier New" w:eastAsia="Arial Unicode MS" w:hAnsi="Courier New" w:cs="Courier New"/>
              <w:i w:val="0"/>
              <w:sz w:val="18"/>
              <w:szCs w:val="18"/>
              <w:lang w:eastAsia="ko-KR"/>
            </w:rPr>
          </w:rPrChange>
        </w:rPr>
        <w:t xml:space="preserve">          &lt;element name=</w:t>
      </w:r>
      <w:r w:rsidR="00452C3A" w:rsidRPr="0037143C">
        <w:rPr>
          <w:rFonts w:ascii="Courier New" w:eastAsia="Arial Unicode MS" w:hAnsi="Courier New" w:cs="Courier New"/>
          <w:i w:val="0"/>
          <w:sz w:val="18"/>
          <w:szCs w:val="18"/>
          <w:lang w:val="fr-CH" w:eastAsia="ko-KR"/>
          <w:rPrChange w:id="186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68" w:author="Evain, Jean-Pierre" w:date="2017-06-09T15:03:00Z">
            <w:rPr>
              <w:rFonts w:ascii="Courier New" w:eastAsia="Arial Unicode MS" w:hAnsi="Courier New" w:cs="Courier New"/>
              <w:i w:val="0"/>
              <w:sz w:val="18"/>
              <w:szCs w:val="18"/>
              <w:lang w:eastAsia="ko-KR"/>
            </w:rPr>
          </w:rPrChange>
        </w:rPr>
        <w:t>StartOfAvailability</w:t>
      </w:r>
      <w:r w:rsidR="00452C3A" w:rsidRPr="0037143C">
        <w:rPr>
          <w:rFonts w:ascii="Courier New" w:eastAsia="Arial Unicode MS" w:hAnsi="Courier New" w:cs="Courier New"/>
          <w:i w:val="0"/>
          <w:sz w:val="18"/>
          <w:szCs w:val="18"/>
          <w:lang w:val="fr-CH" w:eastAsia="ko-KR"/>
          <w:rPrChange w:id="186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70"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87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72" w:author="Evain, Jean-Pierre" w:date="2017-06-09T15:03:00Z">
            <w:rPr>
              <w:rFonts w:ascii="Courier New" w:eastAsia="Arial Unicode MS" w:hAnsi="Courier New" w:cs="Courier New"/>
              <w:i w:val="0"/>
              <w:sz w:val="18"/>
              <w:szCs w:val="18"/>
              <w:lang w:eastAsia="ko-KR"/>
            </w:rPr>
          </w:rPrChange>
        </w:rPr>
        <w:t>dateTime</w:t>
      </w:r>
      <w:r w:rsidR="00452C3A" w:rsidRPr="0037143C">
        <w:rPr>
          <w:rFonts w:ascii="Courier New" w:eastAsia="Arial Unicode MS" w:hAnsi="Courier New" w:cs="Courier New"/>
          <w:i w:val="0"/>
          <w:sz w:val="18"/>
          <w:szCs w:val="18"/>
          <w:lang w:val="fr-CH" w:eastAsia="ko-KR"/>
          <w:rPrChange w:id="187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74" w:author="Evain, Jean-Pierre" w:date="2017-06-09T15:03:00Z">
            <w:rPr>
              <w:rFonts w:ascii="Courier New" w:eastAsia="Arial Unicode MS" w:hAnsi="Courier New" w:cs="Courier New"/>
              <w:i w:val="0"/>
              <w:sz w:val="18"/>
              <w:szCs w:val="18"/>
              <w:lang w:eastAsia="ko-KR"/>
            </w:rPr>
          </w:rPrChange>
        </w:rPr>
        <w:t xml:space="preserve"> minOccurs=</w:t>
      </w:r>
      <w:r w:rsidR="00452C3A" w:rsidRPr="0037143C">
        <w:rPr>
          <w:rFonts w:ascii="Courier New" w:eastAsia="Arial Unicode MS" w:hAnsi="Courier New" w:cs="Courier New"/>
          <w:i w:val="0"/>
          <w:sz w:val="18"/>
          <w:szCs w:val="18"/>
          <w:lang w:val="fr-CH" w:eastAsia="ko-KR"/>
          <w:rPrChange w:id="187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76" w:author="Evain, Jean-Pierre" w:date="2017-06-09T15:03:00Z">
            <w:rPr>
              <w:rFonts w:ascii="Courier New" w:eastAsia="Arial Unicode MS" w:hAnsi="Courier New" w:cs="Courier New"/>
              <w:i w:val="0"/>
              <w:sz w:val="18"/>
              <w:szCs w:val="18"/>
              <w:lang w:eastAsia="ko-KR"/>
            </w:rPr>
          </w:rPrChange>
        </w:rPr>
        <w:t>0</w:t>
      </w:r>
      <w:r w:rsidR="00452C3A" w:rsidRPr="0037143C">
        <w:rPr>
          <w:rFonts w:ascii="Courier New" w:eastAsia="Arial Unicode MS" w:hAnsi="Courier New" w:cs="Courier New"/>
          <w:i w:val="0"/>
          <w:sz w:val="18"/>
          <w:szCs w:val="18"/>
          <w:lang w:val="fr-CH" w:eastAsia="ko-KR"/>
          <w:rPrChange w:id="187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78"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79"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880" w:author="Evain, Jean-Pierre" w:date="2017-06-09T15:03:00Z">
            <w:rPr>
              <w:rFonts w:ascii="Courier New" w:eastAsia="Arial Unicode MS" w:hAnsi="Courier New" w:cs="Courier New"/>
              <w:i w:val="0"/>
              <w:sz w:val="18"/>
              <w:szCs w:val="18"/>
              <w:lang w:eastAsia="ko-KR"/>
            </w:rPr>
          </w:rPrChange>
        </w:rPr>
        <w:t xml:space="preserve">          &lt;element name=</w:t>
      </w:r>
      <w:r w:rsidR="00452C3A" w:rsidRPr="0037143C">
        <w:rPr>
          <w:rFonts w:ascii="Courier New" w:eastAsia="Arial Unicode MS" w:hAnsi="Courier New" w:cs="Courier New"/>
          <w:i w:val="0"/>
          <w:sz w:val="18"/>
          <w:szCs w:val="18"/>
          <w:lang w:val="fr-CH" w:eastAsia="ko-KR"/>
          <w:rPrChange w:id="188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82" w:author="Evain, Jean-Pierre" w:date="2017-06-09T15:03:00Z">
            <w:rPr>
              <w:rFonts w:ascii="Courier New" w:eastAsia="Arial Unicode MS" w:hAnsi="Courier New" w:cs="Courier New"/>
              <w:i w:val="0"/>
              <w:sz w:val="18"/>
              <w:szCs w:val="18"/>
              <w:lang w:eastAsia="ko-KR"/>
            </w:rPr>
          </w:rPrChange>
        </w:rPr>
        <w:t>EndOfAvailability</w:t>
      </w:r>
      <w:r w:rsidR="00452C3A" w:rsidRPr="0037143C">
        <w:rPr>
          <w:rFonts w:ascii="Courier New" w:eastAsia="Arial Unicode MS" w:hAnsi="Courier New" w:cs="Courier New"/>
          <w:i w:val="0"/>
          <w:sz w:val="18"/>
          <w:szCs w:val="18"/>
          <w:lang w:val="fr-CH" w:eastAsia="ko-KR"/>
          <w:rPrChange w:id="188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84"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88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86" w:author="Evain, Jean-Pierre" w:date="2017-06-09T15:03:00Z">
            <w:rPr>
              <w:rFonts w:ascii="Courier New" w:eastAsia="Arial Unicode MS" w:hAnsi="Courier New" w:cs="Courier New"/>
              <w:i w:val="0"/>
              <w:sz w:val="18"/>
              <w:szCs w:val="18"/>
              <w:lang w:eastAsia="ko-KR"/>
            </w:rPr>
          </w:rPrChange>
        </w:rPr>
        <w:t>dateTime</w:t>
      </w:r>
      <w:r w:rsidR="00452C3A" w:rsidRPr="0037143C">
        <w:rPr>
          <w:rFonts w:ascii="Courier New" w:eastAsia="Arial Unicode MS" w:hAnsi="Courier New" w:cs="Courier New"/>
          <w:i w:val="0"/>
          <w:sz w:val="18"/>
          <w:szCs w:val="18"/>
          <w:lang w:val="fr-CH" w:eastAsia="ko-KR"/>
          <w:rPrChange w:id="188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88" w:author="Evain, Jean-Pierre" w:date="2017-06-09T15:03:00Z">
            <w:rPr>
              <w:rFonts w:ascii="Courier New" w:eastAsia="Arial Unicode MS" w:hAnsi="Courier New" w:cs="Courier New"/>
              <w:i w:val="0"/>
              <w:sz w:val="18"/>
              <w:szCs w:val="18"/>
              <w:lang w:eastAsia="ko-KR"/>
            </w:rPr>
          </w:rPrChange>
        </w:rPr>
        <w:t xml:space="preserve"> minOccurs=</w:t>
      </w:r>
      <w:r w:rsidR="00452C3A" w:rsidRPr="0037143C">
        <w:rPr>
          <w:rFonts w:ascii="Courier New" w:eastAsia="Arial Unicode MS" w:hAnsi="Courier New" w:cs="Courier New"/>
          <w:i w:val="0"/>
          <w:sz w:val="18"/>
          <w:szCs w:val="18"/>
          <w:lang w:val="fr-CH" w:eastAsia="ko-KR"/>
          <w:rPrChange w:id="188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90" w:author="Evain, Jean-Pierre" w:date="2017-06-09T15:03:00Z">
            <w:rPr>
              <w:rFonts w:ascii="Courier New" w:eastAsia="Arial Unicode MS" w:hAnsi="Courier New" w:cs="Courier New"/>
              <w:i w:val="0"/>
              <w:sz w:val="18"/>
              <w:szCs w:val="18"/>
              <w:lang w:eastAsia="ko-KR"/>
            </w:rPr>
          </w:rPrChange>
        </w:rPr>
        <w:t>0</w:t>
      </w:r>
      <w:r w:rsidR="00452C3A" w:rsidRPr="0037143C">
        <w:rPr>
          <w:rFonts w:ascii="Courier New" w:eastAsia="Arial Unicode MS" w:hAnsi="Courier New" w:cs="Courier New"/>
          <w:i w:val="0"/>
          <w:sz w:val="18"/>
          <w:szCs w:val="18"/>
          <w:lang w:val="fr-CH" w:eastAsia="ko-KR"/>
          <w:rPrChange w:id="189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92"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893"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894" w:author="Evain, Jean-Pierre" w:date="2017-06-09T15:03:00Z">
            <w:rPr>
              <w:rFonts w:ascii="Courier New" w:eastAsia="Arial Unicode MS" w:hAnsi="Courier New" w:cs="Courier New"/>
              <w:i w:val="0"/>
              <w:sz w:val="18"/>
              <w:szCs w:val="18"/>
              <w:lang w:eastAsia="ko-KR"/>
            </w:rPr>
          </w:rPrChange>
        </w:rPr>
        <w:t xml:space="preserve">          &lt;element name=</w:t>
      </w:r>
      <w:r w:rsidR="00452C3A" w:rsidRPr="0037143C">
        <w:rPr>
          <w:rFonts w:ascii="Courier New" w:eastAsia="Arial Unicode MS" w:hAnsi="Courier New" w:cs="Courier New"/>
          <w:i w:val="0"/>
          <w:sz w:val="18"/>
          <w:szCs w:val="18"/>
          <w:lang w:val="fr-CH" w:eastAsia="ko-KR"/>
          <w:rPrChange w:id="189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96" w:author="Evain, Jean-Pierre" w:date="2017-06-09T15:03:00Z">
            <w:rPr>
              <w:rFonts w:ascii="Courier New" w:eastAsia="Arial Unicode MS" w:hAnsi="Courier New" w:cs="Courier New"/>
              <w:i w:val="0"/>
              <w:sz w:val="18"/>
              <w:szCs w:val="18"/>
              <w:lang w:eastAsia="ko-KR"/>
            </w:rPr>
          </w:rPrChange>
        </w:rPr>
        <w:t>ContentVersion</w:t>
      </w:r>
      <w:r w:rsidR="00452C3A" w:rsidRPr="0037143C">
        <w:rPr>
          <w:rFonts w:ascii="Courier New" w:eastAsia="Arial Unicode MS" w:hAnsi="Courier New" w:cs="Courier New"/>
          <w:i w:val="0"/>
          <w:sz w:val="18"/>
          <w:szCs w:val="18"/>
          <w:lang w:val="fr-CH" w:eastAsia="ko-KR"/>
          <w:rPrChange w:id="189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898"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89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00" w:author="Evain, Jean-Pierre" w:date="2017-06-09T15:03:00Z">
            <w:rPr>
              <w:rFonts w:ascii="Courier New" w:eastAsia="Arial Unicode MS" w:hAnsi="Courier New" w:cs="Courier New"/>
              <w:i w:val="0"/>
              <w:sz w:val="18"/>
              <w:szCs w:val="18"/>
              <w:lang w:eastAsia="ko-KR"/>
            </w:rPr>
          </w:rPrChange>
        </w:rPr>
        <w:t>unsignedByte</w:t>
      </w:r>
      <w:r w:rsidR="00452C3A" w:rsidRPr="0037143C">
        <w:rPr>
          <w:rFonts w:ascii="Courier New" w:eastAsia="Arial Unicode MS" w:hAnsi="Courier New" w:cs="Courier New"/>
          <w:i w:val="0"/>
          <w:sz w:val="18"/>
          <w:szCs w:val="18"/>
          <w:lang w:val="fr-CH" w:eastAsia="ko-KR"/>
          <w:rPrChange w:id="190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02" w:author="Evain, Jean-Pierre" w:date="2017-06-09T15:03:00Z">
            <w:rPr>
              <w:rFonts w:ascii="Courier New" w:eastAsia="Arial Unicode MS" w:hAnsi="Courier New" w:cs="Courier New"/>
              <w:i w:val="0"/>
              <w:sz w:val="18"/>
              <w:szCs w:val="18"/>
              <w:lang w:eastAsia="ko-KR"/>
            </w:rPr>
          </w:rPrChange>
        </w:rPr>
        <w:t xml:space="preserve"> minOccurs=</w:t>
      </w:r>
      <w:r w:rsidR="00452C3A" w:rsidRPr="0037143C">
        <w:rPr>
          <w:rFonts w:ascii="Courier New" w:eastAsia="Arial Unicode MS" w:hAnsi="Courier New" w:cs="Courier New"/>
          <w:i w:val="0"/>
          <w:sz w:val="18"/>
          <w:szCs w:val="18"/>
          <w:lang w:val="fr-CH" w:eastAsia="ko-KR"/>
          <w:rPrChange w:id="190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04" w:author="Evain, Jean-Pierre" w:date="2017-06-09T15:03:00Z">
            <w:rPr>
              <w:rFonts w:ascii="Courier New" w:eastAsia="Arial Unicode MS" w:hAnsi="Courier New" w:cs="Courier New"/>
              <w:i w:val="0"/>
              <w:sz w:val="18"/>
              <w:szCs w:val="18"/>
              <w:lang w:eastAsia="ko-KR"/>
            </w:rPr>
          </w:rPrChange>
        </w:rPr>
        <w:t>0</w:t>
      </w:r>
      <w:r w:rsidR="00452C3A" w:rsidRPr="0037143C">
        <w:rPr>
          <w:rFonts w:ascii="Courier New" w:eastAsia="Arial Unicode MS" w:hAnsi="Courier New" w:cs="Courier New"/>
          <w:i w:val="0"/>
          <w:sz w:val="18"/>
          <w:szCs w:val="18"/>
          <w:lang w:val="fr-CH" w:eastAsia="ko-KR"/>
          <w:rPrChange w:id="190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06" w:author="Evain, Jean-Pierre" w:date="2017-06-09T15:03:00Z">
            <w:rPr>
              <w:rFonts w:ascii="Courier New" w:eastAsia="Arial Unicode MS" w:hAnsi="Courier New" w:cs="Courier New"/>
              <w:i w:val="0"/>
              <w:sz w:val="18"/>
              <w:szCs w:val="18"/>
              <w:lang w:eastAsia="ko-KR"/>
            </w:rPr>
          </w:rPrChange>
        </w:rPr>
        <w:t xml:space="preserve">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ind w:firstLine="283"/>
        <w:rPr>
          <w:rFonts w:ascii="Courier New" w:eastAsia="Arial Unicode MS" w:hAnsi="Courier New" w:cs="Courier New"/>
          <w:i w:val="0"/>
          <w:sz w:val="18"/>
          <w:szCs w:val="18"/>
          <w:lang w:val="fr-CH" w:eastAsia="ko-KR"/>
          <w:rPrChange w:id="1907"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908" w:author="Evain, Jean-Pierre" w:date="2017-06-09T15:03:00Z">
            <w:rPr>
              <w:rFonts w:ascii="Courier New" w:eastAsia="Arial Unicode MS" w:hAnsi="Courier New" w:cs="Courier New"/>
              <w:i w:val="0"/>
              <w:sz w:val="18"/>
              <w:szCs w:val="18"/>
              <w:lang w:eastAsia="ko-KR"/>
            </w:rPr>
          </w:rPrChange>
        </w:rPr>
        <w:t xml:space="preserve">        </w:t>
      </w:r>
      <w:proofErr w:type="gramStart"/>
      <w:r w:rsidRPr="0037143C">
        <w:rPr>
          <w:rFonts w:ascii="Courier New" w:eastAsia="Arial Unicode MS" w:hAnsi="Courier New" w:cs="Courier New"/>
          <w:i w:val="0"/>
          <w:sz w:val="18"/>
          <w:szCs w:val="18"/>
          <w:lang w:val="fr-CH" w:eastAsia="ko-KR"/>
          <w:rPrChange w:id="1909" w:author="Evain, Jean-Pierre" w:date="2017-06-09T15:03:00Z">
            <w:rPr>
              <w:rFonts w:ascii="Courier New" w:eastAsia="Arial Unicode MS" w:hAnsi="Courier New" w:cs="Courier New"/>
              <w:i w:val="0"/>
              <w:sz w:val="18"/>
              <w:szCs w:val="18"/>
              <w:lang w:eastAsia="ko-KR"/>
            </w:rPr>
          </w:rPrChange>
        </w:rPr>
        <w:t>maxOccurs</w:t>
      </w:r>
      <w:proofErr w:type="gramEnd"/>
      <w:r w:rsidRPr="0037143C">
        <w:rPr>
          <w:rFonts w:ascii="Courier New" w:eastAsia="Arial Unicode MS" w:hAnsi="Courier New" w:cs="Courier New"/>
          <w:i w:val="0"/>
          <w:sz w:val="18"/>
          <w:szCs w:val="18"/>
          <w:lang w:val="fr-CH" w:eastAsia="ko-KR"/>
          <w:rPrChange w:id="1910" w:author="Evain, Jean-Pierre" w:date="2017-06-09T15:03:00Z">
            <w:rPr>
              <w:rFonts w:ascii="Courier New" w:eastAsia="Arial Unicode MS" w:hAnsi="Courier New" w:cs="Courier New"/>
              <w:i w:val="0"/>
              <w:sz w:val="18"/>
              <w:szCs w:val="18"/>
              <w:lang w:eastAsia="ko-KR"/>
            </w:rPr>
          </w:rPrChange>
        </w:rPr>
        <w:t>=</w:t>
      </w:r>
      <w:r w:rsidR="00452C3A" w:rsidRPr="0037143C">
        <w:rPr>
          <w:rFonts w:ascii="Courier New" w:eastAsia="Arial Unicode MS" w:hAnsi="Courier New" w:cs="Courier New"/>
          <w:i w:val="0"/>
          <w:sz w:val="18"/>
          <w:szCs w:val="18"/>
          <w:lang w:val="fr-CH" w:eastAsia="ko-KR"/>
          <w:rPrChange w:id="191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12" w:author="Evain, Jean-Pierre" w:date="2017-06-09T15:03:00Z">
            <w:rPr>
              <w:rFonts w:ascii="Courier New" w:eastAsia="Arial Unicode MS" w:hAnsi="Courier New" w:cs="Courier New"/>
              <w:i w:val="0"/>
              <w:sz w:val="18"/>
              <w:szCs w:val="18"/>
              <w:lang w:eastAsia="ko-KR"/>
            </w:rPr>
          </w:rPrChange>
        </w:rPr>
        <w:t>1</w:t>
      </w:r>
      <w:r w:rsidR="00452C3A" w:rsidRPr="0037143C">
        <w:rPr>
          <w:rFonts w:ascii="Courier New" w:eastAsia="Arial Unicode MS" w:hAnsi="Courier New" w:cs="Courier New"/>
          <w:i w:val="0"/>
          <w:sz w:val="18"/>
          <w:szCs w:val="18"/>
          <w:lang w:val="fr-CH" w:eastAsia="ko-KR"/>
          <w:rPrChange w:id="1913" w:author="Evain, Jean-Pierre" w:date="2017-06-09T15:03:00Z">
            <w:rPr>
              <w:rFonts w:ascii="Courier New" w:eastAsia="Arial Unicode MS" w:hAnsi="Courier New" w:cs="Courier New"/>
              <w:i w:val="0"/>
              <w:sz w:val="18"/>
              <w:szCs w:val="18"/>
              <w:lang w:eastAsia="ko-KR"/>
            </w:rPr>
          </w:rPrChange>
        </w:rPr>
        <w:t>"</w:t>
      </w:r>
      <w:r w:rsidR="00734243" w:rsidRPr="0037143C">
        <w:rPr>
          <w:rFonts w:ascii="Courier New" w:eastAsia="Arial Unicode MS" w:hAnsi="Courier New" w:cs="Courier New"/>
          <w:i w:val="0"/>
          <w:sz w:val="18"/>
          <w:szCs w:val="18"/>
          <w:lang w:val="fr-CH" w:eastAsia="ko-KR"/>
          <w:rPrChange w:id="1914" w:author="Evain, Jean-Pierre" w:date="2017-06-09T15:03:00Z">
            <w:rPr>
              <w:rFonts w:ascii="Courier New" w:eastAsia="Arial Unicode MS" w:hAnsi="Courier New" w:cs="Courier New"/>
              <w:i w:val="0"/>
              <w:sz w:val="18"/>
              <w:szCs w:val="18"/>
              <w:lang w:eastAsia="ko-KR"/>
            </w:rPr>
          </w:rPrChange>
        </w:rPr>
        <w:t>/&gt;</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915"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916" w:author="Evain, Jean-Pierre" w:date="2017-06-09T15:03:00Z">
            <w:rPr>
              <w:rFonts w:ascii="Courier New" w:eastAsia="Arial Unicode MS" w:hAnsi="Courier New" w:cs="Courier New"/>
              <w:i w:val="0"/>
              <w:sz w:val="18"/>
              <w:szCs w:val="18"/>
              <w:lang w:eastAsia="ko-KR"/>
            </w:rPr>
          </w:rPrChange>
        </w:rPr>
        <w:t xml:space="preserve">          &lt;element name=</w:t>
      </w:r>
      <w:r w:rsidR="00452C3A" w:rsidRPr="0037143C">
        <w:rPr>
          <w:rFonts w:ascii="Courier New" w:eastAsia="Arial Unicode MS" w:hAnsi="Courier New" w:cs="Courier New"/>
          <w:i w:val="0"/>
          <w:sz w:val="18"/>
          <w:szCs w:val="18"/>
          <w:lang w:val="fr-CH" w:eastAsia="ko-KR"/>
          <w:rPrChange w:id="191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18" w:author="Evain, Jean-Pierre" w:date="2017-06-09T15:03:00Z">
            <w:rPr>
              <w:rFonts w:ascii="Courier New" w:eastAsia="Arial Unicode MS" w:hAnsi="Courier New" w:cs="Courier New"/>
              <w:i w:val="0"/>
              <w:sz w:val="18"/>
              <w:szCs w:val="18"/>
              <w:lang w:eastAsia="ko-KR"/>
            </w:rPr>
          </w:rPrChange>
        </w:rPr>
        <w:t>ExpiryTime</w:t>
      </w:r>
      <w:r w:rsidR="00452C3A" w:rsidRPr="0037143C">
        <w:rPr>
          <w:rFonts w:ascii="Courier New" w:eastAsia="Arial Unicode MS" w:hAnsi="Courier New" w:cs="Courier New"/>
          <w:i w:val="0"/>
          <w:sz w:val="18"/>
          <w:szCs w:val="18"/>
          <w:lang w:val="fr-CH" w:eastAsia="ko-KR"/>
          <w:rPrChange w:id="191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20"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92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22" w:author="Evain, Jean-Pierre" w:date="2017-06-09T15:03:00Z">
            <w:rPr>
              <w:rFonts w:ascii="Courier New" w:eastAsia="Arial Unicode MS" w:hAnsi="Courier New" w:cs="Courier New"/>
              <w:i w:val="0"/>
              <w:sz w:val="18"/>
              <w:szCs w:val="18"/>
              <w:lang w:eastAsia="ko-KR"/>
            </w:rPr>
          </w:rPrChange>
        </w:rPr>
        <w:t>dateTime</w:t>
      </w:r>
      <w:r w:rsidR="00452C3A" w:rsidRPr="0037143C">
        <w:rPr>
          <w:rFonts w:ascii="Courier New" w:eastAsia="Arial Unicode MS" w:hAnsi="Courier New" w:cs="Courier New"/>
          <w:i w:val="0"/>
          <w:sz w:val="18"/>
          <w:szCs w:val="18"/>
          <w:lang w:val="fr-CH" w:eastAsia="ko-KR"/>
          <w:rPrChange w:id="192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24" w:author="Evain, Jean-Pierre" w:date="2017-06-09T15:03:00Z">
            <w:rPr>
              <w:rFonts w:ascii="Courier New" w:eastAsia="Arial Unicode MS" w:hAnsi="Courier New" w:cs="Courier New"/>
              <w:i w:val="0"/>
              <w:sz w:val="18"/>
              <w:szCs w:val="18"/>
              <w:lang w:eastAsia="ko-KR"/>
            </w:rPr>
          </w:rPrChange>
        </w:rPr>
        <w:t xml:space="preserve"> minOccurs=</w:t>
      </w:r>
      <w:r w:rsidR="00452C3A" w:rsidRPr="0037143C">
        <w:rPr>
          <w:rFonts w:ascii="Courier New" w:eastAsia="Arial Unicode MS" w:hAnsi="Courier New" w:cs="Courier New"/>
          <w:i w:val="0"/>
          <w:sz w:val="18"/>
          <w:szCs w:val="18"/>
          <w:lang w:val="fr-CH" w:eastAsia="ko-KR"/>
          <w:rPrChange w:id="192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26" w:author="Evain, Jean-Pierre" w:date="2017-06-09T15:03:00Z">
            <w:rPr>
              <w:rFonts w:ascii="Courier New" w:eastAsia="Arial Unicode MS" w:hAnsi="Courier New" w:cs="Courier New"/>
              <w:i w:val="0"/>
              <w:sz w:val="18"/>
              <w:szCs w:val="18"/>
              <w:lang w:eastAsia="ko-KR"/>
            </w:rPr>
          </w:rPrChange>
        </w:rPr>
        <w:t>0</w:t>
      </w:r>
      <w:r w:rsidR="00452C3A" w:rsidRPr="0037143C">
        <w:rPr>
          <w:rFonts w:ascii="Courier New" w:eastAsia="Arial Unicode MS" w:hAnsi="Courier New" w:cs="Courier New"/>
          <w:i w:val="0"/>
          <w:sz w:val="18"/>
          <w:szCs w:val="18"/>
          <w:lang w:val="fr-CH" w:eastAsia="ko-KR"/>
          <w:rPrChange w:id="192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28" w:author="Evain, Jean-Pierre" w:date="2017-06-09T15:03:00Z">
            <w:rPr>
              <w:rFonts w:ascii="Courier New" w:eastAsia="Arial Unicode MS" w:hAnsi="Courier New" w:cs="Courier New"/>
              <w:i w:val="0"/>
              <w:sz w:val="18"/>
              <w:szCs w:val="18"/>
              <w:lang w:eastAsia="ko-KR"/>
            </w:rPr>
          </w:rPrChange>
        </w:rPr>
        <w:t xml:space="preserve"> maxOccurs=</w:t>
      </w:r>
      <w:r w:rsidR="00452C3A" w:rsidRPr="0037143C">
        <w:rPr>
          <w:rFonts w:ascii="Courier New" w:eastAsia="Arial Unicode MS" w:hAnsi="Courier New" w:cs="Courier New"/>
          <w:i w:val="0"/>
          <w:sz w:val="18"/>
          <w:szCs w:val="18"/>
          <w:lang w:val="fr-CH" w:eastAsia="ko-KR"/>
          <w:rPrChange w:id="192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30" w:author="Evain, Jean-Pierre" w:date="2017-06-09T15:03:00Z">
            <w:rPr>
              <w:rFonts w:ascii="Courier New" w:eastAsia="Arial Unicode MS" w:hAnsi="Courier New" w:cs="Courier New"/>
              <w:i w:val="0"/>
              <w:sz w:val="18"/>
              <w:szCs w:val="18"/>
              <w:lang w:eastAsia="ko-KR"/>
            </w:rPr>
          </w:rPrChange>
        </w:rPr>
        <w:t>1</w:t>
      </w:r>
      <w:r w:rsidR="00452C3A" w:rsidRPr="0037143C">
        <w:rPr>
          <w:rFonts w:ascii="Courier New" w:eastAsia="Arial Unicode MS" w:hAnsi="Courier New" w:cs="Courier New"/>
          <w:i w:val="0"/>
          <w:sz w:val="18"/>
          <w:szCs w:val="18"/>
          <w:lang w:val="fr-CH" w:eastAsia="ko-KR"/>
          <w:rPrChange w:id="193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32" w:author="Evain, Jean-Pierre" w:date="2017-06-09T15:03:00Z">
            <w:rPr>
              <w:rFonts w:ascii="Courier New" w:eastAsia="Arial Unicode MS" w:hAnsi="Courier New" w:cs="Courier New"/>
              <w:i w:val="0"/>
              <w:sz w:val="18"/>
              <w:szCs w:val="18"/>
              <w:lang w:eastAsia="ko-KR"/>
            </w:rPr>
          </w:rPrChange>
        </w:rPr>
        <w:t xml:space="preserve">/&gt; </w:t>
      </w:r>
    </w:p>
    <w:p w:rsidR="00F2218F" w:rsidRPr="0037143C" w:rsidRDefault="00F2218F"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933" w:author="Evain, Jean-Pierre" w:date="2017-06-09T15:03:00Z">
            <w:rPr>
              <w:rFonts w:ascii="Courier New" w:eastAsia="Arial Unicode MS" w:hAnsi="Courier New" w:cs="Courier New"/>
              <w:i w:val="0"/>
              <w:sz w:val="18"/>
              <w:szCs w:val="18"/>
              <w:lang w:eastAsia="ko-KR"/>
            </w:rPr>
          </w:rPrChange>
        </w:rPr>
      </w:pPr>
      <w:r w:rsidRPr="0037143C">
        <w:rPr>
          <w:rFonts w:ascii="Courier New" w:hAnsi="Courier New" w:cs="Courier New"/>
          <w:i w:val="0"/>
          <w:sz w:val="18"/>
          <w:szCs w:val="18"/>
          <w:lang w:val="fr-CH" w:eastAsia="ja-JP"/>
          <w:rPrChange w:id="1934" w:author="Evain, Jean-Pierre" w:date="2017-06-09T15:03:00Z">
            <w:rPr>
              <w:rFonts w:ascii="Courier New" w:hAnsi="Courier New" w:cs="Courier New"/>
              <w:i w:val="0"/>
              <w:sz w:val="18"/>
              <w:szCs w:val="18"/>
              <w:lang w:eastAsia="ja-JP"/>
            </w:rPr>
          </w:rPrChange>
        </w:rPr>
        <w:t xml:space="preserve"> </w:t>
      </w:r>
      <w:r w:rsidRPr="0037143C">
        <w:rPr>
          <w:rFonts w:ascii="Courier New" w:hAnsi="Courier New" w:cs="Courier New"/>
          <w:i w:val="0"/>
          <w:sz w:val="18"/>
          <w:szCs w:val="18"/>
          <w:lang w:val="fr-CH" w:eastAsia="ja-JP"/>
          <w:rPrChange w:id="1935" w:author="Evain, Jean-Pierre" w:date="2017-06-09T15:03:00Z">
            <w:rPr>
              <w:rFonts w:ascii="Courier New" w:hAnsi="Courier New" w:cs="Courier New"/>
              <w:i w:val="0"/>
              <w:sz w:val="18"/>
              <w:szCs w:val="18"/>
              <w:lang w:eastAsia="ja-JP"/>
            </w:rPr>
          </w:rPrChange>
        </w:rPr>
        <w:tab/>
      </w:r>
      <w:r w:rsidRPr="0037143C">
        <w:rPr>
          <w:rFonts w:ascii="Courier New" w:hAnsi="Courier New" w:cs="Courier New"/>
          <w:i w:val="0"/>
          <w:sz w:val="18"/>
          <w:szCs w:val="18"/>
          <w:lang w:val="fr-CH" w:eastAsia="ja-JP"/>
          <w:rPrChange w:id="1936" w:author="Evain, Jean-Pierre" w:date="2017-06-09T15:03:00Z">
            <w:rPr>
              <w:rFonts w:ascii="Courier New" w:hAnsi="Courier New" w:cs="Courier New"/>
              <w:i w:val="0"/>
              <w:sz w:val="18"/>
              <w:szCs w:val="18"/>
              <w:lang w:eastAsia="ja-JP"/>
            </w:rPr>
          </w:rPrChange>
        </w:rPr>
        <w:tab/>
      </w:r>
      <w:r w:rsidRPr="0037143C">
        <w:rPr>
          <w:rFonts w:ascii="Courier New" w:hAnsi="Courier New" w:cs="Courier New"/>
          <w:i w:val="0"/>
          <w:sz w:val="18"/>
          <w:szCs w:val="18"/>
          <w:lang w:val="fr-CH" w:eastAsia="ja-JP"/>
          <w:rPrChange w:id="1937" w:author="Evain, Jean-Pierre" w:date="2017-06-09T15:03:00Z">
            <w:rPr>
              <w:rFonts w:ascii="Courier New" w:hAnsi="Courier New" w:cs="Courier New"/>
              <w:i w:val="0"/>
              <w:sz w:val="18"/>
              <w:szCs w:val="18"/>
              <w:lang w:eastAsia="ja-JP"/>
            </w:rPr>
          </w:rPrChange>
        </w:rPr>
        <w:tab/>
        <w:t xml:space="preserve">  &lt;element name=</w:t>
      </w:r>
      <w:r w:rsidR="00452C3A" w:rsidRPr="0037143C">
        <w:rPr>
          <w:rFonts w:ascii="Courier New" w:hAnsi="Courier New" w:cs="Courier New"/>
          <w:i w:val="0"/>
          <w:sz w:val="18"/>
          <w:szCs w:val="18"/>
          <w:lang w:val="fr-CH" w:eastAsia="ja-JP"/>
          <w:rPrChange w:id="1938"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39" w:author="Evain, Jean-Pierre" w:date="2017-06-09T15:03:00Z">
            <w:rPr>
              <w:rFonts w:ascii="Courier New" w:hAnsi="Courier New" w:cs="Courier New"/>
              <w:i w:val="0"/>
              <w:sz w:val="18"/>
              <w:szCs w:val="18"/>
              <w:lang w:eastAsia="ja-JP"/>
            </w:rPr>
          </w:rPrChange>
        </w:rPr>
        <w:t>ActivationTime</w:t>
      </w:r>
      <w:r w:rsidR="00452C3A" w:rsidRPr="0037143C">
        <w:rPr>
          <w:rFonts w:ascii="Courier New" w:hAnsi="Courier New" w:cs="Courier New"/>
          <w:i w:val="0"/>
          <w:sz w:val="18"/>
          <w:szCs w:val="18"/>
          <w:lang w:val="fr-CH" w:eastAsia="ja-JP"/>
          <w:rPrChange w:id="1940"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41" w:author="Evain, Jean-Pierre" w:date="2017-06-09T15:03:00Z">
            <w:rPr>
              <w:rFonts w:ascii="Courier New" w:hAnsi="Courier New" w:cs="Courier New"/>
              <w:i w:val="0"/>
              <w:sz w:val="18"/>
              <w:szCs w:val="18"/>
              <w:lang w:eastAsia="ja-JP"/>
            </w:rPr>
          </w:rPrChange>
        </w:rPr>
        <w:t xml:space="preserve"> type=</w:t>
      </w:r>
      <w:r w:rsidR="00452C3A" w:rsidRPr="0037143C">
        <w:rPr>
          <w:rFonts w:ascii="Courier New" w:hAnsi="Courier New" w:cs="Courier New"/>
          <w:i w:val="0"/>
          <w:sz w:val="18"/>
          <w:szCs w:val="18"/>
          <w:lang w:val="fr-CH" w:eastAsia="ja-JP"/>
          <w:rPrChange w:id="1942"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43" w:author="Evain, Jean-Pierre" w:date="2017-06-09T15:03:00Z">
            <w:rPr>
              <w:rFonts w:ascii="Courier New" w:hAnsi="Courier New" w:cs="Courier New"/>
              <w:i w:val="0"/>
              <w:sz w:val="18"/>
              <w:szCs w:val="18"/>
              <w:lang w:eastAsia="ja-JP"/>
            </w:rPr>
          </w:rPrChange>
        </w:rPr>
        <w:t>dateTime</w:t>
      </w:r>
      <w:r w:rsidR="00452C3A" w:rsidRPr="0037143C">
        <w:rPr>
          <w:rFonts w:ascii="Courier New" w:hAnsi="Courier New" w:cs="Courier New"/>
          <w:i w:val="0"/>
          <w:sz w:val="18"/>
          <w:szCs w:val="18"/>
          <w:lang w:val="fr-CH" w:eastAsia="ja-JP"/>
          <w:rPrChange w:id="1944"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45" w:author="Evain, Jean-Pierre" w:date="2017-06-09T15:03:00Z">
            <w:rPr>
              <w:rFonts w:ascii="Courier New" w:hAnsi="Courier New" w:cs="Courier New"/>
              <w:i w:val="0"/>
              <w:sz w:val="18"/>
              <w:szCs w:val="18"/>
              <w:lang w:eastAsia="ja-JP"/>
            </w:rPr>
          </w:rPrChange>
        </w:rPr>
        <w:t xml:space="preserve"> minOccurs=</w:t>
      </w:r>
      <w:r w:rsidR="00452C3A" w:rsidRPr="0037143C">
        <w:rPr>
          <w:rFonts w:ascii="Courier New" w:hAnsi="Courier New" w:cs="Courier New"/>
          <w:i w:val="0"/>
          <w:sz w:val="18"/>
          <w:szCs w:val="18"/>
          <w:lang w:val="fr-CH" w:eastAsia="ja-JP"/>
          <w:rPrChange w:id="1946"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47" w:author="Evain, Jean-Pierre" w:date="2017-06-09T15:03:00Z">
            <w:rPr>
              <w:rFonts w:ascii="Courier New" w:hAnsi="Courier New" w:cs="Courier New"/>
              <w:i w:val="0"/>
              <w:sz w:val="18"/>
              <w:szCs w:val="18"/>
              <w:lang w:eastAsia="ja-JP"/>
            </w:rPr>
          </w:rPrChange>
        </w:rPr>
        <w:t>0</w:t>
      </w:r>
      <w:r w:rsidR="00452C3A" w:rsidRPr="0037143C">
        <w:rPr>
          <w:rFonts w:ascii="Courier New" w:hAnsi="Courier New" w:cs="Courier New"/>
          <w:i w:val="0"/>
          <w:sz w:val="18"/>
          <w:szCs w:val="18"/>
          <w:lang w:val="fr-CH" w:eastAsia="ja-JP"/>
          <w:rPrChange w:id="1948"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49" w:author="Evain, Jean-Pierre" w:date="2017-06-09T15:03:00Z">
            <w:rPr>
              <w:rFonts w:ascii="Courier New" w:hAnsi="Courier New" w:cs="Courier New"/>
              <w:i w:val="0"/>
              <w:sz w:val="18"/>
              <w:szCs w:val="18"/>
              <w:lang w:eastAsia="ja-JP"/>
            </w:rPr>
          </w:rPrChange>
        </w:rPr>
        <w:t xml:space="preserve"> maxOccurs=</w:t>
      </w:r>
      <w:r w:rsidR="00452C3A" w:rsidRPr="0037143C">
        <w:rPr>
          <w:rFonts w:ascii="Courier New" w:hAnsi="Courier New" w:cs="Courier New"/>
          <w:i w:val="0"/>
          <w:sz w:val="18"/>
          <w:szCs w:val="18"/>
          <w:lang w:val="fr-CH" w:eastAsia="ja-JP"/>
          <w:rPrChange w:id="1950"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51" w:author="Evain, Jean-Pierre" w:date="2017-06-09T15:03:00Z">
            <w:rPr>
              <w:rFonts w:ascii="Courier New" w:hAnsi="Courier New" w:cs="Courier New"/>
              <w:i w:val="0"/>
              <w:sz w:val="18"/>
              <w:szCs w:val="18"/>
              <w:lang w:eastAsia="ja-JP"/>
            </w:rPr>
          </w:rPrChange>
        </w:rPr>
        <w:t>1</w:t>
      </w:r>
      <w:r w:rsidR="00452C3A" w:rsidRPr="0037143C">
        <w:rPr>
          <w:rFonts w:ascii="Courier New" w:hAnsi="Courier New" w:cs="Courier New"/>
          <w:i w:val="0"/>
          <w:sz w:val="18"/>
          <w:szCs w:val="18"/>
          <w:lang w:val="fr-CH" w:eastAsia="ja-JP"/>
          <w:rPrChange w:id="1952" w:author="Evain, Jean-Pierre" w:date="2017-06-09T15:03:00Z">
            <w:rPr>
              <w:rFonts w:ascii="Courier New" w:hAnsi="Courier New" w:cs="Courier New"/>
              <w:i w:val="0"/>
              <w:sz w:val="18"/>
              <w:szCs w:val="18"/>
              <w:lang w:eastAsia="ja-JP"/>
            </w:rPr>
          </w:rPrChange>
        </w:rPr>
        <w:t>"</w:t>
      </w:r>
      <w:r w:rsidRPr="0037143C">
        <w:rPr>
          <w:rFonts w:ascii="Courier New" w:hAnsi="Courier New" w:cs="Courier New"/>
          <w:i w:val="0"/>
          <w:sz w:val="18"/>
          <w:szCs w:val="18"/>
          <w:lang w:val="fr-CH" w:eastAsia="ja-JP"/>
          <w:rPrChange w:id="1953" w:author="Evain, Jean-Pierre" w:date="2017-06-09T15:03:00Z">
            <w:rPr>
              <w:rFonts w:ascii="Courier New" w:hAnsi="Courier New" w:cs="Courier New"/>
              <w:i w:val="0"/>
              <w:sz w:val="18"/>
              <w:szCs w:val="18"/>
              <w:lang w:eastAsia="ja-JP"/>
            </w:rPr>
          </w:rPrChange>
        </w:rPr>
        <w:t>/&gt;</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954"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955" w:author="Evain, Jean-Pierre" w:date="2017-06-09T15:03:00Z">
            <w:rPr>
              <w:rFonts w:ascii="Courier New" w:eastAsia="Arial Unicode MS" w:hAnsi="Courier New" w:cs="Courier New"/>
              <w:i w:val="0"/>
              <w:sz w:val="18"/>
              <w:szCs w:val="18"/>
              <w:lang w:eastAsia="ko-KR"/>
            </w:rPr>
          </w:rPrChange>
        </w:rPr>
        <w:t xml:space="preserve">        &lt;/</w:t>
      </w:r>
      <w:proofErr w:type="gramStart"/>
      <w:r w:rsidRPr="0037143C">
        <w:rPr>
          <w:rFonts w:ascii="Courier New" w:eastAsia="Arial Unicode MS" w:hAnsi="Courier New" w:cs="Courier New"/>
          <w:i w:val="0"/>
          <w:sz w:val="18"/>
          <w:szCs w:val="18"/>
          <w:lang w:val="fr-CH" w:eastAsia="ko-KR"/>
          <w:rPrChange w:id="1956" w:author="Evain, Jean-Pierre" w:date="2017-06-09T15:03:00Z">
            <w:rPr>
              <w:rFonts w:ascii="Courier New" w:eastAsia="Arial Unicode MS" w:hAnsi="Courier New" w:cs="Courier New"/>
              <w:i w:val="0"/>
              <w:sz w:val="18"/>
              <w:szCs w:val="18"/>
              <w:lang w:eastAsia="ko-KR"/>
            </w:rPr>
          </w:rPrChange>
        </w:rPr>
        <w:t>sequence</w:t>
      </w:r>
      <w:proofErr w:type="gramEnd"/>
      <w:r w:rsidRPr="0037143C">
        <w:rPr>
          <w:rFonts w:ascii="Courier New" w:eastAsia="Arial Unicode MS" w:hAnsi="Courier New" w:cs="Courier New"/>
          <w:i w:val="0"/>
          <w:sz w:val="18"/>
          <w:szCs w:val="18"/>
          <w:lang w:val="fr-CH" w:eastAsia="ko-KR"/>
          <w:rPrChange w:id="1957"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592E29"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958" w:author="Evain, Jean-Pierre" w:date="2017-06-09T15:03:00Z">
            <w:rPr>
              <w:rFonts w:ascii="Courier New" w:eastAsia="Arial Unicode MS" w:hAnsi="Courier New" w:cs="Courier New"/>
              <w:i w:val="0"/>
              <w:sz w:val="18"/>
              <w:szCs w:val="18"/>
              <w:lang w:eastAsia="ko-KR"/>
            </w:rPr>
          </w:rPrChange>
        </w:rPr>
      </w:pPr>
      <w:r w:rsidRPr="0037143C">
        <w:rPr>
          <w:rStyle w:val="HTMLTypewriter"/>
          <w:sz w:val="18"/>
          <w:szCs w:val="18"/>
          <w:lang w:val="fr-CH"/>
          <w:rPrChange w:id="1959" w:author="Evain, Jean-Pierre" w:date="2017-06-09T15:03:00Z">
            <w:rPr>
              <w:rStyle w:val="HTMLTypewriter"/>
              <w:sz w:val="18"/>
              <w:szCs w:val="18"/>
            </w:rPr>
          </w:rPrChange>
        </w:rPr>
        <w:t xml:space="preserve">        </w:t>
      </w:r>
      <w:r w:rsidR="00BD6125" w:rsidRPr="0037143C">
        <w:rPr>
          <w:rFonts w:ascii="Courier New" w:eastAsia="Arial Unicode MS" w:hAnsi="Courier New" w:cs="Courier New"/>
          <w:i w:val="0"/>
          <w:sz w:val="18"/>
          <w:szCs w:val="18"/>
          <w:lang w:val="fr-CH" w:eastAsia="ko-KR"/>
          <w:rPrChange w:id="1960" w:author="Evain, Jean-Pierre" w:date="2017-06-09T15:03:00Z">
            <w:rPr>
              <w:rFonts w:ascii="Courier New" w:eastAsia="Arial Unicode MS" w:hAnsi="Courier New" w:cs="Courier New"/>
              <w:i w:val="0"/>
              <w:sz w:val="18"/>
              <w:szCs w:val="18"/>
              <w:lang w:eastAsia="ko-KR"/>
            </w:rPr>
          </w:rPrChange>
        </w:rPr>
        <w:t>&lt;attributeGroup ref=</w:t>
      </w:r>
      <w:r w:rsidR="00452C3A" w:rsidRPr="0037143C">
        <w:rPr>
          <w:rFonts w:ascii="Courier New" w:eastAsia="Arial Unicode MS" w:hAnsi="Courier New" w:cs="Courier New"/>
          <w:i w:val="0"/>
          <w:sz w:val="18"/>
          <w:szCs w:val="18"/>
          <w:lang w:val="fr-CH" w:eastAsia="ko-KR"/>
          <w:rPrChange w:id="1961" w:author="Evain, Jean-Pierre" w:date="2017-06-09T15:03:00Z">
            <w:rPr>
              <w:rFonts w:ascii="Courier New" w:eastAsia="Arial Unicode MS" w:hAnsi="Courier New" w:cs="Courier New"/>
              <w:i w:val="0"/>
              <w:sz w:val="18"/>
              <w:szCs w:val="18"/>
              <w:lang w:eastAsia="ko-KR"/>
            </w:rPr>
          </w:rPrChange>
        </w:rPr>
        <w:t>"</w:t>
      </w:r>
      <w:r w:rsidR="00BD6125" w:rsidRPr="0037143C">
        <w:rPr>
          <w:rFonts w:ascii="Courier New" w:eastAsia="Arial Unicode MS" w:hAnsi="Courier New" w:cs="Courier New"/>
          <w:i w:val="0"/>
          <w:sz w:val="18"/>
          <w:szCs w:val="18"/>
          <w:lang w:val="fr-CH" w:eastAsia="ko-KR"/>
          <w:rPrChange w:id="1962" w:author="Evain, Jean-Pierre" w:date="2017-06-09T15:03:00Z">
            <w:rPr>
              <w:rFonts w:ascii="Courier New" w:eastAsia="Arial Unicode MS" w:hAnsi="Courier New" w:cs="Courier New"/>
              <w:i w:val="0"/>
              <w:sz w:val="18"/>
              <w:szCs w:val="18"/>
              <w:lang w:eastAsia="ko-KR"/>
            </w:rPr>
          </w:rPrChange>
        </w:rPr>
        <w:t>tva:fragmentIdentification</w:t>
      </w:r>
      <w:r w:rsidR="00452C3A" w:rsidRPr="0037143C">
        <w:rPr>
          <w:rFonts w:ascii="Courier New" w:eastAsia="Arial Unicode MS" w:hAnsi="Courier New" w:cs="Courier New"/>
          <w:i w:val="0"/>
          <w:sz w:val="18"/>
          <w:szCs w:val="18"/>
          <w:lang w:val="fr-CH" w:eastAsia="ko-KR"/>
          <w:rPrChange w:id="1963" w:author="Evain, Jean-Pierre" w:date="2017-06-09T15:03:00Z">
            <w:rPr>
              <w:rFonts w:ascii="Courier New" w:eastAsia="Arial Unicode MS" w:hAnsi="Courier New" w:cs="Courier New"/>
              <w:i w:val="0"/>
              <w:sz w:val="18"/>
              <w:szCs w:val="18"/>
              <w:lang w:eastAsia="ko-KR"/>
            </w:rPr>
          </w:rPrChange>
        </w:rPr>
        <w:t>"</w:t>
      </w:r>
      <w:r w:rsidR="00BD6125" w:rsidRPr="0037143C">
        <w:rPr>
          <w:rFonts w:ascii="Courier New" w:eastAsia="Arial Unicode MS" w:hAnsi="Courier New" w:cs="Courier New"/>
          <w:i w:val="0"/>
          <w:sz w:val="18"/>
          <w:szCs w:val="18"/>
          <w:lang w:val="fr-CH" w:eastAsia="ko-KR"/>
          <w:rPrChange w:id="1964" w:author="Evain, Jean-Pierre" w:date="2017-06-09T15:03:00Z">
            <w:rPr>
              <w:rFonts w:ascii="Courier New" w:eastAsia="Arial Unicode MS" w:hAnsi="Courier New" w:cs="Courier New"/>
              <w:i w:val="0"/>
              <w:sz w:val="18"/>
              <w:szCs w:val="18"/>
              <w:lang w:eastAsia="ko-KR"/>
            </w:rPr>
          </w:rPrChange>
        </w:rPr>
        <w:t xml:space="preserve">/&gt; </w:t>
      </w:r>
    </w:p>
    <w:p w:rsidR="00BD6125" w:rsidRPr="0037143C"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val="fr-CH" w:eastAsia="ko-KR"/>
          <w:rPrChange w:id="1965" w:author="Evain, Jean-Pierre" w:date="2017-06-09T15:03:00Z">
            <w:rPr>
              <w:rFonts w:ascii="Courier New" w:eastAsia="Arial Unicode MS" w:hAnsi="Courier New" w:cs="Courier New"/>
              <w:i w:val="0"/>
              <w:sz w:val="18"/>
              <w:szCs w:val="18"/>
              <w:lang w:eastAsia="ko-KR"/>
            </w:rPr>
          </w:rPrChange>
        </w:rPr>
      </w:pPr>
      <w:r w:rsidRPr="0037143C">
        <w:rPr>
          <w:rFonts w:ascii="Courier New" w:eastAsia="Arial Unicode MS" w:hAnsi="Courier New" w:cs="Courier New"/>
          <w:i w:val="0"/>
          <w:sz w:val="18"/>
          <w:szCs w:val="18"/>
          <w:lang w:val="fr-CH" w:eastAsia="ko-KR"/>
          <w:rPrChange w:id="1966" w:author="Evain, Jean-Pierre" w:date="2017-06-09T15:03:00Z">
            <w:rPr>
              <w:rFonts w:ascii="Courier New" w:eastAsia="Arial Unicode MS" w:hAnsi="Courier New" w:cs="Courier New"/>
              <w:i w:val="0"/>
              <w:sz w:val="18"/>
              <w:szCs w:val="18"/>
              <w:lang w:eastAsia="ko-KR"/>
            </w:rPr>
          </w:rPrChange>
        </w:rPr>
        <w:t xml:space="preserve">        &lt;attribute name=</w:t>
      </w:r>
      <w:r w:rsidR="00452C3A" w:rsidRPr="0037143C">
        <w:rPr>
          <w:rFonts w:ascii="Courier New" w:eastAsia="Arial Unicode MS" w:hAnsi="Courier New" w:cs="Courier New"/>
          <w:i w:val="0"/>
          <w:sz w:val="18"/>
          <w:szCs w:val="18"/>
          <w:lang w:val="fr-CH" w:eastAsia="ko-KR"/>
          <w:rPrChange w:id="196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68" w:author="Evain, Jean-Pierre" w:date="2017-06-09T15:03:00Z">
            <w:rPr>
              <w:rFonts w:ascii="Courier New" w:eastAsia="Arial Unicode MS" w:hAnsi="Courier New" w:cs="Courier New"/>
              <w:i w:val="0"/>
              <w:sz w:val="18"/>
              <w:szCs w:val="18"/>
              <w:lang w:eastAsia="ko-KR"/>
            </w:rPr>
          </w:rPrChange>
        </w:rPr>
        <w:t>metadataOriginIDRef</w:t>
      </w:r>
      <w:r w:rsidR="00452C3A" w:rsidRPr="0037143C">
        <w:rPr>
          <w:rFonts w:ascii="Courier New" w:eastAsia="Arial Unicode MS" w:hAnsi="Courier New" w:cs="Courier New"/>
          <w:i w:val="0"/>
          <w:sz w:val="18"/>
          <w:szCs w:val="18"/>
          <w:lang w:val="fr-CH" w:eastAsia="ko-KR"/>
          <w:rPrChange w:id="1969"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70" w:author="Evain, Jean-Pierre" w:date="2017-06-09T15:03:00Z">
            <w:rPr>
              <w:rFonts w:ascii="Courier New" w:eastAsia="Arial Unicode MS" w:hAnsi="Courier New" w:cs="Courier New"/>
              <w:i w:val="0"/>
              <w:sz w:val="18"/>
              <w:szCs w:val="18"/>
              <w:lang w:eastAsia="ko-KR"/>
            </w:rPr>
          </w:rPrChange>
        </w:rPr>
        <w:t xml:space="preserve"> type=</w:t>
      </w:r>
      <w:r w:rsidR="00452C3A" w:rsidRPr="0037143C">
        <w:rPr>
          <w:rFonts w:ascii="Courier New" w:eastAsia="Arial Unicode MS" w:hAnsi="Courier New" w:cs="Courier New"/>
          <w:i w:val="0"/>
          <w:sz w:val="18"/>
          <w:szCs w:val="18"/>
          <w:lang w:val="fr-CH" w:eastAsia="ko-KR"/>
          <w:rPrChange w:id="1971"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72" w:author="Evain, Jean-Pierre" w:date="2017-06-09T15:03:00Z">
            <w:rPr>
              <w:rFonts w:ascii="Courier New" w:eastAsia="Arial Unicode MS" w:hAnsi="Courier New" w:cs="Courier New"/>
              <w:i w:val="0"/>
              <w:sz w:val="18"/>
              <w:szCs w:val="18"/>
              <w:lang w:eastAsia="ko-KR"/>
            </w:rPr>
          </w:rPrChange>
        </w:rPr>
        <w:t>tva:TVAIDRefType</w:t>
      </w:r>
      <w:r w:rsidR="00452C3A" w:rsidRPr="0037143C">
        <w:rPr>
          <w:rFonts w:ascii="Courier New" w:eastAsia="Arial Unicode MS" w:hAnsi="Courier New" w:cs="Courier New"/>
          <w:i w:val="0"/>
          <w:sz w:val="18"/>
          <w:szCs w:val="18"/>
          <w:lang w:val="fr-CH" w:eastAsia="ko-KR"/>
          <w:rPrChange w:id="1973"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74" w:author="Evain, Jean-Pierre" w:date="2017-06-09T15:03:00Z">
            <w:rPr>
              <w:rFonts w:ascii="Courier New" w:eastAsia="Arial Unicode MS" w:hAnsi="Courier New" w:cs="Courier New"/>
              <w:i w:val="0"/>
              <w:sz w:val="18"/>
              <w:szCs w:val="18"/>
              <w:lang w:eastAsia="ko-KR"/>
            </w:rPr>
          </w:rPrChange>
        </w:rPr>
        <w:t xml:space="preserve"> use=</w:t>
      </w:r>
      <w:r w:rsidR="00452C3A" w:rsidRPr="0037143C">
        <w:rPr>
          <w:rFonts w:ascii="Courier New" w:eastAsia="Arial Unicode MS" w:hAnsi="Courier New" w:cs="Courier New"/>
          <w:i w:val="0"/>
          <w:sz w:val="18"/>
          <w:szCs w:val="18"/>
          <w:lang w:val="fr-CH" w:eastAsia="ko-KR"/>
          <w:rPrChange w:id="1975"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76" w:author="Evain, Jean-Pierre" w:date="2017-06-09T15:03:00Z">
            <w:rPr>
              <w:rFonts w:ascii="Courier New" w:eastAsia="Arial Unicode MS" w:hAnsi="Courier New" w:cs="Courier New"/>
              <w:i w:val="0"/>
              <w:sz w:val="18"/>
              <w:szCs w:val="18"/>
              <w:lang w:eastAsia="ko-KR"/>
            </w:rPr>
          </w:rPrChange>
        </w:rPr>
        <w:t>optional</w:t>
      </w:r>
      <w:r w:rsidR="00452C3A" w:rsidRPr="0037143C">
        <w:rPr>
          <w:rFonts w:ascii="Courier New" w:eastAsia="Arial Unicode MS" w:hAnsi="Courier New" w:cs="Courier New"/>
          <w:i w:val="0"/>
          <w:sz w:val="18"/>
          <w:szCs w:val="18"/>
          <w:lang w:val="fr-CH" w:eastAsia="ko-KR"/>
          <w:rPrChange w:id="1977" w:author="Evain, Jean-Pierre" w:date="2017-06-09T15:03:00Z">
            <w:rPr>
              <w:rFonts w:ascii="Courier New" w:eastAsia="Arial Unicode MS" w:hAnsi="Courier New" w:cs="Courier New"/>
              <w:i w:val="0"/>
              <w:sz w:val="18"/>
              <w:szCs w:val="18"/>
              <w:lang w:eastAsia="ko-KR"/>
            </w:rPr>
          </w:rPrChange>
        </w:rPr>
        <w:t>"</w:t>
      </w:r>
      <w:r w:rsidRPr="0037143C">
        <w:rPr>
          <w:rFonts w:ascii="Courier New" w:eastAsia="Arial Unicode MS" w:hAnsi="Courier New" w:cs="Courier New"/>
          <w:i w:val="0"/>
          <w:sz w:val="18"/>
          <w:szCs w:val="18"/>
          <w:lang w:val="fr-CH" w:eastAsia="ko-KR"/>
          <w:rPrChange w:id="1978" w:author="Evain, Jean-Pierre" w:date="2017-06-09T15:03:00Z">
            <w:rPr>
              <w:rFonts w:ascii="Courier New" w:eastAsia="Arial Unicode MS" w:hAnsi="Courier New" w:cs="Courier New"/>
              <w:i w:val="0"/>
              <w:sz w:val="18"/>
              <w:szCs w:val="18"/>
              <w:lang w:eastAsia="ko-KR"/>
            </w:rPr>
          </w:rPrChange>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37143C">
        <w:rPr>
          <w:rFonts w:ascii="Courier New" w:eastAsia="Arial Unicode MS" w:hAnsi="Courier New" w:cs="Courier New"/>
          <w:i w:val="0"/>
          <w:sz w:val="18"/>
          <w:szCs w:val="18"/>
          <w:lang w:val="fr-CH" w:eastAsia="ko-KR"/>
          <w:rPrChange w:id="1979" w:author="Evain, Jean-Pierre" w:date="2017-06-09T15:03:00Z">
            <w:rPr>
              <w:rFonts w:ascii="Courier New" w:eastAsia="Arial Unicode MS" w:hAnsi="Courier New" w:cs="Courier New"/>
              <w:i w:val="0"/>
              <w:sz w:val="18"/>
              <w:szCs w:val="18"/>
              <w:lang w:eastAsia="ko-KR"/>
            </w:rPr>
          </w:rPrChange>
        </w:rPr>
        <w:t xml:space="preserve">        </w:t>
      </w:r>
      <w:r w:rsidRPr="00F3500B">
        <w:rPr>
          <w:rFonts w:ascii="Courier New" w:eastAsia="Arial Unicode MS" w:hAnsi="Courier New" w:cs="Courier New"/>
          <w:i w:val="0"/>
          <w:sz w:val="18"/>
          <w:szCs w:val="18"/>
          <w:lang w:eastAsia="ko-KR"/>
        </w:rPr>
        <w:t>&lt;attribute ref=</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xml</w:t>
      </w:r>
      <w:proofErr w:type="gramStart"/>
      <w:r w:rsidRPr="00F3500B">
        <w:rPr>
          <w:rFonts w:ascii="Courier New" w:eastAsia="Arial Unicode MS" w:hAnsi="Courier New" w:cs="Courier New"/>
          <w:i w:val="0"/>
          <w:sz w:val="18"/>
          <w:szCs w:val="18"/>
          <w:lang w:eastAsia="ko-KR"/>
        </w:rPr>
        <w:t>:lang</w:t>
      </w:r>
      <w:proofErr w:type="gramEnd"/>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use=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optional</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BD6125" w:rsidRPr="00F3500B" w:rsidRDefault="006C208A"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Style w:val="HTMLTypewriter"/>
          <w:i w:val="0"/>
          <w:sz w:val="18"/>
          <w:szCs w:val="18"/>
        </w:rPr>
        <w:t xml:space="preserve">        </w:t>
      </w:r>
      <w:r w:rsidRPr="00F3500B">
        <w:rPr>
          <w:rStyle w:val="HTMLTypewriter"/>
          <w:bCs/>
          <w:i w:val="0"/>
          <w:sz w:val="18"/>
          <w:szCs w:val="18"/>
        </w:rPr>
        <w:t>&lt;attribute name=</w:t>
      </w:r>
      <w:r w:rsidR="00452C3A" w:rsidRPr="00F3500B">
        <w:rPr>
          <w:rStyle w:val="HTMLTypewriter"/>
          <w:bCs/>
          <w:i w:val="0"/>
          <w:sz w:val="18"/>
          <w:szCs w:val="18"/>
        </w:rPr>
        <w:t>"</w:t>
      </w:r>
      <w:r w:rsidRPr="00F3500B">
        <w:rPr>
          <w:rStyle w:val="HTMLTypewriter"/>
          <w:bCs/>
          <w:i w:val="0"/>
          <w:sz w:val="18"/>
          <w:szCs w:val="18"/>
        </w:rPr>
        <w:t>serviceIDRef</w:t>
      </w:r>
      <w:r w:rsidR="00452C3A" w:rsidRPr="00F3500B">
        <w:rPr>
          <w:rStyle w:val="HTMLTypewriter"/>
          <w:bCs/>
          <w:i w:val="0"/>
          <w:sz w:val="18"/>
          <w:szCs w:val="18"/>
        </w:rPr>
        <w:t>"</w:t>
      </w:r>
      <w:r w:rsidRPr="00F3500B">
        <w:rPr>
          <w:rStyle w:val="HTMLTypewriter"/>
          <w:bCs/>
          <w:i w:val="0"/>
          <w:sz w:val="18"/>
          <w:szCs w:val="18"/>
        </w:rPr>
        <w:t xml:space="preserve"> type=</w:t>
      </w:r>
      <w:r w:rsidR="00452C3A" w:rsidRPr="00F3500B">
        <w:rPr>
          <w:rStyle w:val="HTMLTypewriter"/>
          <w:bCs/>
          <w:i w:val="0"/>
          <w:sz w:val="18"/>
          <w:szCs w:val="18"/>
        </w:rPr>
        <w:t>"</w:t>
      </w:r>
      <w:r w:rsidRPr="00F3500B">
        <w:rPr>
          <w:rStyle w:val="HTMLTypewriter"/>
          <w:bCs/>
          <w:i w:val="0"/>
          <w:sz w:val="18"/>
          <w:szCs w:val="18"/>
        </w:rPr>
        <w:t>tva</w:t>
      </w:r>
      <w:proofErr w:type="gramStart"/>
      <w:r w:rsidRPr="00F3500B">
        <w:rPr>
          <w:rStyle w:val="HTMLTypewriter"/>
          <w:bCs/>
          <w:i w:val="0"/>
          <w:sz w:val="18"/>
          <w:szCs w:val="18"/>
        </w:rPr>
        <w:t>:TVAIDRef</w:t>
      </w:r>
      <w:r w:rsidR="00A26B73" w:rsidRPr="00F3500B">
        <w:rPr>
          <w:rStyle w:val="HTMLTypewriter"/>
          <w:bCs/>
          <w:i w:val="0"/>
          <w:sz w:val="18"/>
          <w:szCs w:val="18"/>
        </w:rPr>
        <w:t>s</w:t>
      </w:r>
      <w:r w:rsidRPr="00F3500B">
        <w:rPr>
          <w:rStyle w:val="HTMLTypewriter"/>
          <w:bCs/>
          <w:i w:val="0"/>
          <w:sz w:val="18"/>
          <w:szCs w:val="18"/>
        </w:rPr>
        <w:t>Type</w:t>
      </w:r>
      <w:proofErr w:type="gramEnd"/>
      <w:r w:rsidR="00452C3A" w:rsidRPr="00F3500B">
        <w:rPr>
          <w:rStyle w:val="HTMLTypewriter"/>
          <w:bCs/>
          <w:i w:val="0"/>
          <w:sz w:val="18"/>
          <w:szCs w:val="18"/>
        </w:rPr>
        <w:t>"</w:t>
      </w:r>
      <w:r w:rsidRPr="00F3500B">
        <w:rPr>
          <w:rStyle w:val="HTMLTypewriter"/>
          <w:bCs/>
          <w:i w:val="0"/>
          <w:sz w:val="18"/>
          <w:szCs w:val="18"/>
        </w:rPr>
        <w:t xml:space="preserve"> use=</w:t>
      </w:r>
      <w:r w:rsidR="00452C3A" w:rsidRPr="00F3500B">
        <w:rPr>
          <w:rStyle w:val="HTMLTypewriter"/>
          <w:bCs/>
          <w:i w:val="0"/>
          <w:sz w:val="18"/>
          <w:szCs w:val="18"/>
        </w:rPr>
        <w:t>"</w:t>
      </w:r>
      <w:r w:rsidRPr="00F3500B">
        <w:rPr>
          <w:rStyle w:val="HTMLTypewriter"/>
          <w:bCs/>
          <w:i w:val="0"/>
          <w:sz w:val="18"/>
          <w:szCs w:val="18"/>
        </w:rPr>
        <w:t>optional</w:t>
      </w:r>
      <w:r w:rsidR="00452C3A" w:rsidRPr="00F3500B">
        <w:rPr>
          <w:rStyle w:val="HTMLTypewriter"/>
          <w:bCs/>
          <w:i w:val="0"/>
          <w:sz w:val="18"/>
          <w:szCs w:val="18"/>
        </w:rPr>
        <w:t>"</w:t>
      </w:r>
      <w:r w:rsidRPr="00F3500B">
        <w:rPr>
          <w:rStyle w:val="HTMLTypewriter"/>
          <w:bCs/>
          <w:i w:val="0"/>
          <w:sz w:val="18"/>
          <w:szCs w:val="18"/>
        </w:rPr>
        <w:t>/&gt;</w:t>
      </w:r>
      <w:r w:rsidRPr="00F3500B">
        <w:rPr>
          <w:rFonts w:ascii="Courier New" w:hAnsi="Courier New" w:cs="Courier New"/>
          <w:i w:val="0"/>
        </w:rPr>
        <w:br/>
      </w:r>
      <w:r w:rsidR="00BD6125" w:rsidRPr="00F3500B">
        <w:rPr>
          <w:rFonts w:ascii="Courier New" w:eastAsia="Arial Unicode MS" w:hAnsi="Courier New" w:cs="Courier New"/>
          <w:i w:val="0"/>
          <w:sz w:val="18"/>
          <w:szCs w:val="18"/>
          <w:lang w:eastAsia="ko-KR"/>
        </w:rPr>
        <w:t xml:space="preserve">      &lt;/extension&gt;</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&lt;/complexContent&gt;</w:t>
      </w:r>
    </w:p>
    <w:p w:rsidR="001B47CA" w:rsidRPr="00F3500B" w:rsidRDefault="001B47CA" w:rsidP="001B47C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&lt;/complexType&gt;</w:t>
      </w:r>
    </w:p>
    <w:p w:rsidR="00BD6125" w:rsidRPr="00F3500B" w:rsidRDefault="00BD6125" w:rsidP="00135E2F">
      <w:pPr>
        <w:shd w:val="clear" w:color="auto" w:fill="FFFFFF"/>
        <w:spacing w:after="0"/>
        <w:rPr>
          <w:rFonts w:ascii="Courier New" w:eastAsia="Arial Unicode MS" w:hAnsi="Courier New"/>
          <w:sz w:val="18"/>
        </w:rPr>
      </w:pPr>
    </w:p>
    <w:p w:rsidR="001452D0"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val="fr-CH" w:eastAsia="fr-CH"/>
        </w:rPr>
        <w:drawing>
          <wp:inline distT="0" distB="0" distL="0" distR="0" wp14:anchorId="235C3AE3" wp14:editId="244BD21C">
            <wp:extent cx="3578225" cy="4913630"/>
            <wp:effectExtent l="0" t="0" r="0" b="0"/>
            <wp:docPr id="30" name="Picture 30" descr="instance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ncedescriptionty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8225" cy="4913630"/>
                    </a:xfrm>
                    <a:prstGeom prst="rect">
                      <a:avLst/>
                    </a:prstGeom>
                    <a:noFill/>
                    <a:ln>
                      <a:noFill/>
                    </a:ln>
                  </pic:spPr>
                </pic:pic>
              </a:graphicData>
            </a:graphic>
          </wp:inline>
        </w:drawing>
      </w:r>
    </w:p>
    <w:p w:rsidR="001452D0" w:rsidRPr="00F3500B" w:rsidRDefault="001452D0" w:rsidP="001452D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452D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InstanceDescriptionType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MS Mincho" w:hAnsi="Courier New"/>
          <w:sz w:val="18"/>
        </w:rPr>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:TitleType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C3701B"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C3701B"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:SynopsisType</w:t>
      </w:r>
      <w:proofErr w:type="gramEnd"/>
      <w:r w:rsidR="00452C3A" w:rsidRPr="00F3500B">
        <w:rPr>
          <w:rFonts w:ascii="Courier New" w:eastAsia="Arial Unicode MS" w:hAnsi="Courier New"/>
          <w:sz w:val="18"/>
        </w:rPr>
        <w:t>"</w:t>
      </w:r>
      <w:r w:rsidR="00C3701B" w:rsidRPr="00F3500B">
        <w:rPr>
          <w:rFonts w:ascii="Courier New" w:eastAsia="Arial Unicode MS"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9D3A16"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9D3A16"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:GenreType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lang w:eastAsia="ja-JP"/>
        </w:rPr>
        <w:t>&lt;element name=</w:t>
      </w:r>
      <w:r w:rsidR="00452C3A" w:rsidRPr="00F3500B">
        <w:rPr>
          <w:rFonts w:ascii="Courier New" w:eastAsia="Arial Unicode MS" w:hAnsi="Courier New"/>
          <w:lang w:eastAsia="ja-JP"/>
        </w:rPr>
        <w:t>"</w:t>
      </w:r>
      <w:r w:rsidRPr="00F3500B">
        <w:rPr>
          <w:rFonts w:ascii="Courier New" w:eastAsia="Arial Unicode MS" w:hAnsi="Courier New"/>
          <w:lang w:eastAsia="ja-JP"/>
        </w:rPr>
        <w:t>PurchaseList</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type=</w:t>
      </w:r>
      <w:r w:rsidR="00452C3A" w:rsidRPr="00F3500B">
        <w:rPr>
          <w:rFonts w:ascii="Courier New" w:eastAsia="Arial Unicode MS" w:hAnsi="Courier New"/>
          <w:lang w:eastAsia="ja-JP"/>
        </w:rPr>
        <w:t>"</w:t>
      </w:r>
      <w:r w:rsidRPr="00F3500B">
        <w:rPr>
          <w:rFonts w:ascii="Courier New" w:eastAsia="Arial Unicode MS" w:hAnsi="Courier New"/>
          <w:lang w:eastAsia="ja-JP"/>
        </w:rPr>
        <w:t>tva</w:t>
      </w:r>
      <w:proofErr w:type="gramStart"/>
      <w:r w:rsidRPr="00F3500B">
        <w:rPr>
          <w:rFonts w:ascii="Courier New" w:eastAsia="Arial Unicode MS" w:hAnsi="Courier New"/>
          <w:lang w:eastAsia="ja-JP"/>
        </w:rPr>
        <w:t>:PurchaseListType</w:t>
      </w:r>
      <w:proofErr w:type="gramEnd"/>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8532F7"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CaptionLanguage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:CaptionLanguageType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52E3A"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SignLanguage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:SignLanguageType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52E3A" w:rsidRPr="00F3500B" w:rsidRDefault="00952E3A" w:rsidP="00260843">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eastAsia="Arial Unicode MS" w:hAnsi="Courier New"/>
          <w:sz w:val="18"/>
        </w:rPr>
      </w:pP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06FCA" w:rsidRPr="00F3500B" w:rsidRDefault="00806FCA" w:rsidP="00260843">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18"/>
          <w:szCs w:val="18"/>
          <w:lang w:eastAsia="en-GB"/>
        </w:rPr>
      </w:pPr>
      <w:r w:rsidRPr="00F3500B">
        <w:rPr>
          <w:rFonts w:ascii="Courier New" w:hAnsi="Courier New" w:cs="Courier New"/>
          <w:sz w:val="18"/>
          <w:szCs w:val="18"/>
          <w:lang w:eastAsia="en-GB"/>
        </w:rPr>
        <w:t>&lt;</w:t>
      </w:r>
      <w:r w:rsidRPr="00F3500B">
        <w:rPr>
          <w:rFonts w:ascii="Courier New" w:hAnsi="Courier New" w:cs="Courier New"/>
          <w:color w:val="800000"/>
          <w:sz w:val="18"/>
          <w:szCs w:val="18"/>
          <w:lang w:eastAsia="en-GB"/>
        </w:rPr>
        <w:t>element</w:t>
      </w:r>
      <w:r w:rsidRPr="00F3500B">
        <w:rPr>
          <w:rFonts w:ascii="Courier New" w:hAnsi="Courier New" w:cs="Courier New"/>
          <w:sz w:val="18"/>
          <w:szCs w:val="18"/>
          <w:lang w:eastAsia="en-GB"/>
        </w:rPr>
        <w:t xml:space="preserve"> name=</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ParentalGuidance</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type=</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tva</w:t>
      </w:r>
      <w:proofErr w:type="gramStart"/>
      <w:r w:rsidRPr="00F3500B">
        <w:rPr>
          <w:rFonts w:ascii="Courier New" w:hAnsi="Courier New" w:cs="Courier New"/>
          <w:color w:val="000000"/>
          <w:sz w:val="18"/>
          <w:szCs w:val="18"/>
          <w:lang w:eastAsia="en-GB"/>
        </w:rPr>
        <w:t>:TVAParentalGuidanceType</w:t>
      </w:r>
      <w:proofErr w:type="gramEnd"/>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minOccurs=</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0</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w:t>
      </w:r>
    </w:p>
    <w:p w:rsidR="00806FCA" w:rsidRPr="00F3500B" w:rsidRDefault="00806FCA" w:rsidP="00260843">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18"/>
          <w:szCs w:val="18"/>
          <w:lang w:eastAsia="en-GB"/>
        </w:rPr>
      </w:pPr>
      <w:proofErr w:type="gramStart"/>
      <w:r w:rsidRPr="00F3500B">
        <w:rPr>
          <w:rFonts w:ascii="Courier New" w:hAnsi="Courier New" w:cs="Courier New"/>
          <w:sz w:val="18"/>
          <w:szCs w:val="18"/>
          <w:lang w:eastAsia="en-GB"/>
        </w:rPr>
        <w:t>maxOccurs</w:t>
      </w:r>
      <w:proofErr w:type="gramEnd"/>
      <w:r w:rsidRPr="00F3500B">
        <w:rPr>
          <w:rFonts w:ascii="Courier New" w:hAnsi="Courier New" w:cs="Courier New"/>
          <w:sz w:val="18"/>
          <w:szCs w:val="18"/>
          <w:lang w:eastAsia="en-GB"/>
        </w:rPr>
        <w:t>=</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unbounded</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/&gt;</w:t>
      </w:r>
    </w:p>
    <w:p w:rsidR="008532F7" w:rsidRPr="00F3500B" w:rsidRDefault="00A3385F" w:rsidP="00806FC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AVAttributes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:AVAttributesType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:BaseMemberOfType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00D3C" w:rsidRPr="00F3500B" w:rsidRDefault="00800D3C" w:rsidP="00800D3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:UniqueIDType</w:t>
      </w:r>
      <w:proofErr w:type="gramEnd"/>
      <w:r w:rsidR="00452C3A" w:rsidRPr="00F3500B">
        <w:rPr>
          <w:rFonts w:ascii="Courier New" w:eastAsia="MS Mincho" w:hAnsi="Courier New"/>
          <w:sz w:val="18"/>
        </w:rPr>
        <w:t>"</w:t>
      </w:r>
    </w:p>
    <w:p w:rsidR="00800D3C" w:rsidRPr="00F3500B" w:rsidRDefault="00800D3C" w:rsidP="003F3F2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3F3F21" w:rsidRPr="00F3500B" w:rsidRDefault="003F3F21" w:rsidP="003F3F21">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RelatedMaterial</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w:t>
      </w:r>
      <w:proofErr w:type="gramStart"/>
      <w:r w:rsidRPr="00F3500B">
        <w:rPr>
          <w:rFonts w:ascii="Courier New" w:hAnsi="Courier New"/>
          <w:sz w:val="18"/>
          <w:szCs w:val="18"/>
          <w:lang w:eastAsia="en-GB"/>
        </w:rPr>
        <w:t>:RelatedMaterialType</w:t>
      </w:r>
      <w:proofErr w:type="gramEnd"/>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w:t>
      </w:r>
    </w:p>
    <w:p w:rsidR="003F3F21" w:rsidRPr="00F3500B" w:rsidRDefault="003F3F21" w:rsidP="003F3F2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r>
      <w:r w:rsidRPr="00F3500B">
        <w:rPr>
          <w:rFonts w:ascii="Courier New" w:hAnsi="Courier New"/>
          <w:sz w:val="18"/>
          <w:szCs w:val="18"/>
          <w:lang w:eastAsia="en-GB"/>
        </w:rPr>
        <w:tab/>
      </w:r>
      <w:proofErr w:type="gramStart"/>
      <w:r w:rsidRPr="00F3500B">
        <w:rPr>
          <w:rFonts w:ascii="Courier New" w:hAnsi="Courier New"/>
          <w:sz w:val="18"/>
          <w:szCs w:val="18"/>
          <w:lang w:eastAsia="en-GB"/>
        </w:rPr>
        <w:t>maxOccurs</w:t>
      </w:r>
      <w:proofErr w:type="gramEnd"/>
      <w:r w:rsidRPr="00F3500B">
        <w:rPr>
          <w:rFonts w:ascii="Courier New" w:hAnsi="Courier New"/>
          <w:sz w:val="18"/>
          <w:szCs w:val="18"/>
          <w:lang w:eastAsia="en-GB"/>
        </w:rPr>
        <w:t>=</w:t>
      </w:r>
      <w:r w:rsidR="00452C3A" w:rsidRPr="00F3500B">
        <w:rPr>
          <w:rFonts w:ascii="Courier New" w:hAnsi="Courier New"/>
          <w:sz w:val="18"/>
          <w:szCs w:val="18"/>
          <w:lang w:eastAsia="en-GB"/>
        </w:rPr>
        <w:t>"</w:t>
      </w:r>
      <w:r w:rsidRPr="00F3500B">
        <w:rPr>
          <w:rFonts w:ascii="Courier New" w:hAnsi="Courier New"/>
          <w:sz w:val="18"/>
          <w:szCs w:val="18"/>
          <w:lang w:eastAsia="en-GB"/>
        </w:rPr>
        <w:t>unbounded</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0E3232">
      <w:pPr>
        <w:spacing w:after="0"/>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80"/>
        <w:gridCol w:w="3856"/>
        <w:gridCol w:w="33"/>
        <w:gridCol w:w="4552"/>
        <w:gridCol w:w="67"/>
        <w:gridCol w:w="13"/>
        <w:tblGridChange w:id="1980">
          <w:tblGrid>
            <w:gridCol w:w="80"/>
            <w:gridCol w:w="3856"/>
            <w:gridCol w:w="33"/>
            <w:gridCol w:w="4552"/>
            <w:gridCol w:w="67"/>
            <w:gridCol w:w="13"/>
          </w:tblGrid>
        </w:tblGridChange>
      </w:tblGrid>
      <w:tr w:rsidR="00A3385F" w:rsidRPr="00F3500B" w:rsidTr="009274A6">
        <w:trPr>
          <w:gridBefore w:val="1"/>
          <w:wBefore w:w="80" w:type="dxa"/>
          <w:tblHeader/>
          <w:jc w:val="center"/>
        </w:trPr>
        <w:tc>
          <w:tcPr>
            <w:tcW w:w="3889" w:type="dxa"/>
            <w:gridSpan w:val="2"/>
            <w:tcBorders>
              <w:bottom w:val="single" w:sz="12" w:space="0" w:color="000000"/>
            </w:tcBorders>
          </w:tcPr>
          <w:p w:rsidR="00A3385F" w:rsidRPr="00F3500B" w:rsidRDefault="00A3385F" w:rsidP="00AC74D7">
            <w:pPr>
              <w:pStyle w:val="TAH"/>
            </w:pPr>
            <w:r w:rsidRPr="00F3500B">
              <w:lastRenderedPageBreak/>
              <w:t>Name</w:t>
            </w:r>
          </w:p>
        </w:tc>
        <w:tc>
          <w:tcPr>
            <w:tcW w:w="4632" w:type="dxa"/>
            <w:gridSpan w:val="3"/>
            <w:tcBorders>
              <w:bottom w:val="single" w:sz="12" w:space="0" w:color="000000"/>
            </w:tcBorders>
          </w:tcPr>
          <w:p w:rsidR="00A3385F" w:rsidRPr="00F3500B" w:rsidRDefault="00A3385F" w:rsidP="00AC74D7">
            <w:pPr>
              <w:pStyle w:val="TAH"/>
            </w:pPr>
            <w:r w:rsidRPr="00F3500B">
              <w:t>Definition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InstanceMetadataIDType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simple type used to instantiate InstanceMetadataID.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ProgramLocationType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An abstract type that represents a single programme.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Program</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 reference to the CRID that this description describes.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ProgramURL</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An element specifying a programme location.</w:t>
            </w:r>
          </w:p>
        </w:tc>
      </w:tr>
      <w:tr w:rsidR="00891CD8" w:rsidRPr="00F3500B" w:rsidTr="009274A6">
        <w:trPr>
          <w:gridBefore w:val="1"/>
          <w:wBefore w:w="80" w:type="dxa"/>
          <w:jc w:val="center"/>
        </w:trPr>
        <w:tc>
          <w:tcPr>
            <w:tcW w:w="3889" w:type="dxa"/>
            <w:gridSpan w:val="2"/>
            <w:tcBorders>
              <w:top w:val="single" w:sz="6" w:space="0" w:color="000000"/>
              <w:bottom w:val="single" w:sz="6" w:space="0" w:color="000000"/>
            </w:tcBorders>
          </w:tcPr>
          <w:p w:rsidR="00891CD8" w:rsidRPr="00F3500B" w:rsidRDefault="00891CD8" w:rsidP="00AC74D7">
            <w:pPr>
              <w:pStyle w:val="TAL"/>
              <w:ind w:left="284"/>
              <w:rPr>
                <w:rFonts w:ascii="Courier New" w:hAnsi="Courier New"/>
                <w:lang w:eastAsia="ja-JP"/>
              </w:rPr>
            </w:pPr>
            <w:r w:rsidRPr="00F3500B">
              <w:rPr>
                <w:rFonts w:ascii="Courier New" w:hAnsi="Courier New"/>
                <w:lang w:eastAsia="ja-JP"/>
              </w:rPr>
              <w:t>AuxiliaryURL</w:t>
            </w:r>
          </w:p>
        </w:tc>
        <w:tc>
          <w:tcPr>
            <w:tcW w:w="4632" w:type="dxa"/>
            <w:gridSpan w:val="3"/>
            <w:tcBorders>
              <w:top w:val="single" w:sz="6" w:space="0" w:color="000000"/>
              <w:bottom w:val="single" w:sz="6" w:space="0" w:color="000000"/>
            </w:tcBorders>
          </w:tcPr>
          <w:p w:rsidR="00891CD8" w:rsidRPr="00F3500B" w:rsidRDefault="00891CD8" w:rsidP="00AC74D7">
            <w:pPr>
              <w:pStyle w:val="TAL"/>
              <w:rPr>
                <w:lang w:eastAsia="ja-JP"/>
              </w:rPr>
            </w:pPr>
            <w:r w:rsidRPr="00F3500B">
              <w:rPr>
                <w:lang w:eastAsia="ja-JP"/>
              </w:rPr>
              <w:t>An element specifying the location of a resource containing auxiliary data that can be used to determine whether the content instance specified by ProgramURL is compatible with a device.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InstanceMetadataId</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An optional identifier that shall identify a particular location related to a CRID (i.e. a programme). This identifier shall be unique within the CRID domain and have the same life cycle as the CRID.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InstanceDescription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 xml:space="preserve">Descriptive metadata about this instance of content. Instance metadata is mostly comprised of technical information such as encoding formats; however, a particular instance may also include a synopsis that overrides any synopsis that might have been defined in a corresponding </w:t>
            </w:r>
            <w:r w:rsidRPr="00F3500B">
              <w:rPr>
                <w:rFonts w:ascii="Courier New" w:hAnsi="Courier New"/>
                <w:lang w:eastAsia="ja-JP"/>
              </w:rPr>
              <w:t xml:space="preserve">ProgramInformation </w:t>
            </w:r>
            <w:r w:rsidRPr="00F3500B">
              <w:rPr>
                <w:lang w:eastAsia="ja-JP"/>
              </w:rPr>
              <w:t>instance.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eastAsia="Arial Unicode MS" w:hAnsi="Courier New"/>
                <w:lang w:eastAsia="ja-JP"/>
              </w:rPr>
              <w:t>Schedule</w:t>
            </w:r>
            <w:r w:rsidRPr="00F3500B">
              <w:rPr>
                <w:rFonts w:ascii="Courier New" w:hAnsi="Courier New"/>
                <w:lang w:eastAsia="ja-JP"/>
              </w:rPr>
              <w:t>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complex type derived </w:t>
            </w:r>
            <w:r w:rsidRPr="00F3500B">
              <w:rPr>
                <w:lang w:eastAsia="ja-JP"/>
              </w:rPr>
              <w:t>representing a series of schedule events that are associated with one 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ScheduleEvent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list of schedule events.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An attribute of Schedule used to identify the service</w:t>
            </w:r>
            <w:r w:rsidR="00FF45FC" w:rsidRPr="00F3500B">
              <w:t>(s)</w:t>
            </w:r>
            <w:r w:rsidRPr="00F3500B">
              <w:t xml:space="preserve"> on which the scheduled events will be broadcast. Its value references</w:t>
            </w:r>
            <w:r w:rsidR="0042209D" w:rsidRPr="00F3500B">
              <w:t xml:space="preserve"> one or more</w:t>
            </w:r>
            <w:r w:rsidRPr="00F3500B">
              <w:t xml:space="preserve"> ServiceInformation element</w:t>
            </w:r>
            <w:r w:rsidR="0042209D" w:rsidRPr="00F3500B">
              <w:t>s</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57"/>
              <w:rPr>
                <w:rFonts w:ascii="Courier New" w:hAnsi="Courier New"/>
              </w:rPr>
            </w:pPr>
            <w:r w:rsidRPr="00F3500B">
              <w:rPr>
                <w:rFonts w:ascii="Courier New" w:hAnsi="Courier New"/>
              </w:rPr>
              <w:t>start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Start of the period covered by the schedule.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57"/>
              <w:rPr>
                <w:rFonts w:ascii="Courier New" w:hAnsi="Courier New"/>
              </w:rPr>
            </w:pPr>
            <w:r w:rsidRPr="00F3500B">
              <w:rPr>
                <w:rFonts w:ascii="Courier New" w:hAnsi="Courier New"/>
              </w:rPr>
              <w:t>end</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End of the period covered by the schedule.</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ScheduleEventType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complex type derived from </w:t>
            </w:r>
            <w:r w:rsidRPr="00F3500B">
              <w:rPr>
                <w:rFonts w:ascii="Courier New" w:hAnsi="Courier New"/>
              </w:rPr>
              <w:t>ProgramLocationType</w:t>
            </w:r>
            <w:r w:rsidRPr="00F3500B">
              <w:t xml:space="preserve"> that describes a broadcast event that is part of a schedule (i.e. where the service is already known)</w:t>
            </w:r>
            <w:r w:rsidRPr="00F3500B">
              <w:rPr>
                <w:lang w:eastAsia="ja-JP"/>
              </w:rPr>
              <w:t xml:space="preserve">. Note that instances of </w:t>
            </w:r>
            <w:r w:rsidRPr="00F3500B">
              <w:rPr>
                <w:rFonts w:ascii="Courier New" w:hAnsi="Courier New"/>
                <w:lang w:eastAsia="ja-JP"/>
              </w:rPr>
              <w:t>ScheduleEventType</w:t>
            </w:r>
            <w:r w:rsidRPr="00F3500B">
              <w:rPr>
                <w:lang w:eastAsia="ja-JP"/>
              </w:rPr>
              <w:t xml:space="preserve"> will always be included in a </w:t>
            </w:r>
            <w:r w:rsidRPr="00F3500B">
              <w:rPr>
                <w:rFonts w:ascii="Courier New" w:hAnsi="Courier New"/>
                <w:lang w:eastAsia="ja-JP"/>
              </w:rPr>
              <w:t xml:space="preserve">Schedule </w:t>
            </w:r>
            <w:r w:rsidRPr="00F3500B">
              <w:rPr>
                <w:lang w:eastAsia="ja-JP"/>
              </w:rPr>
              <w:t xml:space="preserve">instance. </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PublishedStartTime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The time at which the programme is advertised as starting. Note that this will typically be different from the actual exact start time</w:t>
            </w:r>
            <w:r w:rsidRPr="00F3500B">
              <w:rPr>
                <w:lang w:eastAsia="ja-JP"/>
              </w:rPr>
              <w:t>. The precise start time is provided by the location resolution mechanism, as part of a locator.</w:t>
            </w:r>
            <w:r w:rsidR="00C7726A" w:rsidRPr="00F3500B">
              <w:rPr>
                <w:lang w:eastAsia="ja-JP"/>
              </w:rPr>
              <w:t xml:space="preserve"> </w:t>
            </w:r>
            <w:r w:rsidR="004541FC" w:rsidRPr="00F3500B">
              <w:rPr>
                <w:lang w:eastAsia="ja-JP"/>
              </w:rPr>
              <w:t>See also ActualStartTime</w:t>
            </w:r>
            <w:r w:rsidR="007F3A3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PublishedEndTime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The time at which the programme is advertised as ending. Note that this will typically be different from the actual exact end time</w:t>
            </w:r>
            <w:r w:rsidRPr="00F3500B">
              <w:rPr>
                <w:lang w:eastAsia="ja-JP"/>
              </w:rPr>
              <w:t>. The precise end time can be provided by the location resolution mechanism, as part of a locator.</w:t>
            </w:r>
            <w:r w:rsidR="00C7726A" w:rsidRPr="00F3500B">
              <w:rPr>
                <w:lang w:eastAsia="ja-JP"/>
              </w:rPr>
              <w:t xml:space="preserve"> </w:t>
            </w:r>
            <w:r w:rsidR="004541FC" w:rsidRPr="00F3500B">
              <w:rPr>
                <w:lang w:eastAsia="ja-JP"/>
              </w:rPr>
              <w:t>See also ActualEndTime</w:t>
            </w:r>
            <w:r w:rsidR="007F3A3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The advertised duration of the programme. </w:t>
            </w:r>
            <w:r w:rsidRPr="00F3500B">
              <w:rPr>
                <w:lang w:eastAsia="ja-JP"/>
              </w:rPr>
              <w:t xml:space="preserve">The actual duration is provided by the location resolution mechanism, in the form of a locator. When all published time parameters are provided, PublishedDuration </w:t>
            </w:r>
            <w:r w:rsidR="00ED0A36" w:rsidRPr="00F3500B">
              <w:rPr>
                <w:lang w:eastAsia="ja-JP"/>
              </w:rPr>
              <w:t>shall</w:t>
            </w:r>
            <w:r w:rsidRPr="00F3500B">
              <w:rPr>
                <w:lang w:eastAsia="ja-JP"/>
              </w:rPr>
              <w:t xml:space="preserve"> equal the difference between </w:t>
            </w:r>
            <w:r w:rsidRPr="00F3500B">
              <w:t>PublishedEndTime and PublishedStartTime.</w:t>
            </w:r>
            <w:r w:rsidR="00C7726A" w:rsidRPr="00F3500B">
              <w:t xml:space="preserve"> </w:t>
            </w:r>
            <w:r w:rsidR="004541FC" w:rsidRPr="00F3500B">
              <w:rPr>
                <w:lang w:eastAsia="ja-JP"/>
              </w:rPr>
              <w:t>See also ActualDurationTime</w:t>
            </w:r>
            <w:r w:rsidR="007F3A30" w:rsidRPr="00F3500B">
              <w:rPr>
                <w:lang w:eastAsia="ja-JP"/>
              </w:rPr>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StartTime</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The</w:t>
            </w:r>
            <w:r w:rsidR="007F3A30" w:rsidRPr="00F3500B">
              <w:t xml:space="preserve"> </w:t>
            </w:r>
            <w:r w:rsidR="004541FC" w:rsidRPr="00F3500B">
              <w:t>actual start</w:t>
            </w:r>
            <w:r w:rsidR="00C7726A" w:rsidRPr="00F3500B">
              <w:t xml:space="preserve"> </w:t>
            </w:r>
            <w:r w:rsidRPr="00F3500B">
              <w:t xml:space="preserve">time </w:t>
            </w:r>
            <w:r w:rsidR="004541FC" w:rsidRPr="00F3500B">
              <w:t>of</w:t>
            </w:r>
            <w:r w:rsidRPr="00F3500B">
              <w:t xml:space="preserve"> </w:t>
            </w:r>
            <w:r w:rsidR="004541FC" w:rsidRPr="00F3500B">
              <w:t>schedule</w:t>
            </w:r>
            <w:r w:rsidR="007F3A30" w:rsidRPr="00F3500B">
              <w:t>d</w:t>
            </w:r>
            <w:r w:rsidR="004541FC" w:rsidRPr="00F3500B">
              <w:t xml:space="preserve"> event</w:t>
            </w:r>
            <w:r w:rsidR="007F3A30" w:rsidRPr="00F3500B">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EndTime</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 xml:space="preserve">The </w:t>
            </w:r>
            <w:r w:rsidR="004541FC" w:rsidRPr="00F3500B">
              <w:t xml:space="preserve">actual end </w:t>
            </w:r>
            <w:r w:rsidRPr="00F3500B">
              <w:t xml:space="preserve">time </w:t>
            </w:r>
            <w:r w:rsidR="004541FC" w:rsidRPr="00F3500B">
              <w:t>of the scheduled event</w:t>
            </w:r>
            <w:r w:rsidR="007F3A30" w:rsidRPr="00F3500B">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Duration</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 xml:space="preserve">The actual duration of the </w:t>
            </w:r>
            <w:r w:rsidR="004541FC" w:rsidRPr="00F3500B">
              <w:t>schedule</w:t>
            </w:r>
            <w:r w:rsidR="007F3A30" w:rsidRPr="00F3500B">
              <w:t>d</w:t>
            </w:r>
            <w:r w:rsidR="004541FC" w:rsidRPr="00F3500B">
              <w:t xml:space="preserve"> event</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Live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the programme is a live broadcast.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Repeat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the programme is a repeat.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FirstShowing</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flag to indicate if this instance is a </w:t>
            </w:r>
            <w:r w:rsidR="00452C3A" w:rsidRPr="00F3500B">
              <w:t>"</w:t>
            </w:r>
            <w:r w:rsidRPr="00F3500B">
              <w:t>first showing</w:t>
            </w:r>
            <w:r w:rsidR="00452C3A" w:rsidRPr="00F3500B">
              <w:t>"</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LastShowing</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flag to indicate if this instance is a </w:t>
            </w:r>
            <w:r w:rsidR="00452C3A" w:rsidRPr="00F3500B">
              <w:t>"</w:t>
            </w:r>
            <w:r w:rsidRPr="00F3500B">
              <w:t>last showing</w:t>
            </w:r>
            <w:r w:rsidR="00452C3A" w:rsidRPr="00F3500B">
              <w:t>"</w:t>
            </w:r>
            <w:r w:rsidRPr="00F3500B">
              <w:t>. Typically this will be used for film services that repeat films over a given period.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Free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access to this instance of the programme is free.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lastRenderedPageBreak/>
              <w:t>metadataOriginIDRef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9617B5" w:rsidRPr="00F3500B" w:rsidTr="009274A6">
        <w:trPr>
          <w:gridBefore w:val="1"/>
          <w:wBefore w:w="80" w:type="dxa"/>
          <w:jc w:val="center"/>
        </w:trPr>
        <w:tc>
          <w:tcPr>
            <w:tcW w:w="3889" w:type="dxa"/>
            <w:gridSpan w:val="2"/>
            <w:tcBorders>
              <w:top w:val="single" w:sz="6" w:space="0" w:color="000000"/>
              <w:bottom w:val="single" w:sz="6" w:space="0" w:color="000000"/>
            </w:tcBorders>
          </w:tcPr>
          <w:p w:rsidR="009617B5" w:rsidRPr="00F3500B" w:rsidRDefault="000E01DB" w:rsidP="00AC74D7">
            <w:pPr>
              <w:pStyle w:val="TAL"/>
              <w:ind w:left="284"/>
              <w:rPr>
                <w:rFonts w:ascii="Courier New" w:hAnsi="Courier New"/>
              </w:rPr>
            </w:pPr>
            <w:r w:rsidRPr="00F3500B">
              <w:rPr>
                <w:rFonts w:ascii="Courier New" w:hAnsi="Courier New"/>
              </w:rPr>
              <w:t>x</w:t>
            </w:r>
            <w:r w:rsidR="009617B5" w:rsidRPr="00F3500B">
              <w:rPr>
                <w:rFonts w:ascii="Courier New" w:hAnsi="Courier New"/>
              </w:rPr>
              <w:t>ml:lang</w:t>
            </w:r>
          </w:p>
        </w:tc>
        <w:tc>
          <w:tcPr>
            <w:tcW w:w="4632" w:type="dxa"/>
            <w:gridSpan w:val="3"/>
            <w:tcBorders>
              <w:top w:val="single" w:sz="6" w:space="0" w:color="000000"/>
              <w:bottom w:val="single" w:sz="6" w:space="0" w:color="000000"/>
            </w:tcBorders>
          </w:tcPr>
          <w:p w:rsidR="009617B5" w:rsidRPr="00F3500B" w:rsidRDefault="009617B5" w:rsidP="00AC74D7">
            <w:pPr>
              <w:pStyle w:val="TAL"/>
            </w:pPr>
            <w:r w:rsidRPr="00F3500B">
              <w:t>The default natural language of the description.</w:t>
            </w:r>
          </w:p>
        </w:tc>
      </w:tr>
      <w:tr w:rsidR="00A3385F" w:rsidRPr="00F3500B" w:rsidTr="009274A6">
        <w:trPr>
          <w:gridBefore w:val="1"/>
          <w:wBefore w:w="80" w:type="dxa"/>
          <w:cantSplit/>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BroadcastEventType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complex type derived from </w:t>
            </w:r>
            <w:r w:rsidRPr="00F3500B">
              <w:rPr>
                <w:rFonts w:ascii="Courier New" w:hAnsi="Courier New"/>
              </w:rPr>
              <w:t>ScheduleEventType</w:t>
            </w:r>
            <w:r w:rsidRPr="00F3500B">
              <w:t xml:space="preserve"> that allows individual events to be described outside the context of a schedule (i.e. where the service cannot be inferred).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An optional attribute of BroadcastEvent used to identify the service</w:t>
            </w:r>
            <w:r w:rsidR="00FF45FC" w:rsidRPr="00F3500B">
              <w:t xml:space="preserve"> (s)</w:t>
            </w:r>
            <w:r w:rsidRPr="00F3500B">
              <w:t xml:space="preserve"> on which this event will be broadcast. Its value references </w:t>
            </w:r>
            <w:r w:rsidR="0042209D" w:rsidRPr="00F3500B">
              <w:t>one or more</w:t>
            </w:r>
            <w:r w:rsidRPr="00F3500B">
              <w:t xml:space="preserve"> ServiceInformation element</w:t>
            </w:r>
            <w:r w:rsidR="0042209D" w:rsidRPr="00F3500B">
              <w:t>s</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eastAsia="Arial Unicode MS" w:hAnsi="Courier New"/>
              </w:rPr>
              <w:t>metadataOriginIDRef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0F048E" w:rsidP="00AC74D7">
            <w:pPr>
              <w:pStyle w:val="TAL"/>
              <w:ind w:left="284"/>
              <w:rPr>
                <w:rFonts w:ascii="Courier New" w:hAnsi="Courier New"/>
                <w:lang w:eastAsia="ja-JP"/>
              </w:rPr>
            </w:pPr>
            <w:r w:rsidRPr="00F3500B">
              <w:rPr>
                <w:rFonts w:ascii="Courier New" w:hAnsi="Courier New"/>
                <w:lang w:eastAsia="ja-JP"/>
              </w:rPr>
              <w:t>x</w:t>
            </w:r>
            <w:r w:rsidR="004C73E1" w:rsidRPr="00F3500B">
              <w:rPr>
                <w:rFonts w:ascii="Courier New" w:hAnsi="Courier New"/>
                <w:lang w:eastAsia="ja-JP"/>
              </w:rPr>
              <w:t>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BB5C7E" w:rsidRPr="00F3500B" w:rsidTr="009274A6">
        <w:trPr>
          <w:gridBefore w:val="1"/>
          <w:gridAfter w:val="1"/>
          <w:wBefore w:w="80" w:type="dxa"/>
          <w:wAfter w:w="13" w:type="dxa"/>
          <w:cantSplit/>
          <w:jc w:val="center"/>
        </w:trPr>
        <w:tc>
          <w:tcPr>
            <w:tcW w:w="3889" w:type="dxa"/>
            <w:gridSpan w:val="2"/>
            <w:tcBorders>
              <w:top w:val="single" w:sz="6" w:space="0" w:color="000000"/>
            </w:tcBorders>
          </w:tcPr>
          <w:p w:rsidR="00BB5C7E" w:rsidRPr="00F3500B" w:rsidRDefault="00BB5C7E" w:rsidP="00AC74D7">
            <w:pPr>
              <w:pStyle w:val="TAL"/>
              <w:rPr>
                <w:rFonts w:ascii="Courier New" w:hAnsi="Courier New"/>
                <w:lang w:eastAsia="ja-JP"/>
              </w:rPr>
            </w:pPr>
            <w:r w:rsidRPr="00F3500B">
              <w:rPr>
                <w:rFonts w:ascii="Courier New" w:hAnsi="Courier New"/>
                <w:lang w:eastAsia="ja-JP"/>
              </w:rPr>
              <w:t>DeliveryMo</w:t>
            </w:r>
            <w:r w:rsidR="00857164" w:rsidRPr="00F3500B">
              <w:rPr>
                <w:rFonts w:ascii="Courier New" w:hAnsi="Courier New"/>
                <w:lang w:eastAsia="ja-JP"/>
              </w:rPr>
              <w:t>deT</w:t>
            </w:r>
            <w:r w:rsidRPr="00F3500B">
              <w:rPr>
                <w:rFonts w:ascii="Courier New" w:hAnsi="Courier New"/>
                <w:lang w:eastAsia="ja-JP"/>
              </w:rPr>
              <w:t>ype</w:t>
            </w:r>
          </w:p>
        </w:tc>
        <w:tc>
          <w:tcPr>
            <w:tcW w:w="4619" w:type="dxa"/>
            <w:gridSpan w:val="2"/>
            <w:tcBorders>
              <w:top w:val="single" w:sz="6" w:space="0" w:color="000000"/>
            </w:tcBorders>
          </w:tcPr>
          <w:p w:rsidR="00BB5C7E" w:rsidRPr="00F3500B" w:rsidRDefault="000D2D85" w:rsidP="00AC74D7">
            <w:pPr>
              <w:pStyle w:val="TAL"/>
            </w:pPr>
            <w:r w:rsidRPr="00F3500B">
              <w:t>A simple</w:t>
            </w:r>
            <w:r w:rsidR="00BB5C7E" w:rsidRPr="00F3500B">
              <w:t xml:space="preserve"> type to signal the mode of content delivery:</w:t>
            </w:r>
          </w:p>
          <w:p w:rsidR="00BB5C7E" w:rsidRPr="00F3500B" w:rsidRDefault="00BB5C7E" w:rsidP="00AC74D7">
            <w:pPr>
              <w:pStyle w:val="TAL"/>
            </w:pPr>
            <w:r w:rsidRPr="00F3500B">
              <w:rPr>
                <w:i/>
              </w:rPr>
              <w:t>Streaming</w:t>
            </w:r>
            <w:r w:rsidR="00A616A6" w:rsidRPr="00F3500B">
              <w:t xml:space="preserve"> - </w:t>
            </w:r>
            <w:r w:rsidR="000D2D85" w:rsidRPr="00F3500B">
              <w:rPr>
                <w:rFonts w:cs="Arial"/>
                <w:sz w:val="20"/>
              </w:rPr>
              <w:t xml:space="preserve">content is available in a real time streaming mode either from a server or from local </w:t>
            </w:r>
            <w:r w:rsidR="008552CC" w:rsidRPr="00F3500B">
              <w:t>mem</w:t>
            </w:r>
            <w:r w:rsidR="000D2D85" w:rsidRPr="00F3500B">
              <w:t>o</w:t>
            </w:r>
            <w:r w:rsidR="008552CC" w:rsidRPr="00F3500B">
              <w:t>ry cache</w:t>
            </w:r>
            <w:r w:rsidR="000D2D85" w:rsidRPr="00F3500B">
              <w:t xml:space="preserve"> </w:t>
            </w:r>
            <w:r w:rsidR="004514EF" w:rsidRPr="00F3500B">
              <w:t>(</w:t>
            </w:r>
            <w:r w:rsidR="000D2D85" w:rsidRPr="00F3500B">
              <w:t>if previously downloaded</w:t>
            </w:r>
            <w:r w:rsidR="007F3A30" w:rsidRPr="00F3500B">
              <w:t>/</w:t>
            </w:r>
            <w:r w:rsidR="000D2D85" w:rsidRPr="00F3500B">
              <w:t>pushed by the service provider)</w:t>
            </w:r>
            <w:r w:rsidR="008B1168" w:rsidRPr="00F3500B">
              <w:t>.</w:t>
            </w:r>
          </w:p>
          <w:p w:rsidR="00FD0C62" w:rsidRPr="00F3500B" w:rsidRDefault="00BB5C7E" w:rsidP="00AC74D7">
            <w:pPr>
              <w:pStyle w:val="TAL"/>
            </w:pPr>
            <w:r w:rsidRPr="00F3500B">
              <w:rPr>
                <w:i/>
              </w:rPr>
              <w:t>Download</w:t>
            </w:r>
            <w:r w:rsidRPr="00F3500B">
              <w:t xml:space="preserve"> </w:t>
            </w:r>
            <w:r w:rsidR="00573DD0" w:rsidRPr="00F3500B">
              <w:t>-</w:t>
            </w:r>
            <w:r w:rsidRPr="00F3500B">
              <w:t xml:space="preserve"> </w:t>
            </w:r>
            <w:r w:rsidR="000D2D85" w:rsidRPr="00F3500B">
              <w:t>content is available for download</w:t>
            </w:r>
            <w:r w:rsidR="008552CC" w:rsidRPr="00F3500B">
              <w:t>.</w:t>
            </w:r>
            <w:r w:rsidR="00FD0C62" w:rsidRPr="00F3500B">
              <w:rPr>
                <w:i/>
              </w:rPr>
              <w:t xml:space="preserve"> </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OnDemandProgramType</w:t>
            </w:r>
          </w:p>
        </w:tc>
        <w:tc>
          <w:tcPr>
            <w:tcW w:w="4632" w:type="dxa"/>
            <w:gridSpan w:val="3"/>
            <w:tcBorders>
              <w:top w:val="single" w:sz="6" w:space="0" w:color="000000"/>
              <w:bottom w:val="single" w:sz="6" w:space="0" w:color="000000"/>
            </w:tcBorders>
          </w:tcPr>
          <w:p w:rsidR="00A3385F" w:rsidRPr="00F3500B" w:rsidRDefault="00A3385F" w:rsidP="00AC74D7">
            <w:pPr>
              <w:pStyle w:val="TAL"/>
              <w:rPr>
                <w:rFonts w:eastAsia="Arial Unicode MS"/>
                <w:lang w:eastAsia="ja-JP"/>
              </w:rPr>
            </w:pPr>
            <w:r w:rsidRPr="00F3500B">
              <w:t xml:space="preserve">A complex type derived from </w:t>
            </w:r>
            <w:r w:rsidRPr="00F3500B">
              <w:rPr>
                <w:rFonts w:ascii="Courier New" w:hAnsi="Courier New"/>
              </w:rPr>
              <w:t>ProgramLocationType</w:t>
            </w:r>
            <w:r w:rsidRPr="00F3500B">
              <w:rPr>
                <w:rFonts w:ascii="Arial Unicode MS" w:eastAsia="Arial Unicode MS" w:hAnsi="Arial Unicode MS"/>
                <w:lang w:eastAsia="ja-JP"/>
              </w:rPr>
              <w:t xml:space="preserve"> </w:t>
            </w:r>
            <w:r w:rsidRPr="00F3500B">
              <w:rPr>
                <w:rFonts w:eastAsia="Arial Unicode MS"/>
                <w:lang w:eastAsia="ja-JP"/>
              </w:rPr>
              <w:t>used to describe instances that can be acquired on demand (as opposed to broadcast).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The advertised duration of the programme. </w:t>
            </w:r>
            <w:r w:rsidRPr="00F3500B">
              <w:rPr>
                <w:lang w:eastAsia="ja-JP"/>
              </w:rPr>
              <w:t>The actual duration is provided by the location resolution mechanism, in the form of a locator.</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StartOfAvailability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The time and date that this programme will first be available</w:t>
            </w:r>
            <w:r w:rsidR="002C74B0" w:rsidRPr="00F3500B">
              <w:rPr>
                <w:lang w:eastAsia="ja-JP"/>
              </w:rPr>
              <w:t xml:space="preserve"> e.g. for download</w:t>
            </w:r>
            <w:r w:rsidRPr="00F3500B">
              <w:rPr>
                <w:lang w:eastAsia="ja-JP"/>
              </w:rPr>
              <w:t>.</w:t>
            </w:r>
            <w:r w:rsidR="002C74B0" w:rsidRPr="00F3500B">
              <w:rPr>
                <w:lang w:eastAsia="ja-JP"/>
              </w:rPr>
              <w:t xml:space="preserve"> If not specified, it is assumed that content is available.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EndOfAvailability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The time and date that this programme will no longer be available</w:t>
            </w:r>
            <w:r w:rsidR="002C74B0" w:rsidRPr="00F3500B">
              <w:rPr>
                <w:lang w:eastAsia="ja-JP"/>
              </w:rPr>
              <w:t xml:space="preserve"> e.g. for download</w:t>
            </w:r>
            <w:r w:rsidRPr="00F3500B">
              <w:rPr>
                <w:lang w:eastAsia="ja-JP"/>
              </w:rPr>
              <w:t>.</w:t>
            </w:r>
            <w:r w:rsidR="002C74B0" w:rsidRPr="00F3500B">
              <w:rPr>
                <w:lang w:eastAsia="ja-JP"/>
              </w:rPr>
              <w:t xml:space="preserve"> If not specified, it is assumed that content shall be avail</w:t>
            </w:r>
            <w:r w:rsidR="0072032D" w:rsidRPr="00F3500B">
              <w:rPr>
                <w:lang w:eastAsia="ja-JP"/>
              </w:rPr>
              <w:t xml:space="preserve">able </w:t>
            </w:r>
            <w:r w:rsidR="00452C3A" w:rsidRPr="00F3500B">
              <w:rPr>
                <w:lang w:eastAsia="ja-JP"/>
              </w:rPr>
              <w:t>"</w:t>
            </w:r>
            <w:r w:rsidR="0072032D" w:rsidRPr="00F3500B">
              <w:rPr>
                <w:lang w:eastAsia="ja-JP"/>
              </w:rPr>
              <w:t>indefinitely</w:t>
            </w:r>
            <w:r w:rsidR="00452C3A" w:rsidRPr="00F3500B">
              <w:rPr>
                <w:lang w:eastAsia="ja-JP"/>
              </w:rPr>
              <w:t>"</w:t>
            </w:r>
            <w:r w:rsidR="002C74B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FirstAvailability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True if this publication is the first publication of the content, false otherwise.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lang w:eastAsia="ja-JP"/>
              </w:rPr>
              <w:t>La</w:t>
            </w:r>
            <w:r w:rsidRPr="00F3500B">
              <w:rPr>
                <w:rFonts w:ascii="Courier New" w:hAnsi="Courier New"/>
              </w:rPr>
              <w:t>stAvailability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True if this publication is the last publication of the content, false otherwise.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ImmediateViewing</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 xml:space="preserve">A flag that when set to </w:t>
            </w:r>
            <w:r w:rsidR="00452C3A" w:rsidRPr="00F3500B">
              <w:rPr>
                <w:lang w:eastAsia="ja-JP"/>
              </w:rPr>
              <w:t>"</w:t>
            </w:r>
            <w:r w:rsidRPr="00F3500B">
              <w:rPr>
                <w:lang w:eastAsia="ja-JP"/>
              </w:rPr>
              <w:t>true</w:t>
            </w:r>
            <w:r w:rsidR="00452C3A" w:rsidRPr="00F3500B">
              <w:rPr>
                <w:lang w:eastAsia="ja-JP"/>
              </w:rPr>
              <w:t>"</w:t>
            </w:r>
            <w:r w:rsidRPr="00F3500B">
              <w:rPr>
                <w:lang w:eastAsia="ja-JP"/>
              </w:rPr>
              <w:t xml:space="preserve"> stipulate that this content is for immediate viewing. It cannot be copied. It cannot be</w:t>
            </w:r>
            <w:r w:rsidR="008532F7" w:rsidRPr="00F3500B">
              <w:rPr>
                <w:lang w:eastAsia="ja-JP"/>
              </w:rPr>
              <w:t xml:space="preserve"> </w:t>
            </w:r>
            <w:r w:rsidRPr="00F3500B">
              <w:rPr>
                <w:lang w:eastAsia="ja-JP"/>
              </w:rPr>
              <w:t xml:space="preserve">copied or stored temporarily in a buffer. </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3"/>
              <w:rPr>
                <w:rFonts w:ascii="Courier New" w:hAnsi="Courier New"/>
                <w:lang w:eastAsia="ja-JP"/>
              </w:rPr>
            </w:pPr>
            <w:r w:rsidRPr="00F3500B">
              <w:rPr>
                <w:rFonts w:ascii="Courier New" w:hAnsi="Courier New"/>
                <w:lang w:eastAsia="ja-JP"/>
              </w:rPr>
              <w:t>DeliveryMode</w:t>
            </w:r>
          </w:p>
        </w:tc>
        <w:tc>
          <w:tcPr>
            <w:tcW w:w="4632" w:type="dxa"/>
            <w:gridSpan w:val="3"/>
            <w:tcBorders>
              <w:top w:val="single" w:sz="6" w:space="0" w:color="000000"/>
              <w:bottom w:val="single" w:sz="6" w:space="0" w:color="000000"/>
            </w:tcBorders>
          </w:tcPr>
          <w:p w:rsidR="00347FE4" w:rsidRPr="00F3500B" w:rsidRDefault="00C35DCF" w:rsidP="00AC74D7">
            <w:pPr>
              <w:pStyle w:val="TAL"/>
              <w:rPr>
                <w:szCs w:val="18"/>
                <w:lang w:eastAsia="ja-JP"/>
              </w:rPr>
            </w:pPr>
            <w:r w:rsidRPr="00F3500B">
              <w:rPr>
                <w:rFonts w:eastAsia="Arial Unicode MS"/>
                <w:color w:val="000000"/>
                <w:kern w:val="24"/>
                <w:szCs w:val="18"/>
              </w:rPr>
              <w:t xml:space="preserve">This attribute indicates </w:t>
            </w:r>
            <w:r w:rsidRPr="00F3500B">
              <w:rPr>
                <w:rFonts w:eastAsia="Arial Unicode MS"/>
                <w:kern w:val="24"/>
                <w:szCs w:val="18"/>
              </w:rPr>
              <w:t>the</w:t>
            </w:r>
            <w:r w:rsidRPr="00F3500B">
              <w:rPr>
                <w:rFonts w:eastAsia="Arial Unicode MS"/>
                <w:color w:val="000000"/>
                <w:kern w:val="24"/>
                <w:szCs w:val="18"/>
              </w:rPr>
              <w:t xml:space="preserve"> delivery mode. It can have </w:t>
            </w:r>
            <w:r w:rsidRPr="00F3500B">
              <w:rPr>
                <w:rFonts w:eastAsia="Arial Unicode MS"/>
                <w:kern w:val="24"/>
                <w:szCs w:val="18"/>
              </w:rPr>
              <w:t>the</w:t>
            </w:r>
            <w:r w:rsidRPr="00F3500B">
              <w:rPr>
                <w:rFonts w:eastAsia="Arial Unicode MS"/>
                <w:color w:val="000000"/>
                <w:kern w:val="24"/>
                <w:szCs w:val="18"/>
              </w:rPr>
              <w:t xml:space="preserve"> values </w:t>
            </w:r>
            <w:r w:rsidR="00452C3A" w:rsidRPr="00F3500B">
              <w:rPr>
                <w:rFonts w:eastAsia="Arial Unicode MS"/>
                <w:color w:val="000000"/>
                <w:kern w:val="24"/>
                <w:szCs w:val="18"/>
              </w:rPr>
              <w:t>"</w:t>
            </w:r>
            <w:r w:rsidRPr="00F3500B">
              <w:rPr>
                <w:rFonts w:eastAsia="Arial Unicode MS"/>
                <w:color w:val="000000"/>
                <w:kern w:val="24"/>
                <w:szCs w:val="18"/>
              </w:rPr>
              <w:t>streaming</w:t>
            </w:r>
            <w:r w:rsidR="00452C3A" w:rsidRPr="00F3500B">
              <w:rPr>
                <w:rFonts w:eastAsia="Arial Unicode MS"/>
                <w:color w:val="000000"/>
                <w:kern w:val="24"/>
                <w:szCs w:val="18"/>
              </w:rPr>
              <w:t>"</w:t>
            </w:r>
            <w:r w:rsidRPr="00F3500B">
              <w:rPr>
                <w:rFonts w:eastAsia="Arial Unicode MS"/>
                <w:color w:val="000000"/>
                <w:kern w:val="24"/>
                <w:szCs w:val="18"/>
              </w:rPr>
              <w:t xml:space="preserve"> </w:t>
            </w:r>
            <w:r w:rsidRPr="00F3500B">
              <w:rPr>
                <w:rFonts w:eastAsia="Arial Unicode MS"/>
                <w:kern w:val="24"/>
                <w:szCs w:val="18"/>
              </w:rPr>
              <w:t>or</w:t>
            </w:r>
            <w:r w:rsidRPr="00F3500B">
              <w:rPr>
                <w:rFonts w:eastAsia="Arial Unicode MS"/>
                <w:color w:val="000000"/>
                <w:kern w:val="24"/>
                <w:szCs w:val="18"/>
              </w:rPr>
              <w:t xml:space="preserve"> </w:t>
            </w:r>
            <w:r w:rsidR="00452C3A" w:rsidRPr="00F3500B">
              <w:rPr>
                <w:rFonts w:eastAsia="Arial Unicode MS"/>
                <w:color w:val="000000"/>
                <w:kern w:val="24"/>
                <w:szCs w:val="18"/>
              </w:rPr>
              <w:t>"</w:t>
            </w:r>
            <w:r w:rsidRPr="00F3500B">
              <w:rPr>
                <w:rFonts w:eastAsia="Arial Unicode MS"/>
                <w:color w:val="000000"/>
                <w:kern w:val="24"/>
                <w:szCs w:val="18"/>
              </w:rPr>
              <w:t>download</w:t>
            </w:r>
            <w:r w:rsidR="00452C3A" w:rsidRPr="00F3500B">
              <w:rPr>
                <w:rFonts w:eastAsia="Arial Unicode MS"/>
                <w:color w:val="000000"/>
                <w:kern w:val="24"/>
                <w:szCs w:val="18"/>
              </w:rPr>
              <w:t>"</w:t>
            </w:r>
            <w:r w:rsidRPr="00F3500B">
              <w:rPr>
                <w:rFonts w:eastAsia="Arial Unicode MS"/>
                <w:color w:val="000000"/>
                <w:kern w:val="24"/>
                <w:szCs w:val="18"/>
              </w:rPr>
              <w:t>. If</w:t>
            </w:r>
            <w:r w:rsidR="00962E81" w:rsidRPr="00F3500B">
              <w:rPr>
                <w:rFonts w:eastAsia="Arial Unicode MS"/>
                <w:color w:val="000000"/>
                <w:kern w:val="24"/>
                <w:szCs w:val="18"/>
              </w:rPr>
              <w:t xml:space="preserve"> </w:t>
            </w:r>
            <w:r w:rsidR="00962E81" w:rsidRPr="00F3500B">
              <w:rPr>
                <w:rFonts w:eastAsia="Arial Unicode MS"/>
                <w:kern w:val="24"/>
                <w:szCs w:val="18"/>
              </w:rPr>
              <w:t>the</w:t>
            </w:r>
            <w:r w:rsidR="00962E81" w:rsidRPr="00F3500B">
              <w:rPr>
                <w:rFonts w:eastAsia="Arial Unicode MS"/>
                <w:color w:val="000000"/>
                <w:kern w:val="24"/>
                <w:szCs w:val="18"/>
              </w:rPr>
              <w:t xml:space="preserve"> attribute is not provided </w:t>
            </w:r>
            <w:r w:rsidR="00452C3A" w:rsidRPr="00F3500B">
              <w:rPr>
                <w:rFonts w:eastAsia="Arial Unicode MS"/>
                <w:color w:val="000000"/>
                <w:kern w:val="24"/>
                <w:szCs w:val="18"/>
              </w:rPr>
              <w:t>"</w:t>
            </w:r>
            <w:r w:rsidRPr="00F3500B">
              <w:rPr>
                <w:rFonts w:eastAsia="Arial Unicode MS"/>
                <w:color w:val="000000"/>
                <w:kern w:val="24"/>
                <w:szCs w:val="18"/>
              </w:rPr>
              <w:t>streaming</w:t>
            </w:r>
            <w:r w:rsidR="00452C3A" w:rsidRPr="00F3500B">
              <w:rPr>
                <w:rFonts w:eastAsia="Arial Unicode MS"/>
                <w:color w:val="000000"/>
                <w:kern w:val="24"/>
                <w:szCs w:val="18"/>
              </w:rPr>
              <w:t>"</w:t>
            </w:r>
            <w:r w:rsidRPr="00F3500B">
              <w:rPr>
                <w:rFonts w:eastAsia="Arial Unicode MS"/>
                <w:color w:val="000000"/>
                <w:kern w:val="24"/>
                <w:szCs w:val="18"/>
              </w:rPr>
              <w:t xml:space="preserve"> delivery is assumed by default.</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ContentVersion</w:t>
            </w:r>
          </w:p>
        </w:tc>
        <w:tc>
          <w:tcPr>
            <w:tcW w:w="4632" w:type="dxa"/>
            <w:gridSpan w:val="3"/>
            <w:tcBorders>
              <w:top w:val="single" w:sz="6" w:space="0" w:color="000000"/>
              <w:bottom w:val="single" w:sz="6" w:space="0" w:color="000000"/>
            </w:tcBorders>
          </w:tcPr>
          <w:p w:rsidR="00347FE4" w:rsidRPr="00F3500B" w:rsidRDefault="00C35DCF"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indicates </w:t>
            </w:r>
            <w:r w:rsidRPr="00F3500B">
              <w:rPr>
                <w:rFonts w:eastAsia="Arial Unicode MS" w:cs="Arial"/>
                <w:kern w:val="24"/>
                <w:szCs w:val="18"/>
              </w:rPr>
              <w:t>the</w:t>
            </w:r>
            <w:r w:rsidRPr="00F3500B">
              <w:rPr>
                <w:rFonts w:eastAsia="Arial Unicode MS" w:cs="Arial"/>
                <w:color w:val="000000"/>
                <w:kern w:val="24"/>
                <w:szCs w:val="18"/>
              </w:rPr>
              <w:t xml:space="preserve"> version </w:t>
            </w:r>
            <w:r w:rsidRPr="00F3500B">
              <w:rPr>
                <w:rFonts w:eastAsia="Arial Unicode MS" w:cs="Arial"/>
                <w:kern w:val="24"/>
                <w:szCs w:val="18"/>
              </w:rPr>
              <w:t>of</w:t>
            </w:r>
            <w:r w:rsidRPr="00F3500B">
              <w:rPr>
                <w:rFonts w:eastAsia="Arial Unicode MS" w:cs="Arial"/>
                <w:color w:val="000000"/>
                <w:kern w:val="24"/>
                <w:szCs w:val="18"/>
              </w:rPr>
              <w:t xml:space="preserve"> a content item available for download. </w:t>
            </w:r>
            <w:r w:rsidRPr="00F3500B">
              <w:rPr>
                <w:rFonts w:eastAsia="Arial Unicode MS" w:cs="Arial"/>
                <w:kern w:val="24"/>
                <w:szCs w:val="18"/>
              </w:rPr>
              <w:t>The</w:t>
            </w:r>
            <w:r w:rsidRPr="00F3500B">
              <w:rPr>
                <w:rFonts w:eastAsia="Arial Unicode MS" w:cs="Arial"/>
                <w:color w:val="000000"/>
                <w:kern w:val="24"/>
                <w:szCs w:val="18"/>
              </w:rPr>
              <w:t xml:space="preserve"> version number counts from 0 to 255 </w:t>
            </w:r>
            <w:r w:rsidRPr="00F3500B">
              <w:rPr>
                <w:rFonts w:eastAsia="Arial Unicode MS" w:cs="Arial"/>
                <w:kern w:val="24"/>
                <w:szCs w:val="18"/>
              </w:rPr>
              <w:t>with</w:t>
            </w:r>
            <w:r w:rsidRPr="00F3500B">
              <w:rPr>
                <w:rFonts w:eastAsia="Arial Unicode MS" w:cs="Arial"/>
                <w:color w:val="000000"/>
                <w:kern w:val="24"/>
                <w:szCs w:val="18"/>
              </w:rPr>
              <w:t xml:space="preserve"> an overflow from 255 to 0. This allows providing</w:t>
            </w:r>
            <w:r w:rsidR="003325F5" w:rsidRPr="00F3500B">
              <w:rPr>
                <w:rFonts w:eastAsia="Arial Unicode MS" w:cs="Arial"/>
                <w:color w:val="000000"/>
                <w:kern w:val="24"/>
                <w:szCs w:val="18"/>
              </w:rPr>
              <w:t xml:space="preserve"> new versions (e.g. corrections </w:t>
            </w:r>
            <w:r w:rsidR="003325F5" w:rsidRPr="00F3500B">
              <w:rPr>
                <w:rFonts w:eastAsia="Arial Unicode MS" w:cs="Arial"/>
                <w:kern w:val="24"/>
                <w:szCs w:val="18"/>
              </w:rPr>
              <w:t>of</w:t>
            </w:r>
            <w:r w:rsidR="003325F5" w:rsidRPr="00F3500B">
              <w:rPr>
                <w:rFonts w:eastAsia="Arial Unicode MS" w:cs="Arial"/>
                <w:color w:val="000000"/>
                <w:kern w:val="24"/>
                <w:szCs w:val="18"/>
              </w:rPr>
              <w:t xml:space="preserve"> encoding errors)</w:t>
            </w:r>
            <w:r w:rsidR="00A616A6" w:rsidRPr="00F3500B">
              <w:rPr>
                <w:rFonts w:eastAsia="Arial Unicode MS" w:cs="Arial"/>
                <w:color w:val="000000"/>
                <w:kern w:val="24"/>
                <w:szCs w:val="18"/>
              </w:rPr>
              <w:t xml:space="preserve"> </w:t>
            </w:r>
            <w:r w:rsidRPr="00F3500B">
              <w:rPr>
                <w:rFonts w:eastAsia="Arial Unicode MS" w:cs="Arial"/>
                <w:color w:val="000000"/>
                <w:kern w:val="24"/>
                <w:szCs w:val="18"/>
              </w:rPr>
              <w:t xml:space="preserve">to </w:t>
            </w:r>
            <w:r w:rsidR="003325F5" w:rsidRPr="00F3500B">
              <w:rPr>
                <w:rFonts w:eastAsia="Arial Unicode MS" w:cs="Arial"/>
                <w:color w:val="000000"/>
                <w:kern w:val="24"/>
                <w:szCs w:val="18"/>
              </w:rPr>
              <w:t xml:space="preserve">replace </w:t>
            </w:r>
            <w:r w:rsidRPr="00F3500B">
              <w:rPr>
                <w:rFonts w:eastAsia="Arial Unicode MS" w:cs="Arial"/>
                <w:color w:val="000000"/>
                <w:kern w:val="24"/>
                <w:szCs w:val="18"/>
              </w:rPr>
              <w:t>already downloaded content items.</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ExpiryTime</w:t>
            </w:r>
          </w:p>
        </w:tc>
        <w:tc>
          <w:tcPr>
            <w:tcW w:w="4632" w:type="dxa"/>
            <w:gridSpan w:val="3"/>
            <w:tcBorders>
              <w:top w:val="single" w:sz="6" w:space="0" w:color="000000"/>
              <w:bottom w:val="single" w:sz="6" w:space="0" w:color="000000"/>
            </w:tcBorders>
          </w:tcPr>
          <w:p w:rsidR="00347FE4" w:rsidRPr="00F3500B" w:rsidRDefault="006E2F99"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defines </w:t>
            </w:r>
            <w:r w:rsidRPr="00F3500B">
              <w:rPr>
                <w:rFonts w:eastAsia="Arial Unicode MS" w:cs="Arial"/>
                <w:kern w:val="24"/>
                <w:szCs w:val="18"/>
              </w:rPr>
              <w:t>the</w:t>
            </w:r>
            <w:r w:rsidRPr="00F3500B">
              <w:rPr>
                <w:rFonts w:eastAsia="Arial Unicode MS" w:cs="Arial"/>
                <w:color w:val="000000"/>
                <w:kern w:val="24"/>
                <w:szCs w:val="18"/>
              </w:rPr>
              <w:t xml:space="preserve"> date and time when </w:t>
            </w:r>
            <w:r w:rsidRPr="00F3500B">
              <w:rPr>
                <w:rFonts w:eastAsia="Arial Unicode MS" w:cs="Arial"/>
                <w:kern w:val="24"/>
                <w:szCs w:val="18"/>
              </w:rPr>
              <w:t>th</w:t>
            </w:r>
            <w:r w:rsidR="005F55BA" w:rsidRPr="00F3500B">
              <w:rPr>
                <w:rFonts w:eastAsia="Arial Unicode MS" w:cs="Arial"/>
                <w:kern w:val="24"/>
                <w:szCs w:val="18"/>
              </w:rPr>
              <w:t>e</w:t>
            </w:r>
            <w:r w:rsidR="005F55BA" w:rsidRPr="00F3500B">
              <w:rPr>
                <w:rFonts w:eastAsia="Arial Unicode MS" w:cs="Arial"/>
                <w:color w:val="000000"/>
                <w:kern w:val="24"/>
                <w:szCs w:val="18"/>
              </w:rPr>
              <w:t xml:space="preserve"> content item expires and can</w:t>
            </w:r>
            <w:r w:rsidRPr="00F3500B">
              <w:rPr>
                <w:rFonts w:eastAsia="Arial Unicode MS" w:cs="Arial"/>
                <w:color w:val="000000"/>
                <w:kern w:val="24"/>
                <w:szCs w:val="18"/>
              </w:rPr>
              <w:t xml:space="preserve"> be removed from local storage at </w:t>
            </w:r>
            <w:r w:rsidRPr="00F3500B">
              <w:rPr>
                <w:rFonts w:eastAsia="Arial Unicode MS" w:cs="Arial"/>
                <w:kern w:val="24"/>
                <w:szCs w:val="18"/>
              </w:rPr>
              <w:t>the</w:t>
            </w:r>
            <w:r w:rsidRPr="00F3500B">
              <w:rPr>
                <w:rFonts w:eastAsia="Arial Unicode MS" w:cs="Arial"/>
                <w:color w:val="000000"/>
                <w:kern w:val="24"/>
                <w:szCs w:val="18"/>
              </w:rPr>
              <w:t xml:space="preserve"> user premises.</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EarlyPlayout</w:t>
            </w:r>
          </w:p>
        </w:tc>
        <w:tc>
          <w:tcPr>
            <w:tcW w:w="4632" w:type="dxa"/>
            <w:gridSpan w:val="3"/>
            <w:tcBorders>
              <w:top w:val="single" w:sz="6" w:space="0" w:color="000000"/>
              <w:bottom w:val="single" w:sz="6" w:space="0" w:color="000000"/>
            </w:tcBorders>
          </w:tcPr>
          <w:p w:rsidR="00347FE4" w:rsidRPr="00F3500B" w:rsidRDefault="00C27E40" w:rsidP="00AC74D7">
            <w:pPr>
              <w:keepNext/>
              <w:keepLines/>
              <w:spacing w:after="0" w:line="216" w:lineRule="auto"/>
              <w:rPr>
                <w:lang w:eastAsia="ja-JP"/>
              </w:rPr>
            </w:pP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attribute indicates if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play out </w:t>
            </w:r>
            <w:r w:rsidRPr="00F3500B">
              <w:rPr>
                <w:rFonts w:ascii="Arial" w:eastAsia="Arial Unicode MS" w:hAnsi="Arial" w:cs="Arial"/>
                <w:kern w:val="24"/>
                <w:sz w:val="18"/>
                <w:szCs w:val="18"/>
              </w:rPr>
              <w:t>of</w:t>
            </w:r>
            <w:r w:rsidRPr="00F3500B">
              <w:rPr>
                <w:rFonts w:ascii="Arial" w:eastAsia="Arial Unicode MS" w:hAnsi="Arial" w:cs="Arial"/>
                <w:color w:val="000000"/>
                <w:kern w:val="24"/>
                <w:sz w:val="18"/>
                <w:szCs w:val="18"/>
              </w:rPr>
              <w:t xml:space="preserve"> content can start while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download is still in progress.</w:t>
            </w:r>
            <w:r w:rsidR="00A616A6" w:rsidRPr="00F3500B">
              <w:rPr>
                <w:rFonts w:ascii="Arial" w:eastAsia="Arial Unicode MS" w:hAnsi="Arial" w:cs="Arial"/>
                <w:color w:val="000000"/>
                <w:kern w:val="24"/>
                <w:sz w:val="18"/>
                <w:szCs w:val="18"/>
              </w:rPr>
              <w:t xml:space="preserve"> </w:t>
            </w:r>
            <w:r w:rsidRPr="00F3500B">
              <w:rPr>
                <w:rFonts w:ascii="Arial" w:eastAsia="Arial Unicode MS" w:hAnsi="Arial" w:cs="Arial"/>
                <w:color w:val="000000"/>
                <w:kern w:val="24"/>
                <w:sz w:val="18"/>
                <w:szCs w:val="18"/>
              </w:rPr>
              <w:t xml:space="preserve">If EarlyPlayout is </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true</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play out MAY start while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item is being downloaded. If EarlyPlayout is </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false</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play out SHALL NOT start before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item is completely downloaded.</w:t>
            </w:r>
          </w:p>
        </w:tc>
      </w:tr>
      <w:tr w:rsidR="006C1EA4" w:rsidRPr="00F3500B" w:rsidTr="009274A6">
        <w:trPr>
          <w:gridBefore w:val="1"/>
          <w:wBefore w:w="80" w:type="dxa"/>
          <w:jc w:val="center"/>
        </w:trPr>
        <w:tc>
          <w:tcPr>
            <w:tcW w:w="3889" w:type="dxa"/>
            <w:gridSpan w:val="2"/>
            <w:tcBorders>
              <w:top w:val="single" w:sz="6" w:space="0" w:color="000000"/>
              <w:bottom w:val="single" w:sz="6" w:space="0" w:color="000000"/>
            </w:tcBorders>
          </w:tcPr>
          <w:p w:rsidR="006C1EA4" w:rsidRPr="00F3500B" w:rsidRDefault="006C1EA4" w:rsidP="00AC74D7">
            <w:pPr>
              <w:pStyle w:val="TAL"/>
              <w:ind w:left="284"/>
              <w:rPr>
                <w:rFonts w:ascii="Courier New" w:hAnsi="Courier New"/>
                <w:lang w:eastAsia="ja-JP"/>
              </w:rPr>
            </w:pPr>
            <w:r w:rsidRPr="00F3500B">
              <w:rPr>
                <w:rFonts w:ascii="Courier New" w:hAnsi="Courier New"/>
                <w:lang w:eastAsia="ja-JP"/>
              </w:rPr>
              <w:t>Free</w:t>
            </w:r>
          </w:p>
        </w:tc>
        <w:tc>
          <w:tcPr>
            <w:tcW w:w="4632" w:type="dxa"/>
            <w:gridSpan w:val="3"/>
            <w:tcBorders>
              <w:top w:val="single" w:sz="6" w:space="0" w:color="000000"/>
              <w:bottom w:val="single" w:sz="6" w:space="0" w:color="000000"/>
            </w:tcBorders>
          </w:tcPr>
          <w:p w:rsidR="006C1EA4" w:rsidRPr="00F3500B" w:rsidRDefault="006C1EA4" w:rsidP="00AC74D7">
            <w:pPr>
              <w:keepNext/>
              <w:keepLines/>
              <w:spacing w:after="0" w:line="216" w:lineRule="auto"/>
              <w:rPr>
                <w:rFonts w:ascii="Arial" w:eastAsia="Arial Unicode MS" w:hAnsi="Arial" w:cs="Arial"/>
                <w:color w:val="000000"/>
                <w:kern w:val="24"/>
                <w:sz w:val="18"/>
                <w:szCs w:val="18"/>
              </w:rPr>
            </w:pP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attribute defined if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is available for free (if set to </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true</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w:t>
            </w:r>
            <w:r w:rsidRPr="00F3500B">
              <w:rPr>
                <w:rFonts w:ascii="Arial" w:eastAsia="Arial Unicode MS" w:hAnsi="Arial" w:cs="Arial"/>
                <w:kern w:val="24"/>
                <w:sz w:val="18"/>
                <w:szCs w:val="18"/>
              </w:rPr>
              <w:t>or</w:t>
            </w:r>
            <w:r w:rsidRPr="00F3500B">
              <w:rPr>
                <w:rFonts w:ascii="Arial" w:eastAsia="Arial Unicode MS" w:hAnsi="Arial" w:cs="Arial"/>
                <w:color w:val="000000"/>
                <w:kern w:val="24"/>
                <w:sz w:val="18"/>
                <w:szCs w:val="18"/>
              </w:rPr>
              <w:t xml:space="preserve"> </w:t>
            </w:r>
            <w:r w:rsidR="00ED0A36" w:rsidRPr="00F3500B">
              <w:rPr>
                <w:rFonts w:ascii="Arial" w:eastAsia="Arial Unicode MS" w:hAnsi="Arial" w:cs="Arial"/>
                <w:color w:val="000000"/>
                <w:kern w:val="24"/>
                <w:sz w:val="18"/>
                <w:szCs w:val="18"/>
              </w:rPr>
              <w:t>shall</w:t>
            </w:r>
            <w:r w:rsidRPr="00F3500B">
              <w:rPr>
                <w:rFonts w:ascii="Arial" w:eastAsia="Arial Unicode MS" w:hAnsi="Arial" w:cs="Arial"/>
                <w:color w:val="000000"/>
                <w:kern w:val="24"/>
                <w:sz w:val="18"/>
                <w:szCs w:val="18"/>
              </w:rPr>
              <w:t xml:space="preserve"> be paid for by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consumer (if set to </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false</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w:t>
            </w:r>
          </w:p>
        </w:tc>
      </w:tr>
      <w:tr w:rsidR="00925FF4" w:rsidRPr="00F3500B" w:rsidTr="009274A6">
        <w:trPr>
          <w:gridBefore w:val="1"/>
          <w:wBefore w:w="80" w:type="dxa"/>
          <w:jc w:val="center"/>
          <w:ins w:id="1981" w:author="Evain, Jean-Pierre" w:date="2017-06-09T15:12:00Z"/>
        </w:trPr>
        <w:tc>
          <w:tcPr>
            <w:tcW w:w="3889" w:type="dxa"/>
            <w:gridSpan w:val="2"/>
            <w:tcBorders>
              <w:top w:val="single" w:sz="6" w:space="0" w:color="000000"/>
              <w:bottom w:val="single" w:sz="6" w:space="0" w:color="000000"/>
            </w:tcBorders>
          </w:tcPr>
          <w:p w:rsidR="00925FF4" w:rsidRPr="00F3500B" w:rsidRDefault="00925FF4" w:rsidP="00AC74D7">
            <w:pPr>
              <w:pStyle w:val="TAL"/>
              <w:ind w:left="284"/>
              <w:rPr>
                <w:ins w:id="1982" w:author="Evain, Jean-Pierre" w:date="2017-06-09T15:12:00Z"/>
                <w:rFonts w:ascii="Courier New" w:hAnsi="Courier New"/>
                <w:lang w:eastAsia="ja-JP"/>
              </w:rPr>
            </w:pPr>
            <w:ins w:id="1983" w:author="Evain, Jean-Pierre" w:date="2017-06-09T15:12:00Z">
              <w:r>
                <w:rPr>
                  <w:rFonts w:ascii="Courier New" w:hAnsi="Courier New"/>
                  <w:lang w:eastAsia="ja-JP"/>
                </w:rPr>
                <w:t>ExpiryTimeAfterFirstStart</w:t>
              </w:r>
            </w:ins>
          </w:p>
        </w:tc>
        <w:tc>
          <w:tcPr>
            <w:tcW w:w="4632" w:type="dxa"/>
            <w:gridSpan w:val="3"/>
            <w:tcBorders>
              <w:top w:val="single" w:sz="6" w:space="0" w:color="000000"/>
              <w:bottom w:val="single" w:sz="6" w:space="0" w:color="000000"/>
            </w:tcBorders>
          </w:tcPr>
          <w:p w:rsidR="00925FF4" w:rsidRPr="00F3500B" w:rsidRDefault="00925FF4" w:rsidP="00AC74D7">
            <w:pPr>
              <w:keepNext/>
              <w:keepLines/>
              <w:spacing w:after="0" w:line="216" w:lineRule="auto"/>
              <w:rPr>
                <w:ins w:id="1984" w:author="Evain, Jean-Pierre" w:date="2017-06-09T15:12:00Z"/>
                <w:rFonts w:ascii="Arial" w:eastAsia="Arial Unicode MS" w:hAnsi="Arial" w:cs="Arial"/>
                <w:kern w:val="24"/>
                <w:sz w:val="18"/>
                <w:szCs w:val="18"/>
              </w:rPr>
            </w:pPr>
            <w:ins w:id="1985" w:author="Evain, Jean-Pierre" w:date="2017-06-09T15:12:00Z">
              <w:r>
                <w:rPr>
                  <w:rFonts w:ascii="Arial" w:eastAsia="Arial Unicode MS" w:hAnsi="Arial" w:cs="Arial"/>
                  <w:kern w:val="24"/>
                  <w:sz w:val="18"/>
                  <w:szCs w:val="18"/>
                </w:rPr>
                <w:t>The duration during which access is allowed after first start.</w:t>
              </w:r>
            </w:ins>
          </w:p>
        </w:tc>
      </w:tr>
      <w:tr w:rsidR="00925FF4" w:rsidRPr="00F3500B" w:rsidTr="009274A6">
        <w:trPr>
          <w:gridBefore w:val="1"/>
          <w:wBefore w:w="80" w:type="dxa"/>
          <w:jc w:val="center"/>
          <w:ins w:id="1986" w:author="Evain, Jean-Pierre" w:date="2017-06-09T15:12:00Z"/>
        </w:trPr>
        <w:tc>
          <w:tcPr>
            <w:tcW w:w="3889" w:type="dxa"/>
            <w:gridSpan w:val="2"/>
            <w:tcBorders>
              <w:top w:val="single" w:sz="6" w:space="0" w:color="000000"/>
              <w:bottom w:val="single" w:sz="6" w:space="0" w:color="000000"/>
            </w:tcBorders>
          </w:tcPr>
          <w:p w:rsidR="00925FF4" w:rsidRDefault="008146FB" w:rsidP="00AC74D7">
            <w:pPr>
              <w:pStyle w:val="TAL"/>
              <w:ind w:left="284"/>
              <w:rPr>
                <w:ins w:id="1987" w:author="Evain, Jean-Pierre" w:date="2017-06-09T15:12:00Z"/>
                <w:rFonts w:ascii="Courier New" w:hAnsi="Courier New"/>
                <w:lang w:eastAsia="ja-JP"/>
              </w:rPr>
            </w:pPr>
            <w:ins w:id="1988" w:author="Evain, Jean-Pierre" w:date="2017-06-09T15:12:00Z">
              <w:r>
                <w:rPr>
                  <w:rFonts w:ascii="Courier New" w:hAnsi="Courier New"/>
                  <w:lang w:eastAsia="ja-JP"/>
                </w:rPr>
                <w:t>EmbargoTime</w:t>
              </w:r>
            </w:ins>
          </w:p>
        </w:tc>
        <w:tc>
          <w:tcPr>
            <w:tcW w:w="4632" w:type="dxa"/>
            <w:gridSpan w:val="3"/>
            <w:tcBorders>
              <w:top w:val="single" w:sz="6" w:space="0" w:color="000000"/>
              <w:bottom w:val="single" w:sz="6" w:space="0" w:color="000000"/>
            </w:tcBorders>
          </w:tcPr>
          <w:p w:rsidR="00925FF4" w:rsidRDefault="008146FB" w:rsidP="00AC74D7">
            <w:pPr>
              <w:keepNext/>
              <w:keepLines/>
              <w:spacing w:after="0" w:line="216" w:lineRule="auto"/>
              <w:rPr>
                <w:ins w:id="1989" w:author="Evain, Jean-Pierre" w:date="2017-06-09T15:12:00Z"/>
                <w:rFonts w:ascii="Arial" w:eastAsia="Arial Unicode MS" w:hAnsi="Arial" w:cs="Arial"/>
                <w:kern w:val="24"/>
                <w:sz w:val="18"/>
                <w:szCs w:val="18"/>
              </w:rPr>
            </w:pPr>
            <w:ins w:id="1990" w:author="Evain, Jean-Pierre" w:date="2017-06-09T15:13:00Z">
              <w:r>
                <w:rPr>
                  <w:rFonts w:ascii="Arial" w:eastAsia="Arial Unicode MS" w:hAnsi="Arial" w:cs="Arial"/>
                  <w:kern w:val="24"/>
                  <w:sz w:val="18"/>
                  <w:szCs w:val="18"/>
                </w:rPr>
                <w:t>The date until which content cannot be accessed.</w:t>
              </w:r>
            </w:ins>
          </w:p>
        </w:tc>
      </w:tr>
      <w:tr w:rsidR="008146FB" w:rsidRPr="00F3500B" w:rsidTr="009274A6">
        <w:trPr>
          <w:gridBefore w:val="1"/>
          <w:wBefore w:w="80" w:type="dxa"/>
          <w:jc w:val="center"/>
          <w:ins w:id="1991" w:author="Evain, Jean-Pierre" w:date="2017-06-09T15:13:00Z"/>
        </w:trPr>
        <w:tc>
          <w:tcPr>
            <w:tcW w:w="3889" w:type="dxa"/>
            <w:gridSpan w:val="2"/>
            <w:tcBorders>
              <w:top w:val="single" w:sz="6" w:space="0" w:color="000000"/>
              <w:bottom w:val="single" w:sz="6" w:space="0" w:color="000000"/>
            </w:tcBorders>
          </w:tcPr>
          <w:p w:rsidR="008146FB" w:rsidRDefault="008146FB" w:rsidP="00AC74D7">
            <w:pPr>
              <w:pStyle w:val="TAL"/>
              <w:ind w:left="284"/>
              <w:rPr>
                <w:ins w:id="1992" w:author="Evain, Jean-Pierre" w:date="2017-06-09T15:13:00Z"/>
                <w:rFonts w:ascii="Courier New" w:hAnsi="Courier New"/>
                <w:lang w:eastAsia="ja-JP"/>
              </w:rPr>
            </w:pPr>
            <w:ins w:id="1993" w:author="Evain, Jean-Pierre" w:date="2017-06-09T15:13:00Z">
              <w:r>
                <w:rPr>
                  <w:rFonts w:ascii="Courier New" w:hAnsi="Courier New"/>
                  <w:lang w:eastAsia="ja-JP"/>
                </w:rPr>
                <w:lastRenderedPageBreak/>
                <w:t>MaxNumberOfDownloads</w:t>
              </w:r>
            </w:ins>
          </w:p>
        </w:tc>
        <w:tc>
          <w:tcPr>
            <w:tcW w:w="4632" w:type="dxa"/>
            <w:gridSpan w:val="3"/>
            <w:tcBorders>
              <w:top w:val="single" w:sz="6" w:space="0" w:color="000000"/>
              <w:bottom w:val="single" w:sz="6" w:space="0" w:color="000000"/>
            </w:tcBorders>
          </w:tcPr>
          <w:p w:rsidR="008146FB" w:rsidRDefault="008146FB" w:rsidP="00AC74D7">
            <w:pPr>
              <w:keepNext/>
              <w:keepLines/>
              <w:spacing w:after="0" w:line="216" w:lineRule="auto"/>
              <w:rPr>
                <w:ins w:id="1994" w:author="Evain, Jean-Pierre" w:date="2017-06-09T15:13:00Z"/>
                <w:rFonts w:ascii="Arial" w:eastAsia="Arial Unicode MS" w:hAnsi="Arial" w:cs="Arial"/>
                <w:kern w:val="24"/>
                <w:sz w:val="18"/>
                <w:szCs w:val="18"/>
              </w:rPr>
            </w:pPr>
            <w:ins w:id="1995" w:author="Evain, Jean-Pierre" w:date="2017-06-09T15:13:00Z">
              <w:r>
                <w:rPr>
                  <w:rFonts w:ascii="Arial" w:eastAsia="Arial Unicode MS" w:hAnsi="Arial" w:cs="Arial"/>
                  <w:kern w:val="24"/>
                  <w:sz w:val="18"/>
                  <w:szCs w:val="18"/>
                </w:rPr>
                <w:t>The maximum of times that content can be downloaded.</w:t>
              </w:r>
            </w:ins>
          </w:p>
        </w:tc>
      </w:tr>
      <w:tr w:rsidR="008146FB" w:rsidRPr="00F3500B" w:rsidTr="009274A6">
        <w:trPr>
          <w:gridBefore w:val="1"/>
          <w:wBefore w:w="80" w:type="dxa"/>
          <w:jc w:val="center"/>
          <w:ins w:id="1996" w:author="Evain, Jean-Pierre" w:date="2017-06-09T15:14:00Z"/>
        </w:trPr>
        <w:tc>
          <w:tcPr>
            <w:tcW w:w="3889" w:type="dxa"/>
            <w:gridSpan w:val="2"/>
            <w:tcBorders>
              <w:top w:val="single" w:sz="6" w:space="0" w:color="000000"/>
              <w:bottom w:val="single" w:sz="6" w:space="0" w:color="000000"/>
            </w:tcBorders>
          </w:tcPr>
          <w:p w:rsidR="008146FB" w:rsidRDefault="008146FB" w:rsidP="00AC74D7">
            <w:pPr>
              <w:pStyle w:val="TAL"/>
              <w:ind w:left="284"/>
              <w:rPr>
                <w:ins w:id="1997" w:author="Evain, Jean-Pierre" w:date="2017-06-09T15:14:00Z"/>
                <w:rFonts w:ascii="Courier New" w:hAnsi="Courier New"/>
                <w:lang w:eastAsia="ja-JP"/>
              </w:rPr>
            </w:pPr>
            <w:ins w:id="1998" w:author="Evain, Jean-Pierre" w:date="2017-06-09T15:14:00Z">
              <w:r>
                <w:rPr>
                  <w:rFonts w:ascii="Courier New" w:hAnsi="Courier New"/>
                  <w:lang w:eastAsia="ja-JP"/>
                </w:rPr>
                <w:t>ExpiryTimeAfterDownload</w:t>
              </w:r>
            </w:ins>
          </w:p>
        </w:tc>
        <w:tc>
          <w:tcPr>
            <w:tcW w:w="4632" w:type="dxa"/>
            <w:gridSpan w:val="3"/>
            <w:tcBorders>
              <w:top w:val="single" w:sz="6" w:space="0" w:color="000000"/>
              <w:bottom w:val="single" w:sz="6" w:space="0" w:color="000000"/>
            </w:tcBorders>
          </w:tcPr>
          <w:p w:rsidR="008146FB" w:rsidRDefault="008146FB" w:rsidP="00AC74D7">
            <w:pPr>
              <w:keepNext/>
              <w:keepLines/>
              <w:spacing w:after="0" w:line="216" w:lineRule="auto"/>
              <w:rPr>
                <w:ins w:id="1999" w:author="Evain, Jean-Pierre" w:date="2017-06-09T15:14:00Z"/>
                <w:rFonts w:ascii="Arial" w:eastAsia="Arial Unicode MS" w:hAnsi="Arial" w:cs="Arial"/>
                <w:kern w:val="24"/>
                <w:sz w:val="18"/>
                <w:szCs w:val="18"/>
              </w:rPr>
            </w:pPr>
            <w:ins w:id="2000" w:author="Evain, Jean-Pierre" w:date="2017-06-09T15:14:00Z">
              <w:r>
                <w:rPr>
                  <w:rFonts w:ascii="Arial" w:eastAsia="Arial Unicode MS" w:hAnsi="Arial" w:cs="Arial"/>
                  <w:kern w:val="24"/>
                  <w:sz w:val="18"/>
                  <w:szCs w:val="18"/>
                </w:rPr>
                <w:t>The duration of time during which content can be accessed after download before it expires.</w:t>
              </w:r>
            </w:ins>
          </w:p>
        </w:tc>
      </w:tr>
      <w:tr w:rsidR="008146FB" w:rsidRPr="00F3500B" w:rsidTr="008146FB">
        <w:tblPrEx>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ExChange w:id="2001" w:author="Evain, Jean-Pierre" w:date="2017-06-09T15:16:00Z">
            <w:tblPrEx>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Ex>
          </w:tblPrExChange>
        </w:tblPrEx>
        <w:trPr>
          <w:gridBefore w:val="1"/>
          <w:wBefore w:w="80" w:type="dxa"/>
          <w:jc w:val="center"/>
          <w:ins w:id="2002" w:author="Evain, Jean-Pierre" w:date="2017-06-09T15:14:00Z"/>
          <w:trPrChange w:id="2003" w:author="Evain, Jean-Pierre" w:date="2017-06-09T15:16:00Z">
            <w:trPr>
              <w:gridBefore w:val="1"/>
              <w:wBefore w:w="80" w:type="dxa"/>
              <w:jc w:val="center"/>
            </w:trPr>
          </w:trPrChange>
        </w:trPr>
        <w:tc>
          <w:tcPr>
            <w:tcW w:w="3889" w:type="dxa"/>
            <w:gridSpan w:val="2"/>
            <w:tcBorders>
              <w:top w:val="single" w:sz="6" w:space="0" w:color="000000"/>
              <w:bottom w:val="single" w:sz="6" w:space="0" w:color="000000"/>
            </w:tcBorders>
            <w:tcPrChange w:id="2004" w:author="Evain, Jean-Pierre" w:date="2017-06-09T15:16:00Z">
              <w:tcPr>
                <w:tcW w:w="3889" w:type="dxa"/>
                <w:gridSpan w:val="2"/>
                <w:tcBorders>
                  <w:top w:val="single" w:sz="6" w:space="0" w:color="000000"/>
                  <w:bottom w:val="single" w:sz="6" w:space="0" w:color="000000"/>
                </w:tcBorders>
              </w:tcPr>
            </w:tcPrChange>
          </w:tcPr>
          <w:p w:rsidR="008146FB" w:rsidRDefault="008146FB" w:rsidP="00AC74D7">
            <w:pPr>
              <w:pStyle w:val="TAL"/>
              <w:ind w:left="284"/>
              <w:rPr>
                <w:ins w:id="2005" w:author="Evain, Jean-Pierre" w:date="2017-06-09T15:16:00Z"/>
                <w:rFonts w:ascii="Courier New" w:hAnsi="Courier New"/>
                <w:lang w:eastAsia="ja-JP"/>
              </w:rPr>
            </w:pPr>
            <w:ins w:id="2006" w:author="Evain, Jean-Pierre" w:date="2017-06-09T15:14:00Z">
              <w:r>
                <w:rPr>
                  <w:rFonts w:ascii="Courier New" w:hAnsi="Courier New"/>
                  <w:lang w:eastAsia="ja-JP"/>
                </w:rPr>
                <w:t>ExpiryTimeAfterDownloadFirst</w:t>
              </w:r>
            </w:ins>
          </w:p>
          <w:p w:rsidR="008146FB" w:rsidRDefault="008146FB" w:rsidP="00AC74D7">
            <w:pPr>
              <w:pStyle w:val="TAL"/>
              <w:ind w:left="284"/>
              <w:rPr>
                <w:ins w:id="2007" w:author="Evain, Jean-Pierre" w:date="2017-06-09T15:14:00Z"/>
                <w:rFonts w:ascii="Courier New" w:hAnsi="Courier New"/>
                <w:lang w:eastAsia="ja-JP"/>
              </w:rPr>
            </w:pPr>
            <w:ins w:id="2008" w:author="Evain, Jean-Pierre" w:date="2017-06-09T15:14:00Z">
              <w:r>
                <w:rPr>
                  <w:rFonts w:ascii="Courier New" w:hAnsi="Courier New"/>
                  <w:lang w:eastAsia="ja-JP"/>
                </w:rPr>
                <w:t>Start</w:t>
              </w:r>
            </w:ins>
          </w:p>
        </w:tc>
        <w:tc>
          <w:tcPr>
            <w:tcW w:w="4632" w:type="dxa"/>
            <w:gridSpan w:val="3"/>
            <w:tcBorders>
              <w:top w:val="single" w:sz="6" w:space="0" w:color="000000"/>
              <w:bottom w:val="single" w:sz="6" w:space="0" w:color="000000"/>
            </w:tcBorders>
            <w:tcPrChange w:id="2009" w:author="Evain, Jean-Pierre" w:date="2017-06-09T15:16:00Z">
              <w:tcPr>
                <w:tcW w:w="4632" w:type="dxa"/>
                <w:gridSpan w:val="3"/>
                <w:tcBorders>
                  <w:top w:val="single" w:sz="6" w:space="0" w:color="000000"/>
                  <w:bottom w:val="single" w:sz="6" w:space="0" w:color="000000"/>
                </w:tcBorders>
              </w:tcPr>
            </w:tcPrChange>
          </w:tcPr>
          <w:p w:rsidR="008146FB" w:rsidRDefault="008146FB" w:rsidP="00AC74D7">
            <w:pPr>
              <w:keepNext/>
              <w:keepLines/>
              <w:spacing w:after="0" w:line="216" w:lineRule="auto"/>
              <w:rPr>
                <w:ins w:id="2010" w:author="Evain, Jean-Pierre" w:date="2017-06-09T15:14:00Z"/>
                <w:rFonts w:ascii="Arial" w:eastAsia="Arial Unicode MS" w:hAnsi="Arial" w:cs="Arial"/>
                <w:kern w:val="24"/>
                <w:sz w:val="18"/>
                <w:szCs w:val="18"/>
              </w:rPr>
            </w:pPr>
            <w:ins w:id="2011" w:author="Evain, Jean-Pierre" w:date="2017-06-09T15:16:00Z">
              <w:r>
                <w:rPr>
                  <w:rFonts w:ascii="Arial" w:eastAsia="Arial Unicode MS" w:hAnsi="Arial" w:cs="Arial"/>
                  <w:kern w:val="24"/>
                  <w:sz w:val="18"/>
                  <w:szCs w:val="18"/>
                </w:rPr>
                <w:t>The duration of time during which access to content is permitted since the time of first start after download.</w:t>
              </w:r>
            </w:ins>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Used to identify the fragment of data to which this description belongs to.</w:t>
            </w:r>
            <w:r w:rsidR="008034A2" w:rsidRPr="00F3500B">
              <w:rPr>
                <w:rStyle w:val="Strong"/>
                <w:b w:val="0"/>
                <w:bCs w:val="0"/>
              </w:rPr>
              <w:t xml:space="preserve"> 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A reference to an instance of MetadataOriginationInformation containing information about the provider of metadata.</w:t>
            </w:r>
            <w:r w:rsidR="008034A2" w:rsidRPr="00F3500B">
              <w:rPr>
                <w:rStyle w:val="Strong"/>
                <w:b w:val="0"/>
                <w:bCs w:val="0"/>
              </w:rPr>
              <w:t xml:space="preserve"> 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A3385F" w:rsidRPr="00F3500B" w:rsidTr="009274A6">
        <w:trPr>
          <w:gridBefore w:val="1"/>
          <w:gridAfter w:val="1"/>
          <w:wBefore w:w="80" w:type="dxa"/>
          <w:wAfter w:w="13" w:type="dxa"/>
          <w:cantSplit/>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The default natural language of the description.</w:t>
            </w:r>
            <w:r w:rsidR="008034A2" w:rsidRPr="00F3500B">
              <w:rPr>
                <w:rStyle w:val="Strong"/>
                <w:b w:val="0"/>
                <w:bCs w:val="0"/>
              </w:rPr>
              <w:t xml:space="preserve">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8034A2" w:rsidRPr="00F3500B" w:rsidTr="009274A6">
        <w:trPr>
          <w:gridBefore w:val="1"/>
          <w:wBefore w:w="80" w:type="dxa"/>
          <w:jc w:val="center"/>
        </w:trPr>
        <w:tc>
          <w:tcPr>
            <w:tcW w:w="3889" w:type="dxa"/>
            <w:gridSpan w:val="2"/>
            <w:tcBorders>
              <w:top w:val="single" w:sz="6" w:space="0" w:color="000000"/>
              <w:bottom w:val="single" w:sz="6" w:space="0" w:color="000000"/>
            </w:tcBorders>
          </w:tcPr>
          <w:p w:rsidR="008034A2" w:rsidRPr="00F3500B" w:rsidRDefault="008034A2"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8034A2" w:rsidRPr="00F3500B" w:rsidRDefault="008034A2" w:rsidP="00AC74D7">
            <w:pPr>
              <w:pStyle w:val="TAL"/>
              <w:rPr>
                <w:rStyle w:val="Strong"/>
                <w:b w:val="0"/>
                <w:bCs w:val="0"/>
              </w:rPr>
            </w:pPr>
            <w:r w:rsidRPr="00F3500B">
              <w:rPr>
                <w:rStyle w:val="Strong"/>
                <w:b w:val="0"/>
                <w:bCs w:val="0"/>
              </w:rPr>
              <w:t>An optional attribute used to identify the on-demand service</w:t>
            </w:r>
            <w:r w:rsidR="00FF45FC" w:rsidRPr="00F3500B">
              <w:rPr>
                <w:rStyle w:val="Strong"/>
                <w:b w:val="0"/>
                <w:bCs w:val="0"/>
              </w:rPr>
              <w:t>(s)</w:t>
            </w:r>
            <w:r w:rsidRPr="00F3500B">
              <w:rPr>
                <w:rStyle w:val="Strong"/>
                <w:b w:val="0"/>
                <w:bCs w:val="0"/>
              </w:rPr>
              <w:t xml:space="preserve"> of which this OnDemandProgram is part. Its value references </w:t>
            </w:r>
            <w:r w:rsidR="0042209D" w:rsidRPr="00F3500B">
              <w:rPr>
                <w:rStyle w:val="Strong"/>
                <w:b w:val="0"/>
                <w:bCs w:val="0"/>
              </w:rPr>
              <w:t>one or more</w:t>
            </w:r>
            <w:r w:rsidRPr="00F3500B">
              <w:rPr>
                <w:rStyle w:val="Strong"/>
                <w:b w:val="0"/>
                <w:bCs w:val="0"/>
              </w:rPr>
              <w:t xml:space="preserve"> ServiceInformation element</w:t>
            </w:r>
            <w:r w:rsidR="0042209D" w:rsidRPr="00F3500B">
              <w:rPr>
                <w:rStyle w:val="Strong"/>
                <w:b w:val="0"/>
                <w:bCs w:val="0"/>
              </w:rPr>
              <w:t>s</w:t>
            </w:r>
            <w:r w:rsidRPr="00F3500B">
              <w:rPr>
                <w:rStyle w:val="Strong"/>
                <w:b w:val="0"/>
                <w:bCs w:val="0"/>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OnDemandServiceType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complex type used to describe and identify an OnDemandService.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OnDemandProgram</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list of OnDemandProgram proposed by the OnDemandService.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serviceIDRef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An identifier used to identify </w:t>
            </w:r>
            <w:r w:rsidR="0042209D" w:rsidRPr="00F3500B">
              <w:t>one or more</w:t>
            </w:r>
            <w:r w:rsidR="00A616A6" w:rsidRPr="00F3500B">
              <w:t xml:space="preserve"> </w:t>
            </w:r>
            <w:r w:rsidRPr="00F3500B">
              <w:t>OnDemandService</w:t>
            </w:r>
            <w:r w:rsidR="00B73FA2" w:rsidRPr="00F3500B">
              <w:t>(s)</w:t>
            </w:r>
            <w:r w:rsidRPr="00F3500B">
              <w:t xml:space="preserve"> to which is associated the list of OnDemandProgram</w:t>
            </w:r>
            <w:r w:rsidR="0042209D" w:rsidRPr="00F3500B">
              <w:t xml:space="preserve"> elements</w:t>
            </w:r>
            <w:r w:rsidRPr="00F3500B">
              <w:t>.</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E00EAB" w:rsidRPr="00F3500B" w:rsidTr="009274A6">
        <w:trPr>
          <w:gridBefore w:val="1"/>
          <w:gridAfter w:val="1"/>
          <w:wBefore w:w="80" w:type="dxa"/>
          <w:wAfter w:w="13" w:type="dxa"/>
          <w:jc w:val="center"/>
        </w:trPr>
        <w:tc>
          <w:tcPr>
            <w:tcW w:w="3889" w:type="dxa"/>
            <w:gridSpan w:val="2"/>
            <w:tcBorders>
              <w:top w:val="single" w:sz="6" w:space="0" w:color="000000"/>
            </w:tcBorders>
          </w:tcPr>
          <w:p w:rsidR="00E00EAB" w:rsidRPr="00F3500B" w:rsidRDefault="00E00EAB" w:rsidP="00AC74D7">
            <w:pPr>
              <w:pStyle w:val="TAL"/>
              <w:rPr>
                <w:rFonts w:ascii="Courier New" w:hAnsi="Courier New"/>
                <w:lang w:eastAsia="ja-JP"/>
              </w:rPr>
            </w:pPr>
            <w:r w:rsidRPr="00F3500B">
              <w:rPr>
                <w:rFonts w:ascii="Courier New" w:hAnsi="Courier New"/>
                <w:lang w:eastAsia="ja-JP"/>
              </w:rPr>
              <w:t>PushDownloadType</w:t>
            </w:r>
          </w:p>
        </w:tc>
        <w:tc>
          <w:tcPr>
            <w:tcW w:w="4619" w:type="dxa"/>
            <w:gridSpan w:val="2"/>
            <w:tcBorders>
              <w:top w:val="single" w:sz="6" w:space="0" w:color="000000"/>
            </w:tcBorders>
          </w:tcPr>
          <w:p w:rsidR="00E00EAB" w:rsidRPr="00F3500B" w:rsidRDefault="00E00EAB" w:rsidP="00AC74D7">
            <w:pPr>
              <w:pStyle w:val="TAL"/>
            </w:pP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t xml:space="preserve">The advertised duration of the programme. </w:t>
            </w:r>
            <w:r w:rsidRPr="00F3500B">
              <w:rPr>
                <w:lang w:eastAsia="ja-JP"/>
              </w:rPr>
              <w:t>The actual duration is provided by the location resolution mechanism, in the form of a locator.</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StartOfAvailability</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lang w:eastAsia="ja-JP"/>
              </w:rPr>
              <w:t>The time and date that this programme will first be available e.g. for download. If not specified, it is assumed that content is available.</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EndOfAvailability</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lang w:eastAsia="ja-JP"/>
              </w:rPr>
              <w:t xml:space="preserve">The time and date that this programme will no longer be available e.g. for download. If not specified, it is assumed that content shall be available </w:t>
            </w:r>
            <w:r w:rsidR="00452C3A" w:rsidRPr="00F3500B">
              <w:rPr>
                <w:lang w:eastAsia="ja-JP"/>
              </w:rPr>
              <w:t>"</w:t>
            </w:r>
            <w:r w:rsidRPr="00F3500B">
              <w:rPr>
                <w:lang w:eastAsia="ja-JP"/>
              </w:rPr>
              <w:t>indefinitely</w:t>
            </w:r>
            <w:r w:rsidR="00452C3A" w:rsidRPr="00F3500B">
              <w:rPr>
                <w:lang w:eastAsia="ja-JP"/>
              </w:rPr>
              <w:t>"</w:t>
            </w:r>
            <w:r w:rsidRPr="00F3500B">
              <w:rPr>
                <w:lang w:eastAsia="ja-JP"/>
              </w:rPr>
              <w:t>.</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ContentVersion</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indicates </w:t>
            </w:r>
            <w:r w:rsidRPr="00F3500B">
              <w:rPr>
                <w:rFonts w:eastAsia="Arial Unicode MS" w:cs="Arial"/>
                <w:kern w:val="24"/>
                <w:szCs w:val="18"/>
              </w:rPr>
              <w:t>the</w:t>
            </w:r>
            <w:r w:rsidRPr="00F3500B">
              <w:rPr>
                <w:rFonts w:eastAsia="Arial Unicode MS" w:cs="Arial"/>
                <w:color w:val="000000"/>
                <w:kern w:val="24"/>
                <w:szCs w:val="18"/>
              </w:rPr>
              <w:t xml:space="preserve"> version </w:t>
            </w:r>
            <w:r w:rsidRPr="00F3500B">
              <w:rPr>
                <w:rFonts w:eastAsia="Arial Unicode MS" w:cs="Arial"/>
                <w:kern w:val="24"/>
                <w:szCs w:val="18"/>
              </w:rPr>
              <w:t>of</w:t>
            </w:r>
            <w:r w:rsidRPr="00F3500B">
              <w:rPr>
                <w:rFonts w:eastAsia="Arial Unicode MS" w:cs="Arial"/>
                <w:color w:val="000000"/>
                <w:kern w:val="24"/>
                <w:szCs w:val="18"/>
              </w:rPr>
              <w:t xml:space="preserve"> a content item available for download. </w:t>
            </w:r>
            <w:r w:rsidRPr="00F3500B">
              <w:rPr>
                <w:rFonts w:eastAsia="Arial Unicode MS" w:cs="Arial"/>
                <w:kern w:val="24"/>
                <w:szCs w:val="18"/>
              </w:rPr>
              <w:t>The</w:t>
            </w:r>
            <w:r w:rsidRPr="00F3500B">
              <w:rPr>
                <w:rFonts w:eastAsia="Arial Unicode MS" w:cs="Arial"/>
                <w:color w:val="000000"/>
                <w:kern w:val="24"/>
                <w:szCs w:val="18"/>
              </w:rPr>
              <w:t xml:space="preserve"> version number counts from 0 to 255 </w:t>
            </w:r>
            <w:r w:rsidRPr="00F3500B">
              <w:rPr>
                <w:rFonts w:eastAsia="Arial Unicode MS" w:cs="Arial"/>
                <w:kern w:val="24"/>
                <w:szCs w:val="18"/>
              </w:rPr>
              <w:t>with</w:t>
            </w:r>
            <w:r w:rsidRPr="00F3500B">
              <w:rPr>
                <w:rFonts w:eastAsia="Arial Unicode MS" w:cs="Arial"/>
                <w:color w:val="000000"/>
                <w:kern w:val="24"/>
                <w:szCs w:val="18"/>
              </w:rPr>
              <w:t xml:space="preserve"> an overflow from 255 to 0. </w:t>
            </w:r>
            <w:r w:rsidR="00217E85" w:rsidRPr="00F3500B">
              <w:rPr>
                <w:rFonts w:eastAsia="Arial Unicode MS" w:cs="Arial"/>
                <w:color w:val="000000"/>
                <w:kern w:val="24"/>
                <w:szCs w:val="18"/>
              </w:rPr>
              <w:t xml:space="preserve">This allows providing new versions (e.g. corrections </w:t>
            </w:r>
            <w:r w:rsidR="00217E85" w:rsidRPr="00F3500B">
              <w:rPr>
                <w:rFonts w:eastAsia="Arial Unicode MS" w:cs="Arial"/>
                <w:kern w:val="24"/>
                <w:szCs w:val="18"/>
              </w:rPr>
              <w:t>of</w:t>
            </w:r>
            <w:r w:rsidR="00217E85" w:rsidRPr="00F3500B">
              <w:rPr>
                <w:rFonts w:eastAsia="Arial Unicode MS" w:cs="Arial"/>
                <w:color w:val="000000"/>
                <w:kern w:val="24"/>
                <w:szCs w:val="18"/>
              </w:rPr>
              <w:t xml:space="preserve"> encoding errors) to replace already downloaded content items</w:t>
            </w:r>
            <w:r w:rsidR="00E20110" w:rsidRPr="00F3500B">
              <w:rPr>
                <w:rFonts w:eastAsia="Arial Unicode MS" w:cs="Arial"/>
                <w:color w:val="000000"/>
                <w:kern w:val="24"/>
                <w:szCs w:val="18"/>
              </w:rPr>
              <w:t>.</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ExpiryTime</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defines </w:t>
            </w:r>
            <w:r w:rsidRPr="00F3500B">
              <w:rPr>
                <w:rFonts w:eastAsia="Arial Unicode MS" w:cs="Arial"/>
                <w:kern w:val="24"/>
                <w:szCs w:val="18"/>
              </w:rPr>
              <w:t>the</w:t>
            </w:r>
            <w:r w:rsidRPr="00F3500B">
              <w:rPr>
                <w:rFonts w:eastAsia="Arial Unicode MS" w:cs="Arial"/>
                <w:color w:val="000000"/>
                <w:kern w:val="24"/>
                <w:szCs w:val="18"/>
              </w:rPr>
              <w:t xml:space="preserve"> date and time when </w:t>
            </w:r>
            <w:r w:rsidRPr="00F3500B">
              <w:rPr>
                <w:rFonts w:eastAsia="Arial Unicode MS" w:cs="Arial"/>
                <w:kern w:val="24"/>
                <w:szCs w:val="18"/>
              </w:rPr>
              <w:t>th</w:t>
            </w:r>
            <w:r w:rsidR="00217E85" w:rsidRPr="00F3500B">
              <w:rPr>
                <w:rFonts w:eastAsia="Arial Unicode MS" w:cs="Arial"/>
                <w:kern w:val="24"/>
                <w:szCs w:val="18"/>
              </w:rPr>
              <w:t>e</w:t>
            </w:r>
            <w:r w:rsidR="00217E85" w:rsidRPr="00F3500B">
              <w:rPr>
                <w:rFonts w:eastAsia="Arial Unicode MS" w:cs="Arial"/>
                <w:color w:val="000000"/>
                <w:kern w:val="24"/>
                <w:szCs w:val="18"/>
              </w:rPr>
              <w:t xml:space="preserve"> content item expires and can</w:t>
            </w:r>
            <w:r w:rsidRPr="00F3500B">
              <w:rPr>
                <w:rFonts w:eastAsia="Arial Unicode MS" w:cs="Arial"/>
                <w:color w:val="000000"/>
                <w:kern w:val="24"/>
                <w:szCs w:val="18"/>
              </w:rPr>
              <w:t xml:space="preserve"> be removed from local storage at </w:t>
            </w:r>
            <w:r w:rsidRPr="00F3500B">
              <w:rPr>
                <w:rFonts w:eastAsia="Arial Unicode MS" w:cs="Arial"/>
                <w:kern w:val="24"/>
                <w:szCs w:val="18"/>
              </w:rPr>
              <w:t>the</w:t>
            </w:r>
            <w:r w:rsidRPr="00F3500B">
              <w:rPr>
                <w:rFonts w:eastAsia="Arial Unicode MS" w:cs="Arial"/>
                <w:color w:val="000000"/>
                <w:kern w:val="24"/>
                <w:szCs w:val="18"/>
              </w:rPr>
              <w:t xml:space="preserve"> user premises.</w:t>
            </w:r>
          </w:p>
        </w:tc>
      </w:tr>
      <w:tr w:rsidR="005D727B" w:rsidRPr="00F3500B" w:rsidTr="009274A6">
        <w:trPr>
          <w:gridBefore w:val="1"/>
          <w:wBefore w:w="80" w:type="dxa"/>
          <w:jc w:val="center"/>
        </w:trPr>
        <w:tc>
          <w:tcPr>
            <w:tcW w:w="3889" w:type="dxa"/>
            <w:gridSpan w:val="2"/>
            <w:tcBorders>
              <w:top w:val="single" w:sz="6" w:space="0" w:color="000000"/>
              <w:bottom w:val="single" w:sz="6" w:space="0" w:color="000000"/>
            </w:tcBorders>
          </w:tcPr>
          <w:p w:rsidR="005D727B" w:rsidRPr="00F3500B" w:rsidRDefault="005D727B" w:rsidP="00AC74D7">
            <w:pPr>
              <w:pStyle w:val="TAL"/>
              <w:ind w:left="284"/>
              <w:rPr>
                <w:rFonts w:ascii="Courier New" w:hAnsi="Courier New"/>
                <w:lang w:eastAsia="ja-JP"/>
              </w:rPr>
            </w:pPr>
            <w:r w:rsidRPr="00F3500B">
              <w:rPr>
                <w:rFonts w:ascii="Courier New" w:hAnsi="Courier New"/>
                <w:lang w:eastAsia="ja-JP"/>
              </w:rPr>
              <w:t>ActivationTime</w:t>
            </w:r>
          </w:p>
        </w:tc>
        <w:tc>
          <w:tcPr>
            <w:tcW w:w="4632" w:type="dxa"/>
            <w:gridSpan w:val="3"/>
            <w:tcBorders>
              <w:top w:val="single" w:sz="6" w:space="0" w:color="000000"/>
              <w:bottom w:val="single" w:sz="6" w:space="0" w:color="000000"/>
            </w:tcBorders>
          </w:tcPr>
          <w:p w:rsidR="005D727B" w:rsidRPr="00F3500B" w:rsidRDefault="00291AF0" w:rsidP="00AC74D7">
            <w:pPr>
              <w:pStyle w:val="TAL"/>
              <w:rPr>
                <w:rFonts w:eastAsia="Arial Unicode MS" w:cs="Arial"/>
                <w:color w:val="000000"/>
                <w:kern w:val="24"/>
                <w:szCs w:val="18"/>
              </w:rPr>
            </w:pPr>
            <w:r w:rsidRPr="00F3500B">
              <w:t>The date and time at which the content item becomes playable by the user. If not specified, the associated content is playable immediately.</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Used to identify the fragment of data to whi</w:t>
            </w:r>
            <w:r w:rsidR="00E20110" w:rsidRPr="00F3500B">
              <w:rPr>
                <w:rStyle w:val="Strong"/>
                <w:b w:val="0"/>
                <w:bCs w:val="0"/>
              </w:rPr>
              <w:t>ch this description belongs to.</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A reference to an instance of MetadataOriginationInformation containing information about the provider of metadata.</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The default natural language of the description.</w:t>
            </w:r>
          </w:p>
        </w:tc>
      </w:tr>
      <w:tr w:rsidR="00592E29" w:rsidRPr="00F3500B" w:rsidTr="009274A6">
        <w:trPr>
          <w:gridBefore w:val="1"/>
          <w:wBefore w:w="80" w:type="dxa"/>
          <w:jc w:val="center"/>
        </w:trPr>
        <w:tc>
          <w:tcPr>
            <w:tcW w:w="3889" w:type="dxa"/>
            <w:gridSpan w:val="2"/>
            <w:tcBorders>
              <w:top w:val="single" w:sz="6" w:space="0" w:color="000000"/>
              <w:bottom w:val="single" w:sz="6" w:space="0" w:color="000000"/>
            </w:tcBorders>
          </w:tcPr>
          <w:p w:rsidR="00592E29" w:rsidRPr="00F3500B" w:rsidRDefault="00592E29" w:rsidP="00AC74D7">
            <w:pPr>
              <w:pStyle w:val="TAL"/>
              <w:ind w:left="284"/>
              <w:rPr>
                <w:rFonts w:ascii="Courier New" w:hAnsi="Courier New"/>
                <w:lang w:eastAsia="ja-JP"/>
              </w:rPr>
            </w:pPr>
            <w:r w:rsidRPr="00F3500B">
              <w:rPr>
                <w:rFonts w:ascii="Courier New" w:hAnsi="Courier New"/>
                <w:lang w:eastAsia="ja-JP"/>
              </w:rPr>
              <w:t>serviceIDRef</w:t>
            </w:r>
          </w:p>
        </w:tc>
        <w:tc>
          <w:tcPr>
            <w:tcW w:w="4632" w:type="dxa"/>
            <w:gridSpan w:val="3"/>
            <w:tcBorders>
              <w:top w:val="single" w:sz="6" w:space="0" w:color="000000"/>
              <w:bottom w:val="single" w:sz="6" w:space="0" w:color="000000"/>
            </w:tcBorders>
          </w:tcPr>
          <w:p w:rsidR="00592E29" w:rsidRPr="00F3500B" w:rsidRDefault="00592E29" w:rsidP="00AC74D7">
            <w:pPr>
              <w:pStyle w:val="TAL"/>
              <w:rPr>
                <w:rFonts w:eastAsia="Arial Unicode MS" w:cs="Arial"/>
                <w:color w:val="000000"/>
                <w:kern w:val="24"/>
                <w:szCs w:val="18"/>
              </w:rPr>
            </w:pPr>
            <w:r w:rsidRPr="00F3500B">
              <w:t xml:space="preserve">An identifier used to identify </w:t>
            </w:r>
            <w:r w:rsidR="00A26B73" w:rsidRPr="00F3500B">
              <w:t>one or more</w:t>
            </w:r>
            <w:r w:rsidRPr="00F3500B">
              <w:t xml:space="preserve"> service </w:t>
            </w:r>
            <w:r w:rsidR="00A26B73" w:rsidRPr="00F3500B">
              <w:t>(s)</w:t>
            </w:r>
            <w:r w:rsidRPr="00F3500B">
              <w:t xml:space="preserve"> to which is associated the list of PushDownload elements.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InstanceDescriptionType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Complex type used to describe programme instances.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rPr>
              <w:lastRenderedPageBreak/>
              <w:t>Title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title of the programme. An instance of a programme can have a different title. Defined as an MPEG-7 datatype, </w:t>
            </w:r>
            <w:r w:rsidRPr="00F3500B">
              <w:rPr>
                <w:rFonts w:ascii="Courier New" w:hAnsi="Courier New"/>
              </w:rPr>
              <w:t>TitleType</w:t>
            </w:r>
            <w:r w:rsidRPr="00F3500B">
              <w:t xml:space="preserve"> (see </w:t>
            </w:r>
            <w:r w:rsidR="00C16A9B" w:rsidRPr="00F3500B">
              <w:t>clause 9</w:t>
            </w:r>
            <w:r w:rsidRPr="00F3500B">
              <w:t>.2.2 in 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r w:rsidRPr="00F3500B">
              <w:rPr>
                <w:lang w:eastAsia="ja-JP"/>
              </w:rPr>
              <w:t xml:space="preserve"> When this element exists, it completely overrides any </w:t>
            </w:r>
            <w:r w:rsidRPr="00F3500B">
              <w:rPr>
                <w:rFonts w:ascii="Courier New" w:hAnsi="Courier New"/>
              </w:rPr>
              <w:t>Title</w:t>
            </w:r>
            <w:r w:rsidRPr="00F3500B">
              <w:rPr>
                <w:lang w:eastAsia="ja-JP"/>
              </w:rPr>
              <w:t xml:space="preserve"> with corresponding attributes that might exist for the corresponding </w:t>
            </w:r>
            <w:r w:rsidRPr="00F3500B">
              <w:rPr>
                <w:rFonts w:ascii="Courier New" w:hAnsi="Courier New"/>
              </w:rPr>
              <w:t>ProgramInformation</w:t>
            </w:r>
            <w:r w:rsidRPr="00F3500B">
              <w:rPr>
                <w:lang w:eastAsia="ja-JP"/>
              </w:rPr>
              <w:t xml:space="preserve"> object.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Synopsis</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w:t>
            </w:r>
            <w:r w:rsidRPr="00F3500B">
              <w:rPr>
                <w:lang w:eastAsia="ja-JP"/>
              </w:rPr>
              <w:t xml:space="preserve">textual description </w:t>
            </w:r>
            <w:r w:rsidRPr="00F3500B">
              <w:t xml:space="preserve">of this instance. Typically, the synopsis for a programme will be described in the </w:t>
            </w:r>
            <w:r w:rsidRPr="00F3500B">
              <w:rPr>
                <w:rFonts w:ascii="Courier New" w:hAnsi="Courier New"/>
              </w:rPr>
              <w:t>ProgramInformation</w:t>
            </w:r>
            <w:r w:rsidRPr="00F3500B">
              <w:t xml:space="preserve"> type and the instance description will not contain a synopsis. However, </w:t>
            </w:r>
            <w:r w:rsidRPr="00F3500B">
              <w:rPr>
                <w:lang w:eastAsia="ja-JP"/>
              </w:rPr>
              <w:t>in some cases</w:t>
            </w:r>
            <w:r w:rsidRPr="00F3500B">
              <w:t xml:space="preserve"> the metadata provider </w:t>
            </w:r>
            <w:r w:rsidRPr="00F3500B">
              <w:rPr>
                <w:lang w:eastAsia="ja-JP"/>
              </w:rPr>
              <w:t xml:space="preserve">may wish to supply a synopsis for a particular instance of content that includes event-specific information (for example, a showing of a film that is a tribute to a recently deceased director). When this element exists, it completely overrides any </w:t>
            </w:r>
            <w:r w:rsidRPr="00F3500B">
              <w:rPr>
                <w:rFonts w:ascii="Courier New" w:hAnsi="Courier New"/>
              </w:rPr>
              <w:t>Synopsis</w:t>
            </w:r>
            <w:r w:rsidRPr="00F3500B">
              <w:rPr>
                <w:lang w:eastAsia="ja-JP"/>
              </w:rPr>
              <w:t xml:space="preserve"> with corresponding attributes that might exist for the corresponding </w:t>
            </w:r>
            <w:r w:rsidRPr="00F3500B">
              <w:rPr>
                <w:rFonts w:ascii="Courier New" w:hAnsi="Courier New"/>
              </w:rPr>
              <w:t>ProgramInformation</w:t>
            </w:r>
            <w:r w:rsidRPr="00F3500B">
              <w:rPr>
                <w:lang w:eastAsia="ja-JP"/>
              </w:rPr>
              <w:t xml:space="preserve"> object.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Genre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genre for the programme.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 The genre attributes specified in the instance description update their counterparts that may have been acquired from preliminary programme information tables.</w:t>
            </w:r>
          </w:p>
        </w:tc>
      </w:tr>
      <w:tr w:rsidR="00A3385F"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A3385F" w:rsidRPr="00F3500B" w:rsidRDefault="00A3385F" w:rsidP="00AC74D7">
            <w:pPr>
              <w:pStyle w:val="TAL"/>
              <w:ind w:left="157"/>
              <w:rPr>
                <w:rFonts w:ascii="Courier New" w:hAnsi="Courier New"/>
              </w:rPr>
            </w:pPr>
            <w:r w:rsidRPr="00F3500B">
              <w:rPr>
                <w:rFonts w:ascii="Courier New" w:hAnsi="Courier New"/>
              </w:rPr>
              <w:t>PurchaseList</w:t>
            </w:r>
          </w:p>
        </w:tc>
        <w:tc>
          <w:tcPr>
            <w:tcW w:w="4585" w:type="dxa"/>
            <w:gridSpan w:val="2"/>
            <w:tcBorders>
              <w:top w:val="single" w:sz="6" w:space="0" w:color="000000"/>
              <w:bottom w:val="single" w:sz="6" w:space="0" w:color="000000"/>
            </w:tcBorders>
          </w:tcPr>
          <w:p w:rsidR="00A3385F" w:rsidRPr="00F3500B" w:rsidRDefault="00A3385F" w:rsidP="00AC74D7">
            <w:pPr>
              <w:pStyle w:val="TAL"/>
              <w:ind w:left="-43"/>
            </w:pPr>
            <w:r w:rsidRPr="00F3500B">
              <w:t>A list of purchase items</w:t>
            </w:r>
            <w:r w:rsidR="007751C4" w:rsidRPr="00F3500B">
              <w:t>.</w:t>
            </w:r>
          </w:p>
        </w:tc>
      </w:tr>
      <w:tr w:rsidR="00952E3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952E3A" w:rsidRPr="00F3500B" w:rsidRDefault="00952E3A" w:rsidP="00AC74D7">
            <w:pPr>
              <w:pStyle w:val="TAL"/>
              <w:ind w:left="157"/>
              <w:rPr>
                <w:rFonts w:ascii="Courier New" w:hAnsi="Courier New"/>
              </w:rPr>
            </w:pPr>
            <w:r w:rsidRPr="00F3500B">
              <w:rPr>
                <w:rFonts w:ascii="Courier New" w:hAnsi="Courier New"/>
              </w:rPr>
              <w:t>CaptionLanguage</w:t>
            </w:r>
          </w:p>
        </w:tc>
        <w:tc>
          <w:tcPr>
            <w:tcW w:w="4585" w:type="dxa"/>
            <w:gridSpan w:val="2"/>
            <w:tcBorders>
              <w:top w:val="single" w:sz="6" w:space="0" w:color="000000"/>
              <w:bottom w:val="single" w:sz="6" w:space="0" w:color="000000"/>
            </w:tcBorders>
          </w:tcPr>
          <w:p w:rsidR="00952E3A" w:rsidRPr="00F3500B" w:rsidRDefault="003B60D2" w:rsidP="00AC74D7">
            <w:pPr>
              <w:pStyle w:val="TAL"/>
              <w:ind w:left="-43"/>
            </w:pPr>
            <w:r w:rsidRPr="00F3500B">
              <w:rPr>
                <w:rFonts w:eastAsia="Arial Unicode MS"/>
              </w:rPr>
              <w:t xml:space="preserve">Describes one language of the caption information included with the programme. </w:t>
            </w:r>
            <w:r w:rsidRPr="00F3500B">
              <w:t>The type of the caption information associated with the programme is denoted by the closed attribute. Closed captions can be turned on or off by the user, while open captions (or subtitles) are part of the picture itself and remain visible.</w:t>
            </w:r>
          </w:p>
        </w:tc>
      </w:tr>
      <w:tr w:rsidR="00952E3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952E3A" w:rsidRPr="00F3500B" w:rsidRDefault="00952E3A" w:rsidP="00AC74D7">
            <w:pPr>
              <w:pStyle w:val="TAL"/>
              <w:ind w:left="157"/>
              <w:rPr>
                <w:rFonts w:ascii="Courier New" w:hAnsi="Courier New"/>
              </w:rPr>
            </w:pPr>
            <w:r w:rsidRPr="00F3500B">
              <w:rPr>
                <w:rFonts w:ascii="Courier New" w:hAnsi="Courier New"/>
              </w:rPr>
              <w:t>SignLanguage</w:t>
            </w:r>
          </w:p>
        </w:tc>
        <w:tc>
          <w:tcPr>
            <w:tcW w:w="4585" w:type="dxa"/>
            <w:gridSpan w:val="2"/>
            <w:tcBorders>
              <w:top w:val="single" w:sz="6" w:space="0" w:color="000000"/>
              <w:bottom w:val="single" w:sz="6" w:space="0" w:color="000000"/>
            </w:tcBorders>
          </w:tcPr>
          <w:p w:rsidR="00952E3A" w:rsidRPr="00F3500B" w:rsidRDefault="003B60D2" w:rsidP="00AC74D7">
            <w:pPr>
              <w:pStyle w:val="TAL"/>
              <w:ind w:left="-43"/>
            </w:pPr>
            <w:r w:rsidRPr="00F3500B">
              <w:rPr>
                <w:rFonts w:eastAsia="Arial Unicode MS"/>
              </w:rPr>
              <w:t>Specifies the sign language provided for the multimedia content and, optionally, qualifies the use of signing as a primary language and/or as a translation of the spoken dialogue.</w:t>
            </w:r>
          </w:p>
        </w:tc>
      </w:tr>
      <w:tr w:rsidR="00806FC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806FCA" w:rsidRPr="00F3500B" w:rsidRDefault="00806FCA" w:rsidP="00AC74D7">
            <w:pPr>
              <w:pStyle w:val="TAL"/>
              <w:ind w:left="157"/>
              <w:rPr>
                <w:rFonts w:ascii="Courier New" w:hAnsi="Courier New"/>
              </w:rPr>
            </w:pPr>
            <w:r w:rsidRPr="00F3500B">
              <w:rPr>
                <w:rFonts w:ascii="Courier New" w:hAnsi="Courier New"/>
              </w:rPr>
              <w:t>ParentalGuidance</w:t>
            </w:r>
          </w:p>
        </w:tc>
        <w:tc>
          <w:tcPr>
            <w:tcW w:w="4585" w:type="dxa"/>
            <w:gridSpan w:val="2"/>
            <w:tcBorders>
              <w:top w:val="single" w:sz="6" w:space="0" w:color="000000"/>
              <w:bottom w:val="single" w:sz="6" w:space="0" w:color="000000"/>
            </w:tcBorders>
          </w:tcPr>
          <w:p w:rsidR="00806FCA" w:rsidRPr="00F3500B" w:rsidRDefault="004541FC" w:rsidP="00AC74D7">
            <w:pPr>
              <w:pStyle w:val="TAL"/>
              <w:ind w:left="-43"/>
              <w:rPr>
                <w:rFonts w:eastAsia="Arial Unicode MS"/>
              </w:rPr>
            </w:pPr>
            <w:r w:rsidRPr="00F3500B">
              <w:t xml:space="preserve">A parental rating code for this instance. Defined as </w:t>
            </w:r>
            <w:proofErr w:type="gramStart"/>
            <w:r w:rsidRPr="00F3500B">
              <w:t>an</w:t>
            </w:r>
            <w:proofErr w:type="gramEnd"/>
            <w:r w:rsidRPr="00F3500B">
              <w:t xml:space="preserve"> TV-Anytime extension to the MPEG-7 datatype, </w:t>
            </w:r>
            <w:r w:rsidRPr="00F3500B">
              <w:rPr>
                <w:rFonts w:ascii="Courier New" w:hAnsi="Courier New"/>
              </w:rPr>
              <w:t xml:space="preserve">ParentalGuidanceType </w:t>
            </w:r>
            <w:r w:rsidRPr="00F3500B">
              <w:t>(see clause 9.2.3 of 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3"/>
              <w:rPr>
                <w:rFonts w:ascii="Courier New" w:hAnsi="Courier New"/>
                <w:lang w:eastAsia="ja-JP"/>
              </w:rPr>
            </w:pPr>
            <w:r w:rsidRPr="00F3500B">
              <w:rPr>
                <w:rFonts w:ascii="Courier New" w:hAnsi="Courier New"/>
                <w:lang w:eastAsia="ja-JP"/>
              </w:rPr>
              <w:t>AVAttributes</w:t>
            </w:r>
          </w:p>
        </w:tc>
        <w:tc>
          <w:tcPr>
            <w:tcW w:w="4632" w:type="dxa"/>
            <w:gridSpan w:val="3"/>
            <w:tcBorders>
              <w:top w:val="single" w:sz="6" w:space="0" w:color="000000"/>
              <w:bottom w:val="single" w:sz="6" w:space="0" w:color="000000"/>
            </w:tcBorders>
          </w:tcPr>
          <w:p w:rsidR="00A3385F" w:rsidRPr="00F3500B" w:rsidRDefault="00A3385F" w:rsidP="00AC74D7">
            <w:pPr>
              <w:pStyle w:val="TAL"/>
              <w:ind w:left="35"/>
              <w:rPr>
                <w:lang w:eastAsia="ja-JP"/>
              </w:rPr>
            </w:pPr>
            <w:r w:rsidRPr="00F3500B">
              <w:rPr>
                <w:lang w:eastAsia="ja-JP"/>
              </w:rPr>
              <w:t>Technical (audio-visual) attributes about this particular instance. The audio-visual attributes specified in the instance description completely override their counterparts in the programme information.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MemberOf</w:t>
            </w:r>
          </w:p>
        </w:tc>
        <w:tc>
          <w:tcPr>
            <w:tcW w:w="4632" w:type="dxa"/>
            <w:gridSpan w:val="3"/>
            <w:tcBorders>
              <w:top w:val="single" w:sz="6" w:space="0" w:color="000000"/>
              <w:bottom w:val="single" w:sz="6" w:space="0" w:color="000000"/>
            </w:tcBorders>
          </w:tcPr>
          <w:p w:rsidR="00A3385F" w:rsidRPr="00F3500B" w:rsidRDefault="00A3385F" w:rsidP="00AC74D7">
            <w:pPr>
              <w:pStyle w:val="TAL"/>
              <w:ind w:left="37"/>
            </w:pPr>
            <w:r w:rsidRPr="00F3500B">
              <w:t>A list of groups of which the programme is a member. This list updates a list that may have been acquired from preliminary programme information tables.</w:t>
            </w:r>
          </w:p>
        </w:tc>
      </w:tr>
      <w:tr w:rsidR="00800D3C" w:rsidRPr="00F3500B" w:rsidTr="009274A6">
        <w:trPr>
          <w:gridBefore w:val="1"/>
          <w:wBefore w:w="80" w:type="dxa"/>
          <w:jc w:val="center"/>
        </w:trPr>
        <w:tc>
          <w:tcPr>
            <w:tcW w:w="3889" w:type="dxa"/>
            <w:gridSpan w:val="2"/>
            <w:tcBorders>
              <w:top w:val="single" w:sz="6" w:space="0" w:color="000000"/>
              <w:bottom w:val="single" w:sz="6" w:space="0" w:color="000000"/>
            </w:tcBorders>
          </w:tcPr>
          <w:p w:rsidR="00800D3C" w:rsidRPr="00F3500B" w:rsidRDefault="00800D3C" w:rsidP="00AC74D7">
            <w:pPr>
              <w:pStyle w:val="TAL"/>
              <w:ind w:left="284"/>
              <w:rPr>
                <w:rFonts w:ascii="Courier New" w:hAnsi="Courier New"/>
              </w:rPr>
            </w:pPr>
            <w:r w:rsidRPr="00F3500B">
              <w:rPr>
                <w:rFonts w:ascii="Courier New" w:hAnsi="Courier New"/>
              </w:rPr>
              <w:t>OtherIdentifier</w:t>
            </w:r>
          </w:p>
        </w:tc>
        <w:tc>
          <w:tcPr>
            <w:tcW w:w="4632" w:type="dxa"/>
            <w:gridSpan w:val="3"/>
            <w:tcBorders>
              <w:top w:val="single" w:sz="6" w:space="0" w:color="000000"/>
              <w:bottom w:val="single" w:sz="6" w:space="0" w:color="000000"/>
            </w:tcBorders>
          </w:tcPr>
          <w:p w:rsidR="00800D3C" w:rsidRPr="00F3500B" w:rsidRDefault="007C0CC0" w:rsidP="00AC74D7">
            <w:pPr>
              <w:pStyle w:val="TAL"/>
              <w:ind w:left="37"/>
            </w:pPr>
            <w:r w:rsidRPr="00F3500B">
              <w:t>An</w:t>
            </w:r>
            <w:r w:rsidR="00800D3C" w:rsidRPr="00F3500B">
              <w:t xml:space="preserve"> additional optional identifier to identify the instance</w:t>
            </w:r>
            <w:r w:rsidR="00DA0936" w:rsidRPr="00F3500B">
              <w:t>.</w:t>
            </w:r>
          </w:p>
        </w:tc>
      </w:tr>
      <w:tr w:rsidR="003F3F21" w:rsidRPr="00F3500B" w:rsidTr="009274A6">
        <w:trPr>
          <w:gridBefore w:val="1"/>
          <w:wBefore w:w="80" w:type="dxa"/>
          <w:jc w:val="center"/>
        </w:trPr>
        <w:tc>
          <w:tcPr>
            <w:tcW w:w="3889" w:type="dxa"/>
            <w:gridSpan w:val="2"/>
            <w:tcBorders>
              <w:top w:val="single" w:sz="6" w:space="0" w:color="000000"/>
              <w:bottom w:val="single" w:sz="6" w:space="0" w:color="000000"/>
            </w:tcBorders>
          </w:tcPr>
          <w:p w:rsidR="003F3F21" w:rsidRPr="00F3500B" w:rsidRDefault="003F3F21" w:rsidP="00AC74D7">
            <w:pPr>
              <w:pStyle w:val="TAL"/>
              <w:ind w:left="284"/>
              <w:rPr>
                <w:rFonts w:ascii="Courier New" w:hAnsi="Courier New"/>
              </w:rPr>
            </w:pPr>
            <w:r w:rsidRPr="00F3500B">
              <w:rPr>
                <w:rFonts w:ascii="Courier New" w:hAnsi="Courier New"/>
              </w:rPr>
              <w:t>RelatedMaterial</w:t>
            </w:r>
          </w:p>
        </w:tc>
        <w:tc>
          <w:tcPr>
            <w:tcW w:w="4632" w:type="dxa"/>
            <w:gridSpan w:val="3"/>
            <w:tcBorders>
              <w:top w:val="single" w:sz="6" w:space="0" w:color="000000"/>
              <w:bottom w:val="single" w:sz="6" w:space="0" w:color="000000"/>
            </w:tcBorders>
          </w:tcPr>
          <w:p w:rsidR="003F3F21" w:rsidRPr="00F3500B" w:rsidRDefault="003F3F21" w:rsidP="00AC74D7">
            <w:pPr>
              <w:pStyle w:val="TAL"/>
              <w:ind w:left="37"/>
            </w:pPr>
            <w:r w:rsidRPr="00F3500B">
              <w:rPr>
                <w:szCs w:val="18"/>
              </w:rPr>
              <w:t>A relation attribute to signal a variety of relationships between content publications, using appropriate labels from the relation classification scheme HowRelatedCS</w:t>
            </w:r>
            <w:r w:rsidRPr="00F3500B">
              <w:rPr>
                <w:i/>
                <w:sz w:val="22"/>
              </w:rPr>
              <w:t>.</w:t>
            </w:r>
          </w:p>
        </w:tc>
      </w:tr>
    </w:tbl>
    <w:p w:rsidR="003B60D2" w:rsidRPr="00F3500B" w:rsidRDefault="003B60D2"/>
    <w:p w:rsidR="00A3385F" w:rsidRPr="00F3500B" w:rsidRDefault="00A3385F" w:rsidP="00614D0B">
      <w:pPr>
        <w:pStyle w:val="Heading3"/>
      </w:pPr>
      <w:bookmarkStart w:id="2012" w:name="_Toc445718970"/>
      <w:r w:rsidRPr="00F3500B">
        <w:t>6.4.3</w:t>
      </w:r>
      <w:r w:rsidRPr="00F3500B">
        <w:tab/>
        <w:t>Service information</w:t>
      </w:r>
      <w:bookmarkEnd w:id="2012"/>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serviceInformationNameLengthType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short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medium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long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ServiceInformationNameType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proofErr w:type="gramStart"/>
      <w:r w:rsidR="00F53F0D" w:rsidRPr="00F3500B">
        <w:rPr>
          <w:rFonts w:ascii="Courier New" w:eastAsia="Arial Unicode MS" w:hAnsi="Courier New"/>
          <w:sz w:val="18"/>
          <w:lang w:eastAsia="ja-JP"/>
        </w:rPr>
        <w:t>simple</w:t>
      </w:r>
      <w:r w:rsidRPr="00F3500B">
        <w:rPr>
          <w:rFonts w:ascii="Courier New" w:eastAsia="Arial Unicode MS" w:hAnsi="Courier New"/>
          <w:sz w:val="18"/>
          <w:lang w:eastAsia="ja-JP"/>
        </w:rPr>
        <w:t>Content</w:t>
      </w:r>
      <w:proofErr w:type="gramEnd"/>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lastRenderedPageBreak/>
        <w:tab/>
      </w:r>
      <w:r w:rsidRPr="00F3500B">
        <w:rPr>
          <w:rFonts w:ascii="Courier New" w:eastAsia="Arial Unicode MS" w:hAnsi="Courier New"/>
          <w:sz w:val="18"/>
          <w:lang w:eastAsia="ja-JP"/>
        </w:rPr>
        <w:tab/>
        <w:t>&lt;extension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w:t>
      </w:r>
      <w:proofErr w:type="gramStart"/>
      <w:r w:rsidRPr="00F3500B">
        <w:rPr>
          <w:rFonts w:ascii="Courier New" w:eastAsia="Arial Unicode MS" w:hAnsi="Courier New"/>
          <w:sz w:val="18"/>
          <w:lang w:eastAsia="ja-JP"/>
        </w:rPr>
        <w:t>:TextualType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length</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:serviceInformationNameLengthType</w:t>
      </w:r>
      <w:proofErr w:type="gramEnd"/>
      <w:r w:rsidR="00452C3A" w:rsidRPr="00F3500B">
        <w:rPr>
          <w:rFonts w:ascii="Courier New" w:eastAsia="Arial Unicode MS" w:hAnsi="Courier New"/>
          <w:sz w:val="18"/>
          <w:lang w:eastAsia="ja-JP"/>
        </w:rPr>
        <w: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w:t>
      </w:r>
      <w:proofErr w:type="gramStart"/>
      <w:r w:rsidRPr="00F3500B">
        <w:rPr>
          <w:rFonts w:ascii="Courier New" w:eastAsia="Arial Unicode MS" w:hAnsi="Courier New"/>
          <w:sz w:val="18"/>
          <w:lang w:eastAsia="ja-JP"/>
        </w:rPr>
        <w:t>use</w:t>
      </w:r>
      <w:proofErr w:type="gramEnd"/>
      <w:r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r w:rsidR="00F53F0D" w:rsidRPr="00F3500B">
        <w:rPr>
          <w:rFonts w:ascii="Courier New" w:eastAsia="Arial Unicode MS" w:hAnsi="Courier New"/>
          <w:sz w:val="18"/>
          <w:lang w:eastAsia="ja-JP"/>
        </w:rPr>
        <w:t>simple</w:t>
      </w:r>
      <w:r w:rsidRPr="00F3500B">
        <w:rPr>
          <w:rFonts w:ascii="Courier New" w:eastAsia="Arial Unicode MS" w:hAnsi="Courier New"/>
          <w:sz w:val="18"/>
          <w:lang w:eastAsia="ja-JP"/>
        </w:rPr>
        <w:t>Content&gt;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ServiceRefType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ValidPeriod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:ValidPeriodType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0745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proofErr w:type="gramStart"/>
      <w:r w:rsidR="00A3385F" w:rsidRPr="00F3500B">
        <w:rPr>
          <w:rFonts w:ascii="Courier New" w:eastAsia="Arial Unicode MS" w:hAnsi="Courier New"/>
          <w:sz w:val="18"/>
        </w:rPr>
        <w:t>maxOccurs</w:t>
      </w:r>
      <w:proofErr w:type="gramEnd"/>
      <w:r w:rsidR="00A3385F" w:rsidRPr="00F3500B">
        <w:rPr>
          <w:rFonts w:ascii="Courier New" w:eastAsia="Arial Unicode MS" w:hAnsi="Courier New"/>
          <w:sz w:val="18"/>
        </w:rPr>
        <w:t>=</w:t>
      </w:r>
      <w:r w:rsidR="00452C3A" w:rsidRPr="00F3500B">
        <w:rPr>
          <w:rFonts w:ascii="Courier New" w:eastAsia="Arial Unicode MS" w:hAnsi="Courier New"/>
          <w:sz w:val="18"/>
        </w:rPr>
        <w:t>"</w:t>
      </w:r>
      <w:r w:rsidR="00A3385F"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F5035"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0BC84621" wp14:editId="1D371E2E">
            <wp:extent cx="4031615" cy="5359400"/>
            <wp:effectExtent l="0" t="0" r="0" b="0"/>
            <wp:docPr id="31" name="Picture 31"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us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1615" cy="535940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ServiceInformationType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MS Mincho" w:hAnsi="Courier New"/>
          <w:sz w:val="18"/>
          <w:lang w:eastAsia="ja-JP"/>
        </w:rPr>
      </w:pPr>
      <w:r w:rsidRPr="00F3500B">
        <w:rPr>
          <w:rFonts w:ascii="Courier New" w:eastAsia="MS Mincho" w:hAnsi="Courier New"/>
          <w:color w:val="000000"/>
          <w:sz w:val="18"/>
          <w:lang w:eastAsia="ja-JP"/>
        </w:rPr>
        <w:tab/>
      </w:r>
      <w:r w:rsidRPr="00F3500B">
        <w:rPr>
          <w:rFonts w:ascii="Courier New" w:eastAsia="MS Mincho" w:hAnsi="Courier New"/>
          <w:color w:val="000000"/>
          <w:sz w:val="18"/>
          <w:lang w:eastAsia="ja-JP"/>
        </w:rPr>
        <w:tab/>
      </w:r>
      <w:r w:rsidRPr="00F3500B">
        <w:rPr>
          <w:rFonts w:ascii="Courier New" w:eastAsia="MS Mincho" w:hAnsi="Courier New"/>
          <w:sz w:val="18"/>
          <w:lang w:eastAsia="ja-JP"/>
        </w:rPr>
        <w:t>&lt;element name=</w:t>
      </w:r>
      <w:r w:rsidR="00452C3A" w:rsidRPr="00F3500B">
        <w:rPr>
          <w:rFonts w:ascii="Courier New" w:eastAsia="MS Mincho" w:hAnsi="Courier New"/>
          <w:sz w:val="18"/>
          <w:lang w:eastAsia="ja-JP"/>
        </w:rPr>
        <w:t>"</w:t>
      </w:r>
      <w:r w:rsidRPr="00F3500B">
        <w:rPr>
          <w:rFonts w:ascii="Courier New" w:eastAsia="MS Mincho" w:hAnsi="Courier New"/>
          <w:color w:val="000000"/>
          <w:sz w:val="18"/>
          <w:lang w:eastAsia="ja-JP"/>
        </w:rPr>
        <w:t>Name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 xml:space="preserve"> type=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tva</w:t>
      </w:r>
      <w:proofErr w:type="gramStart"/>
      <w:r w:rsidRPr="00F3500B">
        <w:rPr>
          <w:rFonts w:ascii="Courier New" w:eastAsia="MS Mincho" w:hAnsi="Courier New"/>
          <w:color w:val="000000"/>
          <w:sz w:val="18"/>
          <w:lang w:eastAsia="ja-JP"/>
        </w:rPr>
        <w:t>:ServiceInformationNameType</w:t>
      </w:r>
      <w:proofErr w:type="gramEnd"/>
      <w:r w:rsidR="00452C3A" w:rsidRPr="00F3500B">
        <w:rPr>
          <w:rFonts w:ascii="Courier New" w:eastAsia="MS Mincho"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sz w:val="18"/>
          <w:lang w:eastAsia="ja-JP"/>
        </w:rPr>
      </w:pPr>
      <w:r w:rsidRPr="00F3500B">
        <w:rPr>
          <w:rFonts w:ascii="Courier New" w:eastAsia="MS Mincho" w:hAnsi="Courier New"/>
          <w:sz w:val="18"/>
          <w:lang w:eastAsia="ja-JP"/>
        </w:rPr>
        <w:t xml:space="preserve">     </w:t>
      </w:r>
      <w:proofErr w:type="gramStart"/>
      <w:r w:rsidRPr="00F3500B">
        <w:rPr>
          <w:rFonts w:ascii="Courier New" w:eastAsia="MS Mincho" w:hAnsi="Courier New"/>
          <w:sz w:val="18"/>
          <w:lang w:eastAsia="ja-JP"/>
        </w:rPr>
        <w:t>minOccurs</w:t>
      </w:r>
      <w:proofErr w:type="gramEnd"/>
      <w:r w:rsidRPr="00F3500B">
        <w:rPr>
          <w:rFonts w:ascii="Courier New" w:eastAsia="MS Mincho" w:hAnsi="Courier New"/>
          <w:sz w:val="18"/>
          <w:lang w:eastAsia="ja-JP"/>
        </w:rPr>
        <w:t>=</w:t>
      </w:r>
      <w:r w:rsidR="00452C3A" w:rsidRPr="00F3500B">
        <w:rPr>
          <w:rFonts w:ascii="Courier New" w:eastAsia="MS Mincho" w:hAnsi="Courier New"/>
          <w:sz w:val="18"/>
          <w:lang w:eastAsia="ja-JP"/>
        </w:rPr>
        <w:t>"</w:t>
      </w:r>
      <w:r w:rsidRPr="00F3500B">
        <w:rPr>
          <w:rFonts w:ascii="Courier New" w:eastAsia="MS Mincho" w:hAnsi="Courier New"/>
          <w:sz w:val="18"/>
          <w:lang w:eastAsia="ja-JP"/>
        </w:rPr>
        <w:t>0</w:t>
      </w:r>
      <w:r w:rsidR="00452C3A" w:rsidRPr="00F3500B">
        <w:rPr>
          <w:rFonts w:ascii="Courier New" w:eastAsia="MS Mincho" w:hAnsi="Courier New"/>
          <w:sz w:val="18"/>
          <w:lang w:eastAsia="ja-JP"/>
        </w:rPr>
        <w:t>"</w:t>
      </w:r>
      <w:r w:rsidRPr="00F3500B">
        <w:rPr>
          <w:rFonts w:ascii="Courier New" w:eastAsia="MS Mincho" w:hAnsi="Courier New"/>
          <w:sz w:val="18"/>
          <w:lang w:eastAsia="ja-JP"/>
        </w:rPr>
        <w:t xml:space="preserve"> </w:t>
      </w:r>
      <w:r w:rsidRPr="00F3500B">
        <w:rPr>
          <w:rFonts w:ascii="Courier New" w:eastAsia="Arial Unicode MS" w:hAnsi="Courier New"/>
          <w:sz w:val="18"/>
          <w:lang w:eastAsia="ja-JP"/>
        </w:rPr>
        <w:t>maxOccurs=</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AB19D7" w:rsidRPr="00F3500B">
        <w:rPr>
          <w:rFonts w:ascii="Courier New" w:eastAsia="Arial Unicode MS" w:hAnsi="Courier New"/>
          <w:sz w:val="18"/>
        </w:rPr>
        <w:t xml:space="preserve"> maxOccurs=</w:t>
      </w:r>
      <w:r w:rsidR="00452C3A" w:rsidRPr="00F3500B">
        <w:rPr>
          <w:rFonts w:ascii="Courier New" w:eastAsia="MS Mincho" w:hAnsi="Courier New"/>
          <w:sz w:val="18"/>
          <w:lang w:eastAsia="ja-JP"/>
        </w:rPr>
        <w:t>"</w:t>
      </w:r>
      <w:r w:rsidR="00AB19D7" w:rsidRPr="00F3500B">
        <w:rPr>
          <w:rFonts w:ascii="Courier New" w:eastAsia="Arial Unicode MS" w:hAnsi="Courier New"/>
          <w:sz w:val="18"/>
        </w:rPr>
        <w:t>unbounded</w:t>
      </w:r>
      <w:r w:rsidR="00452C3A" w:rsidRPr="00F3500B">
        <w:rPr>
          <w:rFonts w:ascii="Courier New" w:eastAsia="MS Mincho" w:hAnsi="Courier New"/>
          <w:sz w:val="18"/>
          <w:lang w:eastAsia="ja-JP"/>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ServiceURL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Logo</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6541E2" w:rsidRPr="00F3500B">
        <w:rPr>
          <w:rFonts w:ascii="Courier New" w:eastAsia="Arial Unicode MS" w:hAnsi="Courier New"/>
          <w:sz w:val="18"/>
        </w:rPr>
        <w:t>tva</w:t>
      </w:r>
      <w:proofErr w:type="gramStart"/>
      <w:r w:rsidRPr="00F3500B">
        <w:rPr>
          <w:rFonts w:ascii="Courier New" w:eastAsia="Arial Unicode MS" w:hAnsi="Courier New"/>
          <w:sz w:val="18"/>
        </w:rPr>
        <w:t>:</w:t>
      </w:r>
      <w:r w:rsidR="006541E2" w:rsidRPr="00F3500B">
        <w:rPr>
          <w:rFonts w:ascii="Courier New" w:eastAsia="Arial Unicode MS" w:hAnsi="Courier New"/>
          <w:sz w:val="18"/>
        </w:rPr>
        <w:t>TVA</w:t>
      </w:r>
      <w:r w:rsidRPr="00F3500B">
        <w:rPr>
          <w:rFonts w:ascii="Courier New" w:eastAsia="Arial Unicode MS" w:hAnsi="Courier New"/>
          <w:sz w:val="18"/>
        </w:rPr>
        <w:t>MediaLocatorType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ServiceDescription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:SynopsisType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:GenreType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color w:val="000000"/>
          <w:sz w:val="18"/>
          <w:lang w:eastAsia="ja-JP"/>
        </w:rPr>
        <w:tab/>
      </w:r>
      <w:r w:rsidRPr="00F3500B">
        <w:rPr>
          <w:rFonts w:ascii="Courier New" w:eastAsia="Arial Unicode MS" w:hAnsi="Courier New"/>
          <w:color w:val="000000"/>
          <w:sz w:val="18"/>
          <w:lang w:eastAsia="ja-JP"/>
        </w:rPr>
        <w:tab/>
      </w:r>
      <w:r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ServiceLanguage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language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0</w:t>
      </w:r>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sz w:val="18"/>
          <w:lang w:eastAsia="ja-JP"/>
        </w:rPr>
      </w:pPr>
      <w:r w:rsidRPr="00F3500B">
        <w:rPr>
          <w:rFonts w:ascii="Courier New" w:eastAsia="Arial Unicode MS" w:hAnsi="Courier New"/>
          <w:sz w:val="18"/>
          <w:lang w:eastAsia="ja-JP"/>
        </w:rPr>
        <w:t xml:space="preserve">     </w:t>
      </w:r>
      <w:proofErr w:type="gramStart"/>
      <w:r w:rsidRPr="00F3500B">
        <w:rPr>
          <w:rFonts w:ascii="Courier New" w:eastAsia="Arial Unicode MS" w:hAnsi="Courier New"/>
          <w:sz w:val="18"/>
          <w:lang w:eastAsia="ja-JP"/>
        </w:rPr>
        <w:t>maxOccurs</w:t>
      </w:r>
      <w:proofErr w:type="gramEnd"/>
      <w:r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ParentService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:ServiceRefType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F44819" w:rsidRPr="00F3500B" w:rsidRDefault="00F44819">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RelatedMaterial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w:t>
      </w:r>
      <w:proofErr w:type="gramStart"/>
      <w:r w:rsidRPr="00F3500B">
        <w:rPr>
          <w:rFonts w:ascii="Courier New" w:hAnsi="Courier New" w:cs="Courier New"/>
          <w:sz w:val="18"/>
          <w:szCs w:val="18"/>
        </w:rPr>
        <w:t>:RelatedMaterialType</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 xml:space="preserve"> </w:t>
      </w:r>
    </w:p>
    <w:p w:rsidR="00086BB7" w:rsidRPr="00F3500B" w:rsidRDefault="00F44819" w:rsidP="00535FF2">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ja-JP"/>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maxOccurs</w:t>
      </w:r>
      <w:proofErr w:type="gramEnd"/>
      <w:r w:rsidRPr="00F3500B">
        <w:rPr>
          <w:rFonts w:ascii="Courier New" w:hAnsi="Courier New" w:cs="Courier New"/>
          <w:sz w:val="18"/>
          <w:szCs w:val="18"/>
        </w:rPr>
        <w:t>=</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E86540" w:rsidRPr="00F3500B">
        <w:rPr>
          <w:rFonts w:ascii="Courier New" w:hAnsi="Courier New" w:cs="Courier New"/>
          <w:sz w:val="18"/>
          <w:szCs w:val="18"/>
        </w:rPr>
        <w:t>/</w:t>
      </w:r>
      <w:r w:rsidRPr="00F3500B">
        <w:rPr>
          <w:rFonts w:ascii="Courier New" w:hAnsi="Courier New" w:cs="Courier New"/>
          <w:sz w:val="18"/>
          <w:szCs w:val="18"/>
        </w:rPr>
        <w:t>&gt;</w:t>
      </w:r>
    </w:p>
    <w:p w:rsidR="00304FF2" w:rsidRPr="00F3500B" w:rsidRDefault="00C047A5" w:rsidP="00304FF2">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 xml:space="preserve">     &lt;</w:t>
      </w:r>
      <w:r w:rsidR="00E86540" w:rsidRPr="00F3500B">
        <w:rPr>
          <w:rFonts w:ascii="Courier New" w:hAnsi="Courier New" w:cs="Courier New"/>
          <w:sz w:val="18"/>
          <w:szCs w:val="18"/>
          <w:lang w:eastAsia="ja-JP"/>
        </w:rPr>
        <w:t>element name=</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PurchaseList</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tva</w:t>
      </w:r>
      <w:proofErr w:type="gramStart"/>
      <w:r w:rsidR="00E86540" w:rsidRPr="00F3500B">
        <w:rPr>
          <w:rFonts w:ascii="Courier New" w:hAnsi="Courier New" w:cs="Courier New"/>
          <w:sz w:val="18"/>
          <w:szCs w:val="18"/>
          <w:lang w:eastAsia="ja-JP"/>
        </w:rPr>
        <w:t>:PurchaseListType</w:t>
      </w:r>
      <w:proofErr w:type="gramEnd"/>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/&gt;</w:t>
      </w:r>
    </w:p>
    <w:p w:rsidR="00304FF2" w:rsidRPr="00F3500B" w:rsidRDefault="00304FF2" w:rsidP="00304FF2">
      <w:pPr>
        <w:pStyle w:val="PlainText"/>
        <w:pBdr>
          <w:top w:val="single" w:sz="4" w:space="1" w:color="auto"/>
          <w:left w:val="single" w:sz="4" w:space="4" w:color="auto"/>
          <w:bottom w:val="single" w:sz="4" w:space="1" w:color="auto"/>
          <w:right w:val="single" w:sz="4" w:space="4" w:color="auto"/>
        </w:pBdr>
        <w:spacing w:after="0"/>
        <w:rPr>
          <w:sz w:val="18"/>
          <w:szCs w:val="18"/>
        </w:rPr>
      </w:pPr>
      <w:r w:rsidRPr="00F3500B">
        <w:rPr>
          <w:sz w:val="18"/>
          <w:szCs w:val="18"/>
        </w:rPr>
        <w:t xml:space="preserve">  </w:t>
      </w:r>
      <w:r w:rsidR="00616AB0" w:rsidRPr="00F3500B">
        <w:rPr>
          <w:sz w:val="18"/>
          <w:szCs w:val="18"/>
        </w:rPr>
        <w:t xml:space="preserve">  </w:t>
      </w:r>
      <w:r w:rsidR="006112B6" w:rsidRPr="00F3500B">
        <w:rPr>
          <w:sz w:val="18"/>
          <w:szCs w:val="18"/>
        </w:rPr>
        <w:t xml:space="preserve"> </w:t>
      </w:r>
      <w:r w:rsidR="00616AB0" w:rsidRPr="00F3500B">
        <w:rPr>
          <w:sz w:val="18"/>
          <w:szCs w:val="18"/>
        </w:rPr>
        <w:t>&lt;element name=</w:t>
      </w:r>
      <w:r w:rsidR="00452C3A" w:rsidRPr="00F3500B">
        <w:rPr>
          <w:sz w:val="18"/>
          <w:szCs w:val="18"/>
        </w:rPr>
        <w:t>"</w:t>
      </w:r>
      <w:r w:rsidR="00616AB0" w:rsidRPr="00F3500B">
        <w:rPr>
          <w:sz w:val="18"/>
          <w:szCs w:val="18"/>
        </w:rPr>
        <w:t>GroupPurchaseID</w:t>
      </w:r>
      <w:r w:rsidRPr="00F3500B">
        <w:rPr>
          <w:sz w:val="18"/>
          <w:szCs w:val="18"/>
        </w:rPr>
        <w:t>Ref</w:t>
      </w:r>
      <w:r w:rsidR="00452C3A" w:rsidRPr="00F3500B">
        <w:rPr>
          <w:sz w:val="18"/>
          <w:szCs w:val="18"/>
        </w:rPr>
        <w:t>"</w:t>
      </w:r>
      <w:r w:rsidRPr="00F3500B">
        <w:rPr>
          <w:sz w:val="18"/>
          <w:szCs w:val="18"/>
        </w:rPr>
        <w:t xml:space="preserve"> type=</w:t>
      </w:r>
      <w:r w:rsidR="00452C3A" w:rsidRPr="00F3500B">
        <w:rPr>
          <w:sz w:val="18"/>
          <w:szCs w:val="18"/>
        </w:rPr>
        <w:t>"</w:t>
      </w:r>
      <w:r w:rsidRPr="00F3500B">
        <w:rPr>
          <w:sz w:val="18"/>
          <w:szCs w:val="18"/>
        </w:rPr>
        <w:t>tva</w:t>
      </w:r>
      <w:proofErr w:type="gramStart"/>
      <w:r w:rsidRPr="00F3500B">
        <w:rPr>
          <w:sz w:val="18"/>
          <w:szCs w:val="18"/>
        </w:rPr>
        <w:t>:TVAIDRefType</w:t>
      </w:r>
      <w:proofErr w:type="gramEnd"/>
      <w:r w:rsidR="00452C3A" w:rsidRPr="00F3500B">
        <w:rPr>
          <w:sz w:val="18"/>
          <w:szCs w:val="18"/>
        </w:rPr>
        <w:t>"</w:t>
      </w:r>
      <w:r w:rsidRPr="00F3500B">
        <w:rPr>
          <w:sz w:val="18"/>
          <w:szCs w:val="18"/>
        </w:rPr>
        <w:t xml:space="preserve"> minOccurs=</w:t>
      </w:r>
      <w:r w:rsidR="00452C3A" w:rsidRPr="00F3500B">
        <w:rPr>
          <w:sz w:val="18"/>
          <w:szCs w:val="18"/>
        </w:rPr>
        <w:t>"</w:t>
      </w:r>
      <w:r w:rsidRPr="00F3500B">
        <w:rPr>
          <w:sz w:val="18"/>
          <w:szCs w:val="18"/>
        </w:rPr>
        <w:t>0</w:t>
      </w:r>
      <w:r w:rsidR="00452C3A" w:rsidRPr="00F3500B">
        <w:rPr>
          <w:sz w:val="18"/>
          <w:szCs w:val="18"/>
        </w:rPr>
        <w:t>"</w:t>
      </w:r>
    </w:p>
    <w:p w:rsidR="00304FF2" w:rsidRPr="00F3500B" w:rsidRDefault="00304FF2" w:rsidP="00304FF2">
      <w:pPr>
        <w:pStyle w:val="PlainText"/>
        <w:pBdr>
          <w:top w:val="single" w:sz="4" w:space="1" w:color="auto"/>
          <w:left w:val="single" w:sz="4" w:space="4" w:color="auto"/>
          <w:bottom w:val="single" w:sz="4" w:space="1" w:color="auto"/>
          <w:right w:val="single" w:sz="4" w:space="4" w:color="auto"/>
        </w:pBdr>
        <w:spacing w:after="0"/>
        <w:rPr>
          <w:sz w:val="18"/>
          <w:szCs w:val="18"/>
        </w:rPr>
      </w:pPr>
      <w:r w:rsidRPr="00F3500B">
        <w:rPr>
          <w:sz w:val="18"/>
          <w:szCs w:val="18"/>
        </w:rPr>
        <w:t xml:space="preserve">   </w:t>
      </w:r>
      <w:r w:rsidR="006112B6" w:rsidRPr="00F3500B">
        <w:rPr>
          <w:sz w:val="18"/>
          <w:szCs w:val="18"/>
        </w:rPr>
        <w:t xml:space="preserve"> </w:t>
      </w:r>
      <w:r w:rsidRPr="00F3500B">
        <w:rPr>
          <w:sz w:val="18"/>
          <w:szCs w:val="18"/>
        </w:rPr>
        <w:t xml:space="preserve"> </w:t>
      </w:r>
      <w:proofErr w:type="gramStart"/>
      <w:r w:rsidRPr="00F3500B">
        <w:rPr>
          <w:sz w:val="18"/>
          <w:szCs w:val="18"/>
        </w:rPr>
        <w:t>maxOccurs</w:t>
      </w:r>
      <w:proofErr w:type="gramEnd"/>
      <w:r w:rsidRPr="00F3500B">
        <w:rPr>
          <w:sz w:val="18"/>
          <w:szCs w:val="18"/>
        </w:rPr>
        <w:t>=</w:t>
      </w:r>
      <w:r w:rsidR="00452C3A" w:rsidRPr="00F3500B">
        <w:rPr>
          <w:sz w:val="18"/>
          <w:szCs w:val="18"/>
        </w:rPr>
        <w:t>"</w:t>
      </w:r>
      <w:r w:rsidRPr="00F3500B">
        <w:rPr>
          <w:sz w:val="18"/>
          <w:szCs w:val="18"/>
        </w:rPr>
        <w:t>unbounded</w:t>
      </w:r>
      <w:r w:rsidR="00452C3A" w:rsidRPr="00F3500B">
        <w:rPr>
          <w:sz w:val="18"/>
          <w:szCs w:val="18"/>
        </w:rPr>
        <w:t>"</w:t>
      </w:r>
      <w:r w:rsidRPr="00F3500B">
        <w:rPr>
          <w:sz w:val="18"/>
          <w:szCs w:val="18"/>
        </w:rPr>
        <w:t>/&gt;</w:t>
      </w:r>
    </w:p>
    <w:p w:rsidR="00A3385F" w:rsidRPr="00F3500B" w:rsidRDefault="00A3385F" w:rsidP="00304F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tblHeader/>
          <w:jc w:val="center"/>
        </w:trPr>
        <w:tc>
          <w:tcPr>
            <w:tcW w:w="3708" w:type="dxa"/>
            <w:tcBorders>
              <w:top w:val="single" w:sz="12" w:space="0" w:color="000000"/>
              <w:bottom w:val="single" w:sz="12" w:space="0" w:color="000000"/>
            </w:tcBorders>
          </w:tcPr>
          <w:p w:rsidR="00A3385F" w:rsidRPr="00F3500B" w:rsidRDefault="00A3385F" w:rsidP="000E3232">
            <w:pPr>
              <w:pStyle w:val="TAH"/>
              <w:keepNext w:val="0"/>
              <w:keepLines w:val="0"/>
            </w:pPr>
            <w:r w:rsidRPr="00F3500B">
              <w:t>Name</w:t>
            </w:r>
          </w:p>
        </w:tc>
        <w:tc>
          <w:tcPr>
            <w:tcW w:w="4770" w:type="dxa"/>
            <w:tcBorders>
              <w:top w:val="single" w:sz="12" w:space="0" w:color="000000"/>
              <w:bottom w:val="single" w:sz="12" w:space="0" w:color="000000"/>
            </w:tcBorders>
          </w:tcPr>
          <w:p w:rsidR="00A3385F" w:rsidRPr="00F3500B" w:rsidRDefault="00A3385F" w:rsidP="000E3232">
            <w:pPr>
              <w:pStyle w:val="TAH"/>
              <w:keepNext w:val="0"/>
              <w:keepLines w:val="0"/>
            </w:pPr>
            <w:r w:rsidRPr="00F3500B">
              <w:t>Definition</w:t>
            </w:r>
          </w:p>
        </w:tc>
      </w:tr>
      <w:tr w:rsidR="00A3385F" w:rsidRPr="00F3500B">
        <w:trPr>
          <w:jc w:val="center"/>
        </w:trPr>
        <w:tc>
          <w:tcPr>
            <w:tcW w:w="3708" w:type="dxa"/>
            <w:tcBorders>
              <w:top w:val="single" w:sz="12" w:space="0" w:color="000000"/>
              <w:bottom w:val="nil"/>
            </w:tcBorders>
          </w:tcPr>
          <w:p w:rsidR="00A3385F" w:rsidRPr="00F3500B" w:rsidRDefault="006112B6" w:rsidP="000E3232">
            <w:pPr>
              <w:pStyle w:val="TAH"/>
              <w:keepNext w:val="0"/>
              <w:keepLines w:val="0"/>
              <w:jc w:val="left"/>
              <w:rPr>
                <w:rFonts w:ascii="Courier New" w:hAnsi="Courier New"/>
                <w:b w:val="0"/>
              </w:rPr>
            </w:pPr>
            <w:r w:rsidRPr="00F3500B">
              <w:rPr>
                <w:rFonts w:ascii="Courier New" w:hAnsi="Courier New"/>
                <w:b w:val="0"/>
              </w:rPr>
              <w:t>serviceInformationNameLengthType</w:t>
            </w:r>
          </w:p>
        </w:tc>
        <w:tc>
          <w:tcPr>
            <w:tcW w:w="4770" w:type="dxa"/>
            <w:tcBorders>
              <w:top w:val="single" w:sz="12" w:space="0" w:color="000000"/>
              <w:bottom w:val="nil"/>
            </w:tcBorders>
          </w:tcPr>
          <w:p w:rsidR="00A3385F" w:rsidRPr="00F3500B" w:rsidRDefault="00A3385F" w:rsidP="000E3232">
            <w:pPr>
              <w:pStyle w:val="TAH"/>
              <w:keepNext w:val="0"/>
              <w:keepLines w:val="0"/>
              <w:jc w:val="left"/>
              <w:rPr>
                <w:b w:val="0"/>
              </w:rPr>
            </w:pPr>
            <w:r w:rsidRPr="00F3500B">
              <w:rPr>
                <w:b w:val="0"/>
              </w:rPr>
              <w:t>A simple type to define three possible types of lengths for service information names.</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S</w:t>
            </w:r>
            <w:r w:rsidR="00A3385F" w:rsidRPr="00F3500B">
              <w:rPr>
                <w:rFonts w:ascii="Courier New" w:hAnsi="Courier New"/>
                <w:b w:val="0"/>
              </w:rPr>
              <w:t>hort</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short service name e.g. R1.</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M</w:t>
            </w:r>
            <w:r w:rsidR="00A3385F" w:rsidRPr="00F3500B">
              <w:rPr>
                <w:rFonts w:ascii="Courier New" w:hAnsi="Courier New"/>
                <w:b w:val="0"/>
              </w:rPr>
              <w:t>edium</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medium service name e.g. Radio 1.</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L</w:t>
            </w:r>
            <w:r w:rsidR="00A3385F" w:rsidRPr="00F3500B">
              <w:rPr>
                <w:rFonts w:ascii="Courier New" w:hAnsi="Courier New"/>
                <w:b w:val="0"/>
              </w:rPr>
              <w:t>ong</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long service name e.g. TVAF Radio One.</w:t>
            </w:r>
          </w:p>
        </w:tc>
      </w:tr>
      <w:tr w:rsidR="00A3385F" w:rsidRPr="00F3500B">
        <w:trPr>
          <w:jc w:val="center"/>
        </w:trPr>
        <w:tc>
          <w:tcPr>
            <w:tcW w:w="3708" w:type="dxa"/>
            <w:tcBorders>
              <w:bottom w:val="nil"/>
            </w:tcBorders>
          </w:tcPr>
          <w:p w:rsidR="00A3385F" w:rsidRPr="00F3500B" w:rsidRDefault="00A3385F" w:rsidP="000E3232">
            <w:pPr>
              <w:pStyle w:val="TAH"/>
              <w:keepNext w:val="0"/>
              <w:keepLines w:val="0"/>
              <w:jc w:val="left"/>
              <w:rPr>
                <w:rFonts w:ascii="Courier New" w:hAnsi="Courier New"/>
                <w:b w:val="0"/>
              </w:rPr>
            </w:pPr>
            <w:r w:rsidRPr="00F3500B">
              <w:rPr>
                <w:rFonts w:ascii="Courier New" w:hAnsi="Courier New"/>
                <w:b w:val="0"/>
              </w:rPr>
              <w:t>ServiceInformationNameType</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A service name.</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L</w:t>
            </w:r>
            <w:r w:rsidR="00A3385F" w:rsidRPr="00F3500B">
              <w:rPr>
                <w:rFonts w:ascii="Courier New" w:hAnsi="Courier New"/>
                <w:b w:val="0"/>
              </w:rPr>
              <w:t>ength</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Length of the service name i.e. short, medium or long.</w:t>
            </w:r>
          </w:p>
        </w:tc>
      </w:tr>
      <w:tr w:rsidR="00A3385F" w:rsidRPr="00F3500B">
        <w:trPr>
          <w:jc w:val="center"/>
        </w:trPr>
        <w:tc>
          <w:tcPr>
            <w:tcW w:w="3708" w:type="dxa"/>
            <w:tcBorders>
              <w:top w:val="nil"/>
              <w:bottom w:val="single" w:sz="6" w:space="0" w:color="000000"/>
            </w:tcBorders>
          </w:tcPr>
          <w:p w:rsidR="00A3385F" w:rsidRPr="00F3500B" w:rsidRDefault="00A3385F" w:rsidP="00E43565">
            <w:pPr>
              <w:pStyle w:val="TAL"/>
              <w:keepLines w:val="0"/>
              <w:rPr>
                <w:rFonts w:ascii="Courier New" w:hAnsi="Courier New"/>
              </w:rPr>
            </w:pPr>
            <w:r w:rsidRPr="00F3500B">
              <w:rPr>
                <w:rFonts w:ascii="Courier New" w:hAnsi="Courier New"/>
              </w:rPr>
              <w:t>ServiceRefType</w:t>
            </w:r>
          </w:p>
        </w:tc>
        <w:tc>
          <w:tcPr>
            <w:tcW w:w="4770" w:type="dxa"/>
            <w:tcBorders>
              <w:top w:val="nil"/>
              <w:bottom w:val="single" w:sz="6" w:space="0" w:color="000000"/>
            </w:tcBorders>
          </w:tcPr>
          <w:p w:rsidR="00A3385F" w:rsidRPr="00F3500B" w:rsidRDefault="00A3385F" w:rsidP="00E43565">
            <w:pPr>
              <w:pStyle w:val="TAL"/>
              <w:keepLines w:val="0"/>
            </w:pPr>
            <w:r w:rsidRPr="00F3500B">
              <w:t>A complex type that allows a reference to be made to a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eastAsia="Arial Unicode MS" w:hAnsi="Courier New"/>
                <w:lang w:eastAsia="ja-JP"/>
              </w:rPr>
            </w:pPr>
            <w:r w:rsidRPr="00F3500B">
              <w:rPr>
                <w:rFonts w:ascii="Courier New" w:eastAsia="Arial Unicode MS" w:hAnsi="Courier New"/>
                <w:lang w:eastAsia="ja-JP"/>
              </w:rPr>
              <w:t>ValidPeriod</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rFonts w:eastAsia="Arial Unicode MS"/>
                <w:lang w:eastAsia="ja-JP"/>
              </w:rPr>
            </w:pPr>
            <w:r w:rsidRPr="00F3500B">
              <w:t>An optional time window that can be applied to the reference</w:t>
            </w:r>
            <w:r w:rsidRPr="00F3500B">
              <w:rPr>
                <w:rFonts w:eastAsia="Arial Unicode MS"/>
                <w:lang w:eastAsia="ja-JP"/>
              </w:rPr>
              <w:t xml:space="preserve">. If only </w:t>
            </w:r>
            <w:r w:rsidRPr="00F3500B">
              <w:rPr>
                <w:rFonts w:ascii="Courier New" w:eastAsia="Arial Unicode MS" w:hAnsi="Courier New"/>
                <w:lang w:eastAsia="ja-JP"/>
              </w:rPr>
              <w:t>ValidFrom</w:t>
            </w:r>
            <w:r w:rsidRPr="00F3500B">
              <w:rPr>
                <w:rFonts w:eastAsia="Arial Unicode MS"/>
                <w:lang w:eastAsia="ja-JP"/>
              </w:rPr>
              <w:t xml:space="preserve"> is specified, then the service reference is assumed to be valid any time after </w:t>
            </w:r>
            <w:r w:rsidRPr="00F3500B">
              <w:rPr>
                <w:rFonts w:ascii="Courier New" w:eastAsia="Arial Unicode MS" w:hAnsi="Courier New"/>
                <w:lang w:eastAsia="ja-JP"/>
              </w:rPr>
              <w:t>ValidFrom</w:t>
            </w:r>
            <w:r w:rsidRPr="00F3500B">
              <w:rPr>
                <w:rFonts w:eastAsia="Arial Unicode MS"/>
                <w:lang w:eastAsia="ja-JP"/>
              </w:rPr>
              <w:t xml:space="preserve">. If only </w:t>
            </w:r>
            <w:r w:rsidRPr="00F3500B">
              <w:rPr>
                <w:rFonts w:ascii="Courier New" w:eastAsia="Arial Unicode MS" w:hAnsi="Courier New"/>
                <w:lang w:eastAsia="ja-JP"/>
              </w:rPr>
              <w:t>ValidTo</w:t>
            </w:r>
            <w:r w:rsidRPr="00F3500B">
              <w:rPr>
                <w:rFonts w:eastAsia="Arial Unicode MS"/>
                <w:lang w:eastAsia="ja-JP"/>
              </w:rPr>
              <w:t xml:space="preserve"> is specified, then the service reference is assumed to be valid any time up until the </w:t>
            </w:r>
            <w:r w:rsidRPr="00F3500B">
              <w:rPr>
                <w:rFonts w:ascii="Courier New" w:eastAsia="Arial Unicode MS" w:hAnsi="Courier New"/>
                <w:lang w:eastAsia="ja-JP"/>
              </w:rPr>
              <w:t>ValidTo</w:t>
            </w:r>
            <w:r w:rsidRPr="00F3500B">
              <w:rPr>
                <w:rFonts w:eastAsia="Arial Unicode MS"/>
                <w:lang w:eastAsia="ja-JP"/>
              </w:rPr>
              <w:t xml:space="preserve"> time. (In some regions, the same physical channel is allocated to more than one service. Thus, multiple service </w:t>
            </w:r>
            <w:r w:rsidR="00452C3A" w:rsidRPr="00F3500B">
              <w:rPr>
                <w:rFonts w:eastAsia="Arial Unicode MS"/>
                <w:lang w:eastAsia="ja-JP"/>
              </w:rPr>
              <w:t>"</w:t>
            </w:r>
            <w:r w:rsidRPr="00F3500B">
              <w:rPr>
                <w:rFonts w:eastAsia="Arial Unicode MS"/>
                <w:lang w:eastAsia="ja-JP"/>
              </w:rPr>
              <w:t>timeshare</w:t>
            </w:r>
            <w:r w:rsidR="00452C3A" w:rsidRPr="00F3500B">
              <w:rPr>
                <w:rFonts w:eastAsia="Arial Unicode MS"/>
                <w:lang w:eastAsia="ja-JP"/>
              </w:rPr>
              <w:t>"</w:t>
            </w:r>
            <w:r w:rsidRPr="00F3500B">
              <w:rPr>
                <w:rFonts w:eastAsia="Arial Unicode MS"/>
                <w:lang w:eastAsia="ja-JP"/>
              </w:rPr>
              <w:t xml:space="preserve"> the same channel. In such cases, </w:t>
            </w:r>
            <w:r w:rsidRPr="00F3500B">
              <w:rPr>
                <w:rFonts w:ascii="Courier New" w:eastAsia="Arial Unicode MS" w:hAnsi="Courier New"/>
                <w:lang w:eastAsia="ja-JP"/>
              </w:rPr>
              <w:t xml:space="preserve">ValidPeriod </w:t>
            </w:r>
            <w:r w:rsidRPr="00F3500B">
              <w:rPr>
                <w:rFonts w:eastAsia="Arial Unicode MS"/>
                <w:lang w:eastAsia="ja-JP"/>
              </w:rPr>
              <w:t>can be used to describe the time period during which a service is valid).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serviceIDRef</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service that is being referenced. Its value references a ServiceInformation element.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ServiceInformationType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complex type that allows a service to be described.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Name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name of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Owner</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t>The brand owner of the service.</w:t>
            </w:r>
            <w:r w:rsidR="0041104D" w:rsidRPr="00F3500B">
              <w:t xml:space="preserve"> More than one brand owner name can be given e.g. in different languages or geographical contexts.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ServiceURL</w:t>
            </w:r>
          </w:p>
        </w:tc>
        <w:tc>
          <w:tcPr>
            <w:tcW w:w="4770" w:type="dxa"/>
            <w:tcBorders>
              <w:top w:val="single" w:sz="6" w:space="0" w:color="000000"/>
              <w:bottom w:val="single" w:sz="6" w:space="0" w:color="000000"/>
            </w:tcBorders>
          </w:tcPr>
          <w:p w:rsidR="00A3385F" w:rsidRPr="00F3500B" w:rsidRDefault="00A3385F" w:rsidP="00817C26">
            <w:pPr>
              <w:pStyle w:val="TAL"/>
              <w:keepNext w:val="0"/>
              <w:keepLines w:val="0"/>
            </w:pPr>
            <w:r w:rsidRPr="00F3500B">
              <w:t xml:space="preserve">An optional URL </w:t>
            </w:r>
            <w:r w:rsidR="00E766BC" w:rsidRPr="00F3500B">
              <w:t xml:space="preserve">to access </w:t>
            </w:r>
            <w:r w:rsidRPr="00F3500B">
              <w:t xml:space="preserve">the service </w:t>
            </w:r>
            <w:r w:rsidR="00817C26" w:rsidRPr="00F3500B">
              <w:t>(</w:t>
            </w:r>
            <w:r w:rsidRPr="00F3500B">
              <w:t>e.g. a DVB URL</w:t>
            </w:r>
            <w:r w:rsidR="00817C26" w:rsidRPr="00F3500B">
              <w:t>)</w:t>
            </w:r>
            <w:r w:rsidRPr="00F3500B">
              <w:t>. This URL allows the receiver to identify the associated physical service. This element should be consistent with the BroadcastURL</w:t>
            </w:r>
            <w:r w:rsidR="000F5035" w:rsidRPr="00F3500B">
              <w:t xml:space="preserve"> (e.g. DVB triplet)</w:t>
            </w:r>
            <w:r w:rsidRPr="00F3500B">
              <w:t xml:space="preserve"> in events that reference this ServiceInformation element</w:t>
            </w:r>
            <w:r w:rsidR="00817C26" w:rsidRPr="00F3500B">
              <w:t>, if used</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Logo</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 network logo, such as an image or jingle.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ServiceDescription</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An element describing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ServiceGenre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 genre that characterizes the programming on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ServiceLanguage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The main spoken language in which the service is available.</w:t>
            </w:r>
          </w:p>
        </w:tc>
      </w:tr>
      <w:tr w:rsidR="00A3385F" w:rsidRPr="00F3500B" w:rsidTr="00B81CB1">
        <w:trPr>
          <w:cantSplit/>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ParentService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reference to a parent service when the service being described inherits a part of its schedule from another service (e.g. regional variations from a national service). Note that multiple parent services may be specified on a time exclusive basis (e.g. references to different parts of the same service).</w:t>
            </w:r>
          </w:p>
        </w:tc>
      </w:tr>
      <w:tr w:rsidR="0035628E" w:rsidRPr="00F3500B">
        <w:trPr>
          <w:jc w:val="center"/>
        </w:trPr>
        <w:tc>
          <w:tcPr>
            <w:tcW w:w="3708" w:type="dxa"/>
            <w:tcBorders>
              <w:top w:val="single" w:sz="6" w:space="0" w:color="000000"/>
              <w:bottom w:val="single" w:sz="6" w:space="0" w:color="000000"/>
            </w:tcBorders>
          </w:tcPr>
          <w:p w:rsidR="0035628E" w:rsidRPr="00F3500B" w:rsidRDefault="0035628E" w:rsidP="000E3232">
            <w:pPr>
              <w:pStyle w:val="TAL"/>
              <w:keepNext w:val="0"/>
              <w:keepLines w:val="0"/>
              <w:ind w:left="284"/>
              <w:rPr>
                <w:rFonts w:ascii="Courier New" w:hAnsi="Courier New"/>
              </w:rPr>
            </w:pPr>
            <w:r w:rsidRPr="00F3500B">
              <w:rPr>
                <w:rFonts w:ascii="Courier New" w:hAnsi="Courier New"/>
              </w:rPr>
              <w:t>RelatedMaterial</w:t>
            </w:r>
          </w:p>
        </w:tc>
        <w:tc>
          <w:tcPr>
            <w:tcW w:w="4770" w:type="dxa"/>
            <w:tcBorders>
              <w:top w:val="single" w:sz="6" w:space="0" w:color="000000"/>
              <w:bottom w:val="single" w:sz="6" w:space="0" w:color="000000"/>
            </w:tcBorders>
          </w:tcPr>
          <w:p w:rsidR="0035628E" w:rsidRPr="00F3500B" w:rsidRDefault="00D60E98" w:rsidP="000E3232">
            <w:pPr>
              <w:pStyle w:val="TAL"/>
              <w:keepNext w:val="0"/>
              <w:keepLines w:val="0"/>
            </w:pPr>
            <w:r w:rsidRPr="00F3500B">
              <w:t>A reference to any other material related to the service</w:t>
            </w:r>
            <w:r w:rsidR="00DA0936" w:rsidRPr="00F3500B">
              <w:t>.</w:t>
            </w:r>
          </w:p>
        </w:tc>
      </w:tr>
      <w:tr w:rsidR="001E6367" w:rsidRPr="00F3500B" w:rsidTr="005F0F2E">
        <w:trPr>
          <w:jc w:val="center"/>
        </w:trPr>
        <w:tc>
          <w:tcPr>
            <w:tcW w:w="3708" w:type="dxa"/>
            <w:tcBorders>
              <w:top w:val="single" w:sz="6" w:space="0" w:color="000000"/>
              <w:bottom w:val="single" w:sz="6" w:space="0" w:color="000000"/>
            </w:tcBorders>
          </w:tcPr>
          <w:p w:rsidR="001E6367" w:rsidRPr="00F3500B" w:rsidRDefault="001E6367" w:rsidP="005F0F2E">
            <w:pPr>
              <w:pStyle w:val="TAL"/>
              <w:keepNext w:val="0"/>
              <w:keepLines w:val="0"/>
              <w:ind w:left="284"/>
              <w:rPr>
                <w:rFonts w:ascii="Courier New" w:hAnsi="Courier New"/>
              </w:rPr>
            </w:pPr>
            <w:r w:rsidRPr="00F3500B">
              <w:rPr>
                <w:rFonts w:ascii="Courier New" w:hAnsi="Courier New"/>
              </w:rPr>
              <w:lastRenderedPageBreak/>
              <w:t>PurchaseList</w:t>
            </w:r>
          </w:p>
        </w:tc>
        <w:tc>
          <w:tcPr>
            <w:tcW w:w="4770" w:type="dxa"/>
            <w:tcBorders>
              <w:top w:val="single" w:sz="6" w:space="0" w:color="000000"/>
              <w:bottom w:val="single" w:sz="6" w:space="0" w:color="000000"/>
            </w:tcBorders>
          </w:tcPr>
          <w:p w:rsidR="001E6367" w:rsidRPr="00F3500B" w:rsidRDefault="00A63C52" w:rsidP="0000477B">
            <w:pPr>
              <w:pStyle w:val="TAL"/>
              <w:keepNext w:val="0"/>
              <w:keepLines w:val="0"/>
            </w:pPr>
            <w:r w:rsidRPr="00F3500B">
              <w:t>Information on the condition of purchase of the service</w:t>
            </w:r>
            <w:r w:rsidR="00DA0936" w:rsidRPr="00F3500B">
              <w:t>.</w:t>
            </w:r>
          </w:p>
        </w:tc>
      </w:tr>
      <w:tr w:rsidR="00616AB0" w:rsidRPr="00F3500B" w:rsidTr="005F0F2E">
        <w:trPr>
          <w:jc w:val="center"/>
        </w:trPr>
        <w:tc>
          <w:tcPr>
            <w:tcW w:w="3708" w:type="dxa"/>
            <w:tcBorders>
              <w:top w:val="single" w:sz="6" w:space="0" w:color="000000"/>
              <w:bottom w:val="single" w:sz="6" w:space="0" w:color="000000"/>
            </w:tcBorders>
          </w:tcPr>
          <w:p w:rsidR="00616AB0" w:rsidRPr="00F3500B" w:rsidRDefault="00616AB0" w:rsidP="005F0F2E">
            <w:pPr>
              <w:pStyle w:val="TAL"/>
              <w:keepNext w:val="0"/>
              <w:keepLines w:val="0"/>
              <w:ind w:left="284"/>
              <w:rPr>
                <w:rFonts w:ascii="Courier New" w:hAnsi="Courier New" w:cs="Courier New"/>
                <w:szCs w:val="18"/>
              </w:rPr>
            </w:pPr>
            <w:r w:rsidRPr="00F3500B">
              <w:rPr>
                <w:rFonts w:ascii="Courier New" w:hAnsi="Courier New" w:cs="Courier New"/>
                <w:szCs w:val="18"/>
              </w:rPr>
              <w:t>GroupPurchaseIDRef</w:t>
            </w:r>
          </w:p>
        </w:tc>
        <w:tc>
          <w:tcPr>
            <w:tcW w:w="4770" w:type="dxa"/>
            <w:tcBorders>
              <w:top w:val="single" w:sz="6" w:space="0" w:color="000000"/>
              <w:bottom w:val="single" w:sz="6" w:space="0" w:color="000000"/>
            </w:tcBorders>
          </w:tcPr>
          <w:p w:rsidR="00616AB0" w:rsidRPr="00F3500B" w:rsidRDefault="008D27F8" w:rsidP="007F3A30">
            <w:pPr>
              <w:pStyle w:val="TAL"/>
            </w:pPr>
            <w:r w:rsidRPr="00F3500B">
              <w:t>Provides purchase information for a group of services which includes the service. Its value references a PurchaseInformation element which provides purchase information for the group.</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lang w:eastAsia="ja-JP"/>
              </w:rPr>
              <w:t>s</w:t>
            </w:r>
            <w:r w:rsidRPr="00F3500B">
              <w:rPr>
                <w:rFonts w:ascii="Courier New" w:hAnsi="Courier New"/>
              </w:rPr>
              <w:t>erviceId</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unique ID for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Used to identify the fragment of data to which this description belongs.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4C73E1" w:rsidP="000E3232">
            <w:pPr>
              <w:pStyle w:val="TAL"/>
              <w:keepNext w:val="0"/>
              <w:keepLines w:val="0"/>
              <w:ind w:left="284"/>
              <w:rPr>
                <w:rFonts w:ascii="Courier New" w:hAnsi="Courier New" w:cs="Courier New"/>
                <w:lang w:eastAsia="ja-JP"/>
              </w:rPr>
            </w:pPr>
            <w:r w:rsidRPr="00F3500B">
              <w:rPr>
                <w:rFonts w:ascii="Courier New" w:hAnsi="Courier New" w:cs="Courier New"/>
              </w:rPr>
              <w:t>xml:lang</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default natural language of the description.</w:t>
            </w:r>
          </w:p>
        </w:tc>
      </w:tr>
    </w:tbl>
    <w:p w:rsidR="00A3385F" w:rsidRPr="00F3500B" w:rsidRDefault="00A3385F">
      <w:pPr>
        <w:rPr>
          <w:lang w:eastAsia="ja-JP"/>
        </w:rPr>
      </w:pPr>
    </w:p>
    <w:p w:rsidR="00A3385F" w:rsidRPr="00F3500B" w:rsidRDefault="00A3385F" w:rsidP="00614D0B">
      <w:pPr>
        <w:pStyle w:val="Heading2"/>
        <w:rPr>
          <w:lang w:eastAsia="ja-JP"/>
        </w:rPr>
      </w:pPr>
      <w:bookmarkStart w:id="2013" w:name="_Toc445718971"/>
      <w:r w:rsidRPr="00F3500B">
        <w:rPr>
          <w:lang w:eastAsia="ja-JP"/>
        </w:rPr>
        <w:t>6.5</w:t>
      </w:r>
      <w:r w:rsidRPr="00F3500B">
        <w:rPr>
          <w:lang w:eastAsia="ja-JP"/>
        </w:rPr>
        <w:tab/>
        <w:t>Consumer metadata</w:t>
      </w:r>
      <w:bookmarkEnd w:id="2013"/>
    </w:p>
    <w:p w:rsidR="00A3385F" w:rsidRPr="00F3500B" w:rsidRDefault="00A3385F" w:rsidP="00614D0B">
      <w:pPr>
        <w:pStyle w:val="Heading3"/>
      </w:pPr>
      <w:bookmarkStart w:id="2014" w:name="_Toc445718972"/>
      <w:r w:rsidRPr="00F3500B">
        <w:t>6.5.1</w:t>
      </w:r>
      <w:r w:rsidRPr="00F3500B">
        <w:tab/>
        <w:t>Usage history DS</w:t>
      </w:r>
      <w:bookmarkEnd w:id="2014"/>
    </w:p>
    <w:p w:rsidR="00093DFE" w:rsidRPr="00F3500B" w:rsidRDefault="00093DFE" w:rsidP="00C321EA">
      <w:pPr>
        <w:pStyle w:val="Heading4"/>
      </w:pPr>
      <w:bookmarkStart w:id="2015" w:name="_Toc445718973"/>
      <w:r w:rsidRPr="00F3500B">
        <w:t>6.5.1.0</w:t>
      </w:r>
      <w:r w:rsidRPr="00F3500B">
        <w:tab/>
        <w:t>Introduction</w:t>
      </w:r>
      <w:r w:rsidR="00EE285B" w:rsidRPr="00F3500B">
        <w:t xml:space="preserve"> to the notion of usage history</w:t>
      </w:r>
      <w:bookmarkEnd w:id="2015"/>
    </w:p>
    <w:p w:rsidR="00A3385F" w:rsidRPr="00F3500B" w:rsidRDefault="00A3385F">
      <w:r w:rsidRPr="00F3500B">
        <w:t>Th</w:t>
      </w:r>
      <w:r w:rsidR="00496C52" w:rsidRPr="00F3500B">
        <w:t xml:space="preserve">e present </w:t>
      </w:r>
      <w:r w:rsidR="00C16A9B" w:rsidRPr="00F3500B">
        <w:t xml:space="preserve">clause </w:t>
      </w:r>
      <w:r w:rsidRPr="00F3500B">
        <w:t>presents a DS for describing usage history information gathered over extended periods of time. The collected usage history provides a list of the actions carried out by the user for an observation period, which can subsequently be used by automatic analysis methods to generate user preferences.</w:t>
      </w:r>
    </w:p>
    <w:p w:rsidR="00A3385F" w:rsidRPr="00F3500B" w:rsidRDefault="00A3385F" w:rsidP="007A5BBC">
      <w:r w:rsidRPr="00F3500B">
        <w:t xml:space="preserve">A standardized format for exchange of usage history information is important for ensuring interoperability between various devices and platforms. Collection and representation of usage history information in a standardized format are relevant to various application areas and usage scenarios identified by the </w:t>
      </w:r>
      <w:r w:rsidR="00344126" w:rsidRPr="00F3500B">
        <w:rPr>
          <w:i/>
        </w:rPr>
        <w:t>TV</w:t>
      </w:r>
      <w:r w:rsidR="001425E5" w:rsidRPr="00F3500B">
        <w:rPr>
          <w:i/>
        </w:rPr>
        <w:t>-</w:t>
      </w:r>
      <w:r w:rsidR="00344126" w:rsidRPr="00F3500B">
        <w:rPr>
          <w:i/>
        </w:rPr>
        <w:t>Anytime</w:t>
      </w:r>
      <w:r w:rsidRPr="00F3500B">
        <w:t xml:space="preserve"> Forum, which include the following:</w:t>
      </w:r>
    </w:p>
    <w:p w:rsidR="00A3385F" w:rsidRPr="00F3500B" w:rsidRDefault="00A3385F">
      <w:pPr>
        <w:pStyle w:val="B1"/>
      </w:pPr>
      <w:r w:rsidRPr="00F3500B">
        <w:t>Tracking and monitoring the content viewed by individual members of a household.</w:t>
      </w:r>
    </w:p>
    <w:p w:rsidR="00A3385F" w:rsidRPr="00F3500B" w:rsidRDefault="00A3385F">
      <w:pPr>
        <w:pStyle w:val="B1"/>
      </w:pPr>
      <w:r w:rsidRPr="00F3500B">
        <w:t>Building a personalized TV guide by tracking user-viewing habits.</w:t>
      </w:r>
    </w:p>
    <w:p w:rsidR="00A3385F" w:rsidRPr="00F3500B" w:rsidRDefault="00A3385F">
      <w:pPr>
        <w:pStyle w:val="B1"/>
      </w:pPr>
      <w:r w:rsidRPr="00F3500B">
        <w:t xml:space="preserve">Selling viewing history </w:t>
      </w:r>
      <w:r w:rsidRPr="00F3500B">
        <w:rPr>
          <w:lang w:eastAsia="ja-JP"/>
        </w:rPr>
        <w:t xml:space="preserve">to </w:t>
      </w:r>
      <w:r w:rsidRPr="00F3500B">
        <w:t>advertisers.</w:t>
      </w:r>
    </w:p>
    <w:p w:rsidR="00A3385F" w:rsidRPr="00F3500B" w:rsidRDefault="00A3385F">
      <w:pPr>
        <w:pStyle w:val="B1"/>
      </w:pPr>
      <w:r w:rsidRPr="00F3500B">
        <w:t>Tracking and monitoring content usage for more efficient content development.</w:t>
      </w:r>
    </w:p>
    <w:p w:rsidR="00A3385F" w:rsidRPr="00F3500B" w:rsidRDefault="00A3385F">
      <w:pPr>
        <w:pStyle w:val="B1"/>
      </w:pPr>
      <w:r w:rsidRPr="00F3500B">
        <w:t>Selling of usage data by service provider.</w:t>
      </w:r>
    </w:p>
    <w:p w:rsidR="00A3385F" w:rsidRPr="00F3500B" w:rsidRDefault="00A3385F">
      <w:pPr>
        <w:pStyle w:val="B1"/>
      </w:pPr>
      <w:r w:rsidRPr="00F3500B">
        <w:t>Compensating the user for making his/her usage history data available to content providers.</w:t>
      </w:r>
    </w:p>
    <w:p w:rsidR="00A3385F"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Usage History schema is based on the UsageHistory DS as specified in </w:t>
      </w:r>
      <w:r w:rsidRPr="00F3500B">
        <w:t>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w:t>
      </w:r>
      <w:r w:rsidR="00C16A9B" w:rsidRPr="00F3500B">
        <w:rPr>
          <w:lang w:eastAsia="ja-JP"/>
        </w:rPr>
        <w:t>clause 1</w:t>
      </w:r>
      <w:r w:rsidRPr="00F3500B">
        <w:rPr>
          <w:lang w:eastAsia="ja-JP"/>
        </w:rPr>
        <w:t>5.2.</w:t>
      </w:r>
    </w:p>
    <w:p w:rsidR="00A3385F" w:rsidRPr="00F3500B" w:rsidRDefault="00A3385F" w:rsidP="007F3A30">
      <w:pPr>
        <w:keepLines/>
      </w:pPr>
      <w:r w:rsidRPr="00F3500B">
        <w:t xml:space="preserve">A description instance contains a UserIdentifier element, which specifies the user or the group of users whose content consumption information is provided. The usage history is specified by the UserActionHistory DS, which contains multiple lists of the actions performed by the user over an observation period. Note that multiple, non-overlapping observation periods can be specified for an action list. Each action list is action-type specific; i.e. a single list contains actions of a certain type (such as </w:t>
      </w:r>
      <w:r w:rsidR="00452C3A" w:rsidRPr="00F3500B">
        <w:t>"</w:t>
      </w:r>
      <w:r w:rsidRPr="00F3500B">
        <w:t>play</w:t>
      </w:r>
      <w:r w:rsidR="00452C3A" w:rsidRPr="00F3500B">
        <w:t>"</w:t>
      </w:r>
      <w:r w:rsidRPr="00F3500B">
        <w:t xml:space="preserve"> or </w:t>
      </w:r>
      <w:r w:rsidR="00452C3A" w:rsidRPr="00F3500B">
        <w:t>"</w:t>
      </w:r>
      <w:r w:rsidRPr="00F3500B">
        <w:t>record</w:t>
      </w:r>
      <w:r w:rsidR="00452C3A" w:rsidRPr="00F3500B">
        <w:t>"</w:t>
      </w:r>
      <w:r w:rsidRPr="00F3500B">
        <w:t xml:space="preserve">) only. The specific types of actions that are tracked (i.e. the values allowed for the ActionType element) are defined as members of a classification scheme/thesaurus (see </w:t>
      </w:r>
      <w:r w:rsidR="00C16A9B" w:rsidRPr="00F3500B">
        <w:t>annex </w:t>
      </w:r>
      <w:r w:rsidRPr="00F3500B">
        <w:t>A for the default thesaurus), which enables new types of actions to be supported in the future (by augmenting). Associated with every user action are the time of the action, the CRID of the programme for which the action took place and optional referencing elements which allow related links or resources about the action to be provided. It is assumed that descriptions for the programmes cited in the action history are readily accessible through the provided content reference IDs.</w:t>
      </w:r>
    </w:p>
    <w:p w:rsidR="00A3385F" w:rsidRPr="00F3500B" w:rsidRDefault="00A3385F">
      <w:pPr>
        <w:rPr>
          <w:lang w:eastAsia="ja-JP"/>
        </w:rPr>
      </w:pPr>
      <w:r w:rsidRPr="00F3500B">
        <w:rPr>
          <w:lang w:eastAsia="ja-JP"/>
        </w:rPr>
        <w:t>The following clauses contain a specification of the syntax and semantics of the UsageHistory DS.</w:t>
      </w:r>
    </w:p>
    <w:p w:rsidR="00A3385F" w:rsidRPr="00F3500B" w:rsidRDefault="00A3385F" w:rsidP="00614D0B">
      <w:pPr>
        <w:pStyle w:val="Heading4"/>
      </w:pPr>
      <w:bookmarkStart w:id="2016" w:name="_Toc445718974"/>
      <w:r w:rsidRPr="00F3500B">
        <w:lastRenderedPageBreak/>
        <w:t>6.5.1.1</w:t>
      </w:r>
      <w:r w:rsidRPr="00F3500B">
        <w:tab/>
        <w:t>Usage history DS</w:t>
      </w:r>
      <w:bookmarkEnd w:id="2016"/>
    </w:p>
    <w:p w:rsidR="00A3385F" w:rsidRPr="00F3500B" w:rsidRDefault="00A3385F" w:rsidP="00860F6E">
      <w:pPr>
        <w:pStyle w:val="FL"/>
        <w:pBdr>
          <w:top w:val="single" w:sz="4" w:space="1" w:color="auto"/>
          <w:left w:val="single" w:sz="4" w:space="4" w:color="auto"/>
          <w:bottom w:val="single" w:sz="4" w:space="1" w:color="auto"/>
          <w:right w:val="single" w:sz="4" w:space="4" w:color="auto"/>
        </w:pBdr>
      </w:pPr>
    </w:p>
    <w:p w:rsidR="00AB30F6" w:rsidRPr="00F3500B" w:rsidRDefault="002F05F2"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val="fr-CH" w:eastAsia="fr-CH"/>
        </w:rPr>
        <w:drawing>
          <wp:inline distT="0" distB="0" distL="0" distR="0" wp14:anchorId="668D9B68" wp14:editId="618FD6AC">
            <wp:extent cx="6114415" cy="1685925"/>
            <wp:effectExtent l="0" t="0" r="0" b="0"/>
            <wp:docPr id="32" name="Picture 32" descr="tva_metadata_3-1_v171_UsageHistor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va_metadata_3-1_v171_UsageHistoryTyp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4415" cy="1685925"/>
                    </a:xfrm>
                    <a:prstGeom prst="rect">
                      <a:avLst/>
                    </a:prstGeom>
                    <a:noFill/>
                    <a:ln>
                      <a:noFill/>
                    </a:ln>
                  </pic:spPr>
                </pic:pic>
              </a:graphicData>
            </a:graphic>
          </wp:inline>
        </w:drawing>
      </w:r>
    </w:p>
    <w:p w:rsidR="00AB30F6" w:rsidRPr="00F3500B" w:rsidRDefault="00AB30F6"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UsageHistoryType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:DSType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:UserIdentifierType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UserActionHistory</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:UserActionHistoryType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maxOccurs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allowCollection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:userChoiceType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use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 xml:space="preserve"> default=</w:t>
      </w:r>
      <w:r w:rsidR="00452C3A" w:rsidRPr="00F3500B">
        <w:rPr>
          <w:rFonts w:ascii="Courier New" w:eastAsia="MS Mincho" w:hAnsi="Courier New"/>
          <w:sz w:val="18"/>
        </w:rPr>
        <w:t>"</w:t>
      </w:r>
      <w:r w:rsidRPr="00F3500B">
        <w:rPr>
          <w:rFonts w:ascii="Courier New" w:eastAsia="MS Mincho" w:hAnsi="Courier New"/>
          <w:sz w:val="18"/>
        </w:rPr>
        <w:t>false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E526A4"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&lt;/complexType&gt;</w:t>
      </w:r>
    </w:p>
    <w:p w:rsidR="00CB6064" w:rsidRPr="00F3500B" w:rsidRDefault="00CB6064">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CB6064" w:rsidRPr="00F3500B" w:rsidTr="00B80787">
        <w:trPr>
          <w:tblHeader/>
          <w:jc w:val="center"/>
        </w:trPr>
        <w:tc>
          <w:tcPr>
            <w:tcW w:w="3708" w:type="dxa"/>
            <w:tcBorders>
              <w:top w:val="single" w:sz="12" w:space="0" w:color="000000"/>
              <w:bottom w:val="single" w:sz="12" w:space="0" w:color="000000"/>
            </w:tcBorders>
          </w:tcPr>
          <w:p w:rsidR="00CB6064" w:rsidRPr="00F3500B" w:rsidRDefault="00CB6064" w:rsidP="005A63F6">
            <w:pPr>
              <w:pStyle w:val="TAH"/>
              <w:keepLines w:val="0"/>
            </w:pPr>
            <w:r w:rsidRPr="00F3500B">
              <w:t>Name</w:t>
            </w:r>
          </w:p>
        </w:tc>
        <w:tc>
          <w:tcPr>
            <w:tcW w:w="4770" w:type="dxa"/>
            <w:tcBorders>
              <w:top w:val="single" w:sz="12" w:space="0" w:color="000000"/>
              <w:bottom w:val="single" w:sz="12" w:space="0" w:color="000000"/>
            </w:tcBorders>
          </w:tcPr>
          <w:p w:rsidR="00CB6064" w:rsidRPr="00F3500B" w:rsidRDefault="00CB6064" w:rsidP="005A63F6">
            <w:pPr>
              <w:pStyle w:val="TAH"/>
              <w:keepLines w:val="0"/>
            </w:pPr>
            <w:r w:rsidRPr="00F3500B">
              <w:t>Definition</w:t>
            </w:r>
          </w:p>
        </w:tc>
      </w:tr>
      <w:tr w:rsidR="00CB6064" w:rsidRPr="00F3500B" w:rsidTr="00B80787">
        <w:trPr>
          <w:jc w:val="center"/>
        </w:trPr>
        <w:tc>
          <w:tcPr>
            <w:tcW w:w="3708" w:type="dxa"/>
            <w:tcBorders>
              <w:top w:val="single" w:sz="12" w:space="0" w:color="000000"/>
              <w:bottom w:val="single" w:sz="2" w:space="0" w:color="000000"/>
            </w:tcBorders>
          </w:tcPr>
          <w:p w:rsidR="00CB6064" w:rsidRPr="00F3500B" w:rsidRDefault="00CB6064" w:rsidP="005A63F6">
            <w:pPr>
              <w:pStyle w:val="TAL"/>
              <w:keepLines w:val="0"/>
              <w:rPr>
                <w:rFonts w:ascii="Courier New" w:hAnsi="Courier New"/>
                <w:b/>
              </w:rPr>
            </w:pPr>
            <w:r w:rsidRPr="00F3500B">
              <w:rPr>
                <w:rFonts w:ascii="Courier New" w:hAnsi="Courier New"/>
                <w:lang w:eastAsia="ja-JP"/>
              </w:rPr>
              <w:t>UsageHistoryType</w:t>
            </w:r>
          </w:p>
        </w:tc>
        <w:tc>
          <w:tcPr>
            <w:tcW w:w="4770" w:type="dxa"/>
            <w:tcBorders>
              <w:top w:val="single" w:sz="12" w:space="0" w:color="000000"/>
              <w:bottom w:val="single" w:sz="2" w:space="0" w:color="000000"/>
            </w:tcBorders>
          </w:tcPr>
          <w:p w:rsidR="00CB6064" w:rsidRPr="00F3500B" w:rsidRDefault="00CB6064" w:rsidP="005A63F6">
            <w:pPr>
              <w:pStyle w:val="TAH"/>
              <w:keepLines w:val="0"/>
              <w:jc w:val="left"/>
              <w:rPr>
                <w:b w:val="0"/>
              </w:rPr>
            </w:pPr>
            <w:r w:rsidRPr="00F3500B">
              <w:rPr>
                <w:rFonts w:cs="Arial"/>
                <w:b w:val="0"/>
              </w:rPr>
              <w:t>Specifies user</w:t>
            </w:r>
            <w:r w:rsidR="005B1F1E" w:rsidRPr="00F3500B">
              <w:rPr>
                <w:rFonts w:cs="Arial"/>
                <w:b w:val="0"/>
              </w:rPr>
              <w:t>'</w:t>
            </w:r>
            <w:r w:rsidRPr="00F3500B">
              <w:rPr>
                <w:rFonts w:cs="Arial"/>
                <w:b w:val="0"/>
              </w:rPr>
              <w:t>s multimedia content consumption history.</w:t>
            </w:r>
          </w:p>
        </w:tc>
      </w:tr>
      <w:tr w:rsidR="00CB6064" w:rsidRPr="00F3500B" w:rsidTr="00B80787">
        <w:trPr>
          <w:trHeight w:val="1010"/>
          <w:jc w:val="center"/>
        </w:trPr>
        <w:tc>
          <w:tcPr>
            <w:tcW w:w="3708" w:type="dxa"/>
            <w:tcBorders>
              <w:top w:val="single" w:sz="2" w:space="0" w:color="000000"/>
              <w:bottom w:val="nil"/>
            </w:tcBorders>
          </w:tcPr>
          <w:p w:rsidR="00CB6064" w:rsidRPr="00F3500B" w:rsidRDefault="00CB6064" w:rsidP="005A63F6">
            <w:pPr>
              <w:pStyle w:val="TAL"/>
              <w:keepLines w:val="0"/>
              <w:ind w:left="303"/>
              <w:rPr>
                <w:rFonts w:ascii="Courier New" w:hAnsi="Courier New"/>
                <w:b/>
              </w:rPr>
            </w:pPr>
            <w:r w:rsidRPr="00F3500B">
              <w:rPr>
                <w:rFonts w:ascii="Courier New" w:hAnsi="Courier New"/>
                <w:lang w:eastAsia="ja-JP"/>
              </w:rPr>
              <w:t>UserIdentifier</w:t>
            </w:r>
          </w:p>
        </w:tc>
        <w:tc>
          <w:tcPr>
            <w:tcW w:w="4770" w:type="dxa"/>
            <w:tcBorders>
              <w:top w:val="single" w:sz="2" w:space="0" w:color="000000"/>
              <w:bottom w:val="nil"/>
            </w:tcBorders>
          </w:tcPr>
          <w:p w:rsidR="00CB6064" w:rsidRPr="00F3500B" w:rsidRDefault="00CB6064" w:rsidP="005A63F6">
            <w:pPr>
              <w:pStyle w:val="TAH"/>
              <w:keepLines w:val="0"/>
              <w:jc w:val="left"/>
              <w:rPr>
                <w:rFonts w:cs="Arial"/>
                <w:b w:val="0"/>
              </w:rPr>
            </w:pPr>
            <w:r w:rsidRPr="00F3500B">
              <w:rPr>
                <w:rFonts w:cs="Arial"/>
                <w:b w:val="0"/>
              </w:rPr>
              <w:t xml:space="preserve">Identifies the individual for whom the usage history is provided. This element is of type </w:t>
            </w:r>
            <w:r w:rsidRPr="00F3500B">
              <w:rPr>
                <w:rFonts w:ascii="Courier New" w:hAnsi="Courier New"/>
                <w:b w:val="0"/>
                <w:lang w:eastAsia="ja-JP"/>
              </w:rPr>
              <w:t>UserIdentifierType</w:t>
            </w:r>
            <w:r w:rsidRPr="00F3500B">
              <w:rPr>
                <w:rFonts w:ascii="Courier New" w:hAnsi="Courier New" w:cs="Courier New"/>
                <w:b w:val="0"/>
              </w:rPr>
              <w:t xml:space="preserve"> </w:t>
            </w:r>
            <w:r w:rsidRPr="00F3500B">
              <w:rPr>
                <w:rFonts w:cs="Arial"/>
                <w:b w:val="0"/>
              </w:rPr>
              <w:t xml:space="preserve">and contains the </w:t>
            </w:r>
            <w:r w:rsidRPr="00F3500B">
              <w:rPr>
                <w:rFonts w:ascii="Courier New" w:hAnsi="Courier New"/>
                <w:b w:val="0"/>
                <w:lang w:eastAsia="ja-JP"/>
              </w:rPr>
              <w:t>protected</w:t>
            </w:r>
            <w:r w:rsidRPr="00F3500B">
              <w:rPr>
                <w:rFonts w:ascii="Courier New" w:hAnsi="Courier New" w:cs="Courier New"/>
                <w:b w:val="0"/>
              </w:rPr>
              <w:t xml:space="preserve"> </w:t>
            </w:r>
            <w:r w:rsidRPr="00F3500B">
              <w:rPr>
                <w:rFonts w:cs="Arial"/>
                <w:b w:val="0"/>
              </w:rPr>
              <w:t xml:space="preserve">attribute. Thus the identity of the user shall not be disclosed unless this attribute is set to false. See </w:t>
            </w:r>
            <w:r w:rsidR="007072F6" w:rsidRPr="00F3500B">
              <w:rPr>
                <w:rFonts w:cs="Arial"/>
                <w:b w:val="0"/>
              </w:rPr>
              <w:t xml:space="preserve">clause </w:t>
            </w:r>
            <w:r w:rsidRPr="00F3500B">
              <w:rPr>
                <w:rFonts w:cs="Arial"/>
                <w:b w:val="0"/>
              </w:rPr>
              <w:t>6.5.2.3</w:t>
            </w:r>
            <w:r w:rsidR="007F3A30" w:rsidRPr="00F3500B">
              <w:rPr>
                <w:rFonts w:cs="Arial"/>
                <w:b w:val="0"/>
              </w:rPr>
              <w:t>.</w:t>
            </w:r>
          </w:p>
        </w:tc>
      </w:tr>
      <w:tr w:rsidR="00CB6064" w:rsidRPr="00F3500B" w:rsidTr="000F57B6">
        <w:trPr>
          <w:jc w:val="center"/>
        </w:trPr>
        <w:tc>
          <w:tcPr>
            <w:tcW w:w="3708" w:type="dxa"/>
            <w:tcBorders>
              <w:top w:val="single" w:sz="2" w:space="0" w:color="000000"/>
              <w:bottom w:val="single" w:sz="2" w:space="0" w:color="000000"/>
            </w:tcBorders>
          </w:tcPr>
          <w:p w:rsidR="00CB6064" w:rsidRPr="00F3500B" w:rsidRDefault="00CB6064" w:rsidP="005A63F6">
            <w:pPr>
              <w:pStyle w:val="TAL"/>
              <w:keepLines w:val="0"/>
              <w:ind w:left="303"/>
              <w:rPr>
                <w:rFonts w:ascii="Courier New" w:hAnsi="Courier New"/>
                <w:b/>
              </w:rPr>
            </w:pPr>
            <w:r w:rsidRPr="00F3500B">
              <w:rPr>
                <w:rFonts w:ascii="Courier New" w:hAnsi="Courier New"/>
                <w:lang w:eastAsia="ja-JP"/>
              </w:rPr>
              <w:t>UserActionHistory</w:t>
            </w:r>
          </w:p>
        </w:tc>
        <w:tc>
          <w:tcPr>
            <w:tcW w:w="4770" w:type="dxa"/>
            <w:tcBorders>
              <w:top w:val="single" w:sz="2" w:space="0" w:color="000000"/>
              <w:bottom w:val="single" w:sz="2" w:space="0" w:color="000000"/>
            </w:tcBorders>
          </w:tcPr>
          <w:p w:rsidR="00CB6064" w:rsidRPr="00F3500B" w:rsidRDefault="00CB6064" w:rsidP="005A63F6">
            <w:pPr>
              <w:pStyle w:val="TAH"/>
              <w:keepLines w:val="0"/>
              <w:jc w:val="left"/>
              <w:rPr>
                <w:rFonts w:cs="Arial"/>
                <w:b w:val="0"/>
              </w:rPr>
            </w:pPr>
            <w:r w:rsidRPr="00F3500B">
              <w:rPr>
                <w:rFonts w:cs="Arial"/>
                <w:b w:val="0"/>
              </w:rPr>
              <w:t xml:space="preserve">Describes a history of the actions the user has carried out during certain observation periods. See </w:t>
            </w:r>
            <w:r w:rsidR="007072F6" w:rsidRPr="00F3500B">
              <w:rPr>
                <w:rFonts w:cs="Arial"/>
                <w:b w:val="0"/>
              </w:rPr>
              <w:t xml:space="preserve">clause </w:t>
            </w:r>
            <w:r w:rsidRPr="00F3500B">
              <w:rPr>
                <w:rFonts w:cs="Arial"/>
                <w:b w:val="0"/>
              </w:rPr>
              <w:t>6.5.1.2</w:t>
            </w:r>
            <w:r w:rsidR="007F3A30" w:rsidRPr="00F3500B">
              <w:rPr>
                <w:rFonts w:cs="Arial"/>
                <w:b w:val="0"/>
              </w:rPr>
              <w:t>.</w:t>
            </w:r>
          </w:p>
        </w:tc>
      </w:tr>
      <w:tr w:rsidR="00CB6064" w:rsidRPr="00F3500B" w:rsidTr="000F57B6">
        <w:trPr>
          <w:jc w:val="center"/>
        </w:trPr>
        <w:tc>
          <w:tcPr>
            <w:tcW w:w="3708" w:type="dxa"/>
            <w:tcBorders>
              <w:top w:val="single" w:sz="2" w:space="0" w:color="000000"/>
              <w:bottom w:val="single" w:sz="4" w:space="0" w:color="auto"/>
            </w:tcBorders>
          </w:tcPr>
          <w:p w:rsidR="00CB6064" w:rsidRPr="00F3500B" w:rsidRDefault="00CB6064" w:rsidP="007F3A30">
            <w:pPr>
              <w:pStyle w:val="TAL"/>
              <w:keepLines w:val="0"/>
              <w:ind w:left="303"/>
              <w:rPr>
                <w:rFonts w:ascii="Courier New" w:hAnsi="Courier New"/>
                <w:b/>
              </w:rPr>
            </w:pPr>
            <w:r w:rsidRPr="00F3500B">
              <w:rPr>
                <w:rFonts w:ascii="Courier New" w:hAnsi="Courier New"/>
                <w:lang w:eastAsia="ja-JP"/>
              </w:rPr>
              <w:t>allowCollection</w:t>
            </w:r>
          </w:p>
        </w:tc>
        <w:tc>
          <w:tcPr>
            <w:tcW w:w="4770" w:type="dxa"/>
            <w:tcBorders>
              <w:top w:val="single" w:sz="2" w:space="0" w:color="000000"/>
              <w:bottom w:val="single" w:sz="4" w:space="0" w:color="auto"/>
            </w:tcBorders>
          </w:tcPr>
          <w:p w:rsidR="00CB6064" w:rsidRPr="00F3500B" w:rsidRDefault="00CB6064" w:rsidP="007F3A30">
            <w:pPr>
              <w:pStyle w:val="TAH"/>
              <w:keepLines w:val="0"/>
              <w:jc w:val="left"/>
              <w:rPr>
                <w:rFonts w:cs="Arial"/>
                <w:b w:val="0"/>
              </w:rPr>
            </w:pPr>
            <w:r w:rsidRPr="00F3500B">
              <w:rPr>
                <w:rFonts w:cs="Arial"/>
                <w:b w:val="0"/>
              </w:rPr>
              <w:t>Indicates whether the user permits usage history of his/her actions to be collected. The values allowed are defined as follows</w:t>
            </w:r>
            <w:r w:rsidR="007F3A30" w:rsidRPr="00F3500B">
              <w:rPr>
                <w:rFonts w:cs="Arial"/>
                <w:b w:val="0"/>
              </w:rPr>
              <w:t>:</w:t>
            </w:r>
          </w:p>
          <w:p w:rsidR="00CB6064" w:rsidRPr="00F3500B" w:rsidRDefault="00CB6064" w:rsidP="007F3A30">
            <w:pPr>
              <w:pStyle w:val="TAH"/>
              <w:keepLines w:val="0"/>
              <w:jc w:val="left"/>
              <w:rPr>
                <w:rFonts w:cs="Arial"/>
                <w:b w:val="0"/>
              </w:rPr>
            </w:pPr>
            <w:proofErr w:type="gramStart"/>
            <w:r w:rsidRPr="00F3500B">
              <w:rPr>
                <w:rFonts w:cs="Arial"/>
                <w:b w:val="0"/>
                <w:i/>
              </w:rPr>
              <w:t>true</w:t>
            </w:r>
            <w:proofErr w:type="gramEnd"/>
            <w:r w:rsidRPr="00F3500B">
              <w:rPr>
                <w:rFonts w:cs="Arial"/>
                <w:b w:val="0"/>
              </w:rPr>
              <w:t xml:space="preserve"> - Indicates that usage history data may be collected.</w:t>
            </w:r>
          </w:p>
          <w:p w:rsidR="00CB6064" w:rsidRPr="00F3500B" w:rsidRDefault="00CB6064" w:rsidP="007F3A30">
            <w:pPr>
              <w:pStyle w:val="TAH"/>
              <w:keepLines w:val="0"/>
              <w:jc w:val="left"/>
              <w:rPr>
                <w:rFonts w:cs="Arial"/>
                <w:b w:val="0"/>
              </w:rPr>
            </w:pPr>
            <w:proofErr w:type="gramStart"/>
            <w:r w:rsidRPr="00F3500B">
              <w:rPr>
                <w:rFonts w:cs="Arial"/>
                <w:b w:val="0"/>
                <w:i/>
              </w:rPr>
              <w:t>false</w:t>
            </w:r>
            <w:proofErr w:type="gramEnd"/>
            <w:r w:rsidRPr="00F3500B">
              <w:rPr>
                <w:rFonts w:cs="Arial"/>
                <w:b w:val="0"/>
              </w:rPr>
              <w:t xml:space="preserve"> - Indicates that usage history data shall not be collected.</w:t>
            </w:r>
          </w:p>
          <w:p w:rsidR="00CB6064" w:rsidRPr="00F3500B" w:rsidRDefault="00CB6064" w:rsidP="007F3A30">
            <w:pPr>
              <w:pStyle w:val="TAH"/>
              <w:keepLines w:val="0"/>
              <w:jc w:val="left"/>
              <w:rPr>
                <w:rFonts w:cs="Arial"/>
                <w:b w:val="0"/>
              </w:rPr>
            </w:pPr>
            <w:proofErr w:type="gramStart"/>
            <w:r w:rsidRPr="00F3500B">
              <w:rPr>
                <w:rFonts w:cs="Arial"/>
                <w:b w:val="0"/>
                <w:i/>
              </w:rPr>
              <w:t>user</w:t>
            </w:r>
            <w:proofErr w:type="gramEnd"/>
            <w:r w:rsidRPr="00F3500B">
              <w:rPr>
                <w:rFonts w:cs="Arial"/>
                <w:b w:val="0"/>
              </w:rPr>
              <w:t xml:space="preserve"> - Indicates that the user should be asked for permission on a case by case basis.</w:t>
            </w:r>
          </w:p>
          <w:p w:rsidR="00CB6064" w:rsidRPr="00F3500B" w:rsidRDefault="00CB6064" w:rsidP="007F3A30">
            <w:pPr>
              <w:pStyle w:val="TAH"/>
              <w:keepLines w:val="0"/>
              <w:jc w:val="left"/>
              <w:rPr>
                <w:b w:val="0"/>
              </w:rPr>
            </w:pPr>
            <w:r w:rsidRPr="00F3500B">
              <w:rPr>
                <w:rFonts w:cs="Arial"/>
                <w:b w:val="0"/>
              </w:rPr>
              <w:t xml:space="preserve">By default, the value of </w:t>
            </w:r>
            <w:r w:rsidRPr="00F3500B">
              <w:rPr>
                <w:rFonts w:ascii="Courier New" w:hAnsi="Courier New"/>
                <w:b w:val="0"/>
                <w:lang w:eastAsia="ja-JP"/>
              </w:rPr>
              <w:t>allowCollection</w:t>
            </w:r>
            <w:r w:rsidRPr="00F3500B">
              <w:rPr>
                <w:rFonts w:ascii="Times New Roman" w:hAnsi="Times New Roman"/>
                <w:b w:val="0"/>
                <w:sz w:val="20"/>
                <w:lang w:eastAsia="ja-JP"/>
              </w:rPr>
              <w:t xml:space="preserve"> </w:t>
            </w:r>
            <w:r w:rsidRPr="00F3500B">
              <w:rPr>
                <w:rFonts w:cs="Arial"/>
                <w:b w:val="0"/>
              </w:rPr>
              <w:t>is false.</w:t>
            </w:r>
          </w:p>
        </w:tc>
      </w:tr>
    </w:tbl>
    <w:p w:rsidR="00CB6064" w:rsidRPr="00F3500B" w:rsidRDefault="00CB6064">
      <w:pPr>
        <w:rPr>
          <w:rFonts w:eastAsia="Arial Unicode MS"/>
        </w:rPr>
      </w:pPr>
    </w:p>
    <w:p w:rsidR="008532F7" w:rsidRPr="00F3500B" w:rsidRDefault="00CB6064">
      <w:pPr>
        <w:rPr>
          <w:rFonts w:eastAsia="Arial Unicode MS"/>
        </w:rPr>
      </w:pPr>
      <w:r w:rsidRPr="00F3500B">
        <w:rPr>
          <w:rFonts w:eastAsia="Arial Unicode MS"/>
        </w:rPr>
        <w:t>T</w:t>
      </w:r>
      <w:r w:rsidR="00A3385F" w:rsidRPr="00F3500B">
        <w:rPr>
          <w:rFonts w:eastAsia="Arial Unicode MS"/>
        </w:rPr>
        <w:t>he UsageHistory DS describes the audiovisual content consumption history for a user, as lists of the actions performed by the user over an observation period.</w:t>
      </w:r>
    </w:p>
    <w:p w:rsidR="00264F2D" w:rsidRPr="00F3500B" w:rsidRDefault="00A3385F">
      <w:pPr>
        <w:rPr>
          <w:rFonts w:eastAsia="???"/>
        </w:rPr>
      </w:pPr>
      <w:r w:rsidRPr="00F3500B">
        <w:rPr>
          <w:rFonts w:eastAsia="Arial Unicode MS"/>
        </w:rPr>
        <w:t xml:space="preserve">The specification of the UsageHistory DS is </w:t>
      </w:r>
      <w:r w:rsidR="00264F2D" w:rsidRPr="00F3500B">
        <w:rPr>
          <w:rFonts w:eastAsia="Arial Unicode MS"/>
        </w:rPr>
        <w:t>derived from</w:t>
      </w:r>
      <w:r w:rsidR="00C7726A" w:rsidRPr="00F3500B">
        <w:rPr>
          <w:rFonts w:eastAsia="Arial Unicode MS"/>
        </w:rPr>
        <w:t xml:space="preserve"> </w:t>
      </w:r>
      <w:r w:rsidR="00C16A9B" w:rsidRPr="00F3500B">
        <w:rPr>
          <w:rFonts w:eastAsia="Arial Unicode MS"/>
        </w:rPr>
        <w:t>clause 1</w:t>
      </w:r>
      <w:r w:rsidRPr="00F3500B">
        <w:rPr>
          <w:rFonts w:eastAsia="Arial Unicode MS"/>
        </w:rPr>
        <w:t xml:space="preserve">5.2.1 of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r w:rsidR="00C7726A" w:rsidRPr="00F3500B">
        <w:rPr>
          <w:rFonts w:eastAsia="Arial Unicode MS"/>
        </w:rPr>
        <w:t xml:space="preserve"> </w:t>
      </w:r>
      <w:r w:rsidRPr="00F3500B">
        <w:rPr>
          <w:rFonts w:eastAsia="Arial Unicode MS"/>
        </w:rPr>
        <w:t xml:space="preserve">Syntax of the UsageHistory DS is </w:t>
      </w:r>
      <w:r w:rsidR="00264F2D" w:rsidRPr="00F3500B">
        <w:rPr>
          <w:rFonts w:eastAsia="Arial Unicode MS"/>
        </w:rPr>
        <w:t>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5.2.1.1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Semantics o</w:t>
      </w:r>
      <w:r w:rsidRPr="00F3500B">
        <w:rPr>
          <w:rFonts w:eastAsia="Arial Unicode MS"/>
        </w:rPr>
        <w:t xml:space="preserve">f the Usage History DS </w:t>
      </w:r>
      <w:r w:rsidR="00264F2D" w:rsidRPr="00F3500B">
        <w:rPr>
          <w:rFonts w:eastAsia="Arial Unicode MS"/>
        </w:rPr>
        <w:t>is 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5.2.1.2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w:t>
      </w:r>
      <w:r w:rsidR="007072F6" w:rsidRPr="00F3500B">
        <w:rPr>
          <w:rFonts w:eastAsia="???"/>
        </w:rPr>
        <w:t>.</w:t>
      </w:r>
    </w:p>
    <w:p w:rsidR="00A3385F" w:rsidRPr="00F3500B" w:rsidRDefault="00A3385F" w:rsidP="00614D0B">
      <w:pPr>
        <w:pStyle w:val="Heading4"/>
      </w:pPr>
      <w:bookmarkStart w:id="2017" w:name="_Toc445718975"/>
      <w:r w:rsidRPr="00F3500B">
        <w:lastRenderedPageBreak/>
        <w:t>6.5.1.2</w:t>
      </w:r>
      <w:r w:rsidRPr="00F3500B">
        <w:tab/>
        <w:t>UserActionHistory DS</w:t>
      </w:r>
      <w:bookmarkEnd w:id="2017"/>
    </w:p>
    <w:p w:rsidR="00A3385F" w:rsidRPr="00F3500B" w:rsidRDefault="00A3385F" w:rsidP="00860F6E">
      <w:pPr>
        <w:pStyle w:val="FL"/>
        <w:pBdr>
          <w:top w:val="single" w:sz="4" w:space="1" w:color="auto"/>
          <w:left w:val="single" w:sz="4" w:space="4" w:color="auto"/>
          <w:bottom w:val="single" w:sz="4" w:space="1" w:color="auto"/>
          <w:right w:val="single" w:sz="4" w:space="4" w:color="auto"/>
        </w:pBdr>
      </w:pPr>
    </w:p>
    <w:p w:rsidR="00AB30F6" w:rsidRPr="00F3500B" w:rsidRDefault="002F05F2"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val="fr-CH" w:eastAsia="fr-CH"/>
        </w:rPr>
        <w:drawing>
          <wp:inline distT="0" distB="0" distL="0" distR="0" wp14:anchorId="662B61EB" wp14:editId="2958619E">
            <wp:extent cx="6114415" cy="1757045"/>
            <wp:effectExtent l="0" t="0" r="0" b="0"/>
            <wp:docPr id="33" name="Picture 33" descr="tva_metadata_3-1_v171_UserActionHistor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va_metadata_3-1_v171_UserActionHistoryTyp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4415" cy="1757045"/>
                    </a:xfrm>
                    <a:prstGeom prst="rect">
                      <a:avLst/>
                    </a:prstGeom>
                    <a:noFill/>
                    <a:ln>
                      <a:noFill/>
                    </a:ln>
                  </pic:spPr>
                </pic:pic>
              </a:graphicData>
            </a:graphic>
          </wp:inline>
        </w:drawing>
      </w:r>
    </w:p>
    <w:p w:rsidR="00AB30F6" w:rsidRPr="00F3500B" w:rsidRDefault="00AB30F6"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UserActionHistoryType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complexContent</w:t>
      </w:r>
      <w:proofErr w:type="gramEnd"/>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:DSType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ObservationPeriod</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:TimeType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maxOccurs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UserActionList</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:UserActionListType</w:t>
      </w:r>
      <w:proofErr w:type="gramEnd"/>
      <w:r w:rsidR="00452C3A" w:rsidRPr="00F3500B">
        <w:rPr>
          <w:rFonts w:ascii="Courier New" w:eastAsia="MS Mincho" w:hAnsi="Courier New"/>
          <w:sz w:val="18"/>
        </w:rPr>
        <w: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maxOccurs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protected</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:userChoiceType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use=</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default</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true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&lt;/complexType&gt;</w:t>
      </w:r>
    </w:p>
    <w:p w:rsidR="00E526A4" w:rsidRPr="00F3500B" w:rsidRDefault="00E526A4"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132831" w:rsidRPr="00F3500B" w:rsidRDefault="00132831" w:rsidP="007072F6">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132831" w:rsidRPr="00F3500B" w:rsidTr="006C42B8">
        <w:trPr>
          <w:tblHeader/>
          <w:jc w:val="center"/>
        </w:trPr>
        <w:tc>
          <w:tcPr>
            <w:tcW w:w="3708" w:type="dxa"/>
            <w:tcBorders>
              <w:top w:val="single" w:sz="12" w:space="0" w:color="000000"/>
              <w:bottom w:val="single" w:sz="12" w:space="0" w:color="000000"/>
            </w:tcBorders>
          </w:tcPr>
          <w:p w:rsidR="00132831" w:rsidRPr="00F3500B" w:rsidRDefault="00132831" w:rsidP="005A63F6">
            <w:pPr>
              <w:pStyle w:val="TAH"/>
              <w:keepLines w:val="0"/>
            </w:pPr>
            <w:r w:rsidRPr="00F3500B">
              <w:t>Name</w:t>
            </w:r>
          </w:p>
        </w:tc>
        <w:tc>
          <w:tcPr>
            <w:tcW w:w="4770" w:type="dxa"/>
            <w:tcBorders>
              <w:top w:val="single" w:sz="12" w:space="0" w:color="000000"/>
              <w:bottom w:val="single" w:sz="12" w:space="0" w:color="000000"/>
            </w:tcBorders>
          </w:tcPr>
          <w:p w:rsidR="00132831" w:rsidRPr="00F3500B" w:rsidRDefault="00132831" w:rsidP="005A63F6">
            <w:pPr>
              <w:pStyle w:val="TAH"/>
              <w:keepLines w:val="0"/>
            </w:pPr>
            <w:r w:rsidRPr="00F3500B">
              <w:t>Definition</w:t>
            </w:r>
          </w:p>
        </w:tc>
      </w:tr>
      <w:tr w:rsidR="0025750C" w:rsidRPr="00F3500B" w:rsidTr="00EF7DEC">
        <w:trPr>
          <w:jc w:val="center"/>
        </w:trPr>
        <w:tc>
          <w:tcPr>
            <w:tcW w:w="3708" w:type="dxa"/>
            <w:tcBorders>
              <w:top w:val="single" w:sz="12" w:space="0" w:color="000000"/>
              <w:bottom w:val="single" w:sz="2" w:space="0" w:color="000000"/>
            </w:tcBorders>
          </w:tcPr>
          <w:p w:rsidR="0025750C" w:rsidRPr="00F3500B" w:rsidRDefault="0025750C" w:rsidP="005A63F6">
            <w:pPr>
              <w:pStyle w:val="TAH"/>
              <w:keepLines w:val="0"/>
              <w:jc w:val="left"/>
              <w:rPr>
                <w:rFonts w:ascii="Courier New" w:hAnsi="Courier New"/>
                <w:b w:val="0"/>
              </w:rPr>
            </w:pPr>
            <w:r w:rsidRPr="00F3500B">
              <w:rPr>
                <w:rFonts w:ascii="Courier New" w:hAnsi="Courier New" w:cs="Courier New"/>
                <w:b w:val="0"/>
              </w:rPr>
              <w:t>UserActionHistoryType</w:t>
            </w:r>
          </w:p>
        </w:tc>
        <w:tc>
          <w:tcPr>
            <w:tcW w:w="4770" w:type="dxa"/>
            <w:tcBorders>
              <w:top w:val="single" w:sz="12" w:space="0" w:color="000000"/>
              <w:bottom w:val="single" w:sz="2" w:space="0" w:color="000000"/>
            </w:tcBorders>
          </w:tcPr>
          <w:p w:rsidR="0025750C" w:rsidRPr="00F3500B" w:rsidRDefault="0025750C" w:rsidP="005A63F6">
            <w:pPr>
              <w:pStyle w:val="TAH"/>
              <w:keepLines w:val="0"/>
              <w:jc w:val="left"/>
              <w:rPr>
                <w:b w:val="0"/>
              </w:rPr>
            </w:pPr>
            <w:r w:rsidRPr="00F3500B">
              <w:rPr>
                <w:rFonts w:cs="Arial"/>
                <w:b w:val="0"/>
              </w:rPr>
              <w:t>Specifies a history of the actions carried out by the user.</w:t>
            </w:r>
          </w:p>
        </w:tc>
      </w:tr>
      <w:tr w:rsidR="0025750C" w:rsidRPr="00F3500B" w:rsidTr="00EF7DEC">
        <w:trPr>
          <w:jc w:val="center"/>
        </w:trPr>
        <w:tc>
          <w:tcPr>
            <w:tcW w:w="3708" w:type="dxa"/>
            <w:tcBorders>
              <w:top w:val="single" w:sz="2" w:space="0" w:color="000000"/>
              <w:bottom w:val="nil"/>
            </w:tcBorders>
          </w:tcPr>
          <w:p w:rsidR="0025750C" w:rsidRPr="00F3500B" w:rsidRDefault="0025750C" w:rsidP="005A63F6">
            <w:pPr>
              <w:pStyle w:val="TAL"/>
              <w:keepLines w:val="0"/>
              <w:ind w:left="303"/>
              <w:rPr>
                <w:rFonts w:ascii="Courier New" w:hAnsi="Courier New"/>
                <w:b/>
              </w:rPr>
            </w:pPr>
            <w:r w:rsidRPr="00F3500B">
              <w:rPr>
                <w:rFonts w:ascii="Courier New" w:hAnsi="Courier New"/>
                <w:lang w:eastAsia="ja-JP"/>
              </w:rPr>
              <w:t>ObservationPeriod</w:t>
            </w:r>
          </w:p>
        </w:tc>
        <w:tc>
          <w:tcPr>
            <w:tcW w:w="4770" w:type="dxa"/>
            <w:tcBorders>
              <w:top w:val="single" w:sz="2" w:space="0" w:color="000000"/>
              <w:bottom w:val="nil"/>
            </w:tcBorders>
          </w:tcPr>
          <w:p w:rsidR="0025750C" w:rsidRPr="00F3500B" w:rsidRDefault="0025750C" w:rsidP="005A63F6">
            <w:pPr>
              <w:pStyle w:val="TAH"/>
              <w:keepLines w:val="0"/>
              <w:jc w:val="left"/>
              <w:rPr>
                <w:b w:val="0"/>
              </w:rPr>
            </w:pPr>
            <w:r w:rsidRPr="00F3500B">
              <w:rPr>
                <w:rFonts w:cs="Arial"/>
                <w:b w:val="0"/>
              </w:rPr>
              <w:t xml:space="preserve">Describes the time period(s) during which the associated history items have been recorded. Multiple instance of </w:t>
            </w:r>
            <w:r w:rsidRPr="00F3500B">
              <w:rPr>
                <w:rFonts w:ascii="Courier New" w:hAnsi="Courier New" w:cs="Courier New"/>
                <w:b w:val="0"/>
              </w:rPr>
              <w:t xml:space="preserve">ObservationPeriod </w:t>
            </w:r>
            <w:r w:rsidRPr="00F3500B">
              <w:rPr>
                <w:rFonts w:cs="Arial"/>
                <w:b w:val="0"/>
              </w:rPr>
              <w:t>can be used to represent discontinuous time periods.</w:t>
            </w:r>
          </w:p>
        </w:tc>
      </w:tr>
      <w:tr w:rsidR="0025750C" w:rsidRPr="00F3500B" w:rsidTr="000F57B6">
        <w:trPr>
          <w:jc w:val="center"/>
        </w:trPr>
        <w:tc>
          <w:tcPr>
            <w:tcW w:w="3708" w:type="dxa"/>
            <w:tcBorders>
              <w:top w:val="single" w:sz="2" w:space="0" w:color="000000"/>
              <w:bottom w:val="single" w:sz="2" w:space="0" w:color="000000"/>
            </w:tcBorders>
          </w:tcPr>
          <w:p w:rsidR="0025750C" w:rsidRPr="00F3500B" w:rsidRDefault="0025750C" w:rsidP="00EF7DEC">
            <w:pPr>
              <w:pStyle w:val="TAL"/>
              <w:keepNext w:val="0"/>
              <w:keepLines w:val="0"/>
              <w:ind w:left="303"/>
              <w:rPr>
                <w:rFonts w:ascii="Courier New" w:hAnsi="Courier New"/>
                <w:b/>
              </w:rPr>
            </w:pPr>
            <w:r w:rsidRPr="00F3500B">
              <w:rPr>
                <w:rFonts w:ascii="Courier New" w:hAnsi="Courier New"/>
                <w:lang w:eastAsia="ja-JP"/>
              </w:rPr>
              <w:t>UserActionList</w:t>
            </w:r>
          </w:p>
        </w:tc>
        <w:tc>
          <w:tcPr>
            <w:tcW w:w="4770" w:type="dxa"/>
            <w:tcBorders>
              <w:top w:val="single" w:sz="2" w:space="0" w:color="000000"/>
              <w:bottom w:val="single" w:sz="2" w:space="0" w:color="000000"/>
            </w:tcBorders>
          </w:tcPr>
          <w:p w:rsidR="0025750C" w:rsidRPr="00F3500B" w:rsidRDefault="0025750C" w:rsidP="00EF7DEC">
            <w:pPr>
              <w:pStyle w:val="TAH"/>
              <w:keepNext w:val="0"/>
              <w:keepLines w:val="0"/>
              <w:jc w:val="left"/>
              <w:rPr>
                <w:b w:val="0"/>
              </w:rPr>
            </w:pPr>
            <w:r w:rsidRPr="00F3500B">
              <w:rPr>
                <w:rFonts w:cs="Arial"/>
                <w:b w:val="0"/>
              </w:rPr>
              <w:t>Describes a list of actions of the same type, i.e. all actions in the</w:t>
            </w:r>
            <w:r w:rsidRPr="00F3500B">
              <w:rPr>
                <w:rFonts w:cs="Arial"/>
              </w:rPr>
              <w:t xml:space="preserve"> </w:t>
            </w:r>
            <w:r w:rsidRPr="00F3500B">
              <w:rPr>
                <w:rFonts w:ascii="Courier New" w:hAnsi="Courier New" w:cs="Courier New"/>
                <w:b w:val="0"/>
              </w:rPr>
              <w:t xml:space="preserve">UserActionList </w:t>
            </w:r>
            <w:r w:rsidRPr="00F3500B">
              <w:rPr>
                <w:rFonts w:cs="Arial"/>
                <w:b w:val="0"/>
              </w:rPr>
              <w:t xml:space="preserve">carry the same </w:t>
            </w:r>
            <w:r w:rsidRPr="00F3500B">
              <w:rPr>
                <w:rFonts w:ascii="Courier New" w:hAnsi="Courier New" w:cs="Courier New"/>
                <w:b w:val="0"/>
              </w:rPr>
              <w:t xml:space="preserve">ActionType </w:t>
            </w:r>
            <w:r w:rsidRPr="00F3500B">
              <w:rPr>
                <w:rFonts w:cs="Arial"/>
                <w:b w:val="0"/>
              </w:rPr>
              <w:t xml:space="preserve">value. See </w:t>
            </w:r>
            <w:r w:rsidR="007072F6" w:rsidRPr="00F3500B">
              <w:rPr>
                <w:rFonts w:cs="Arial"/>
                <w:b w:val="0"/>
              </w:rPr>
              <w:t xml:space="preserve">clause </w:t>
            </w:r>
            <w:r w:rsidRPr="00F3500B">
              <w:rPr>
                <w:rFonts w:cs="Arial"/>
                <w:b w:val="0"/>
              </w:rPr>
              <w:t>6.5.1.3.</w:t>
            </w:r>
          </w:p>
        </w:tc>
      </w:tr>
      <w:tr w:rsidR="0025750C" w:rsidRPr="00F3500B" w:rsidTr="000F57B6">
        <w:trPr>
          <w:jc w:val="center"/>
        </w:trPr>
        <w:tc>
          <w:tcPr>
            <w:tcW w:w="3708" w:type="dxa"/>
            <w:tcBorders>
              <w:top w:val="single" w:sz="2" w:space="0" w:color="000000"/>
              <w:bottom w:val="single" w:sz="4" w:space="0" w:color="auto"/>
            </w:tcBorders>
          </w:tcPr>
          <w:p w:rsidR="0025750C" w:rsidRPr="00F3500B" w:rsidRDefault="0025750C" w:rsidP="007F3A30">
            <w:pPr>
              <w:pStyle w:val="TAL"/>
              <w:keepLines w:val="0"/>
              <w:ind w:left="303"/>
              <w:rPr>
                <w:rFonts w:ascii="Courier New" w:hAnsi="Courier New"/>
                <w:b/>
              </w:rPr>
            </w:pPr>
            <w:r w:rsidRPr="00F3500B">
              <w:rPr>
                <w:rFonts w:ascii="Courier New" w:hAnsi="Courier New"/>
                <w:lang w:eastAsia="ja-JP"/>
              </w:rPr>
              <w:t>protected</w:t>
            </w:r>
          </w:p>
        </w:tc>
        <w:tc>
          <w:tcPr>
            <w:tcW w:w="4770" w:type="dxa"/>
            <w:tcBorders>
              <w:top w:val="single" w:sz="2" w:space="0" w:color="000000"/>
              <w:bottom w:val="single" w:sz="4" w:space="0" w:color="auto"/>
            </w:tcBorders>
          </w:tcPr>
          <w:p w:rsidR="0025750C" w:rsidRPr="00F3500B" w:rsidRDefault="0025750C" w:rsidP="007F3A30">
            <w:pPr>
              <w:pStyle w:val="TAH"/>
              <w:keepLines w:val="0"/>
              <w:jc w:val="left"/>
              <w:rPr>
                <w:rFonts w:cs="Arial"/>
                <w:b w:val="0"/>
              </w:rPr>
            </w:pPr>
            <w:r w:rsidRPr="00F3500B">
              <w:rPr>
                <w:rFonts w:cs="Arial"/>
                <w:b w:val="0"/>
              </w:rPr>
              <w:t>Indicates whether the user desires to keep the user action history information private. The values allowed are defined as follows</w:t>
            </w:r>
            <w:r w:rsidR="007F3A30" w:rsidRPr="00F3500B">
              <w:rPr>
                <w:rFonts w:cs="Arial"/>
                <w:b w:val="0"/>
              </w:rPr>
              <w:t>:</w:t>
            </w:r>
          </w:p>
          <w:p w:rsidR="0025750C" w:rsidRPr="00F3500B" w:rsidRDefault="0025750C" w:rsidP="007F3A30">
            <w:pPr>
              <w:pStyle w:val="TAH"/>
              <w:keepLines w:val="0"/>
              <w:jc w:val="left"/>
              <w:rPr>
                <w:rFonts w:cs="Arial"/>
                <w:b w:val="0"/>
              </w:rPr>
            </w:pPr>
            <w:proofErr w:type="gramStart"/>
            <w:r w:rsidRPr="00F3500B">
              <w:rPr>
                <w:rFonts w:cs="Arial"/>
                <w:b w:val="0"/>
                <w:i/>
              </w:rPr>
              <w:t>true</w:t>
            </w:r>
            <w:proofErr w:type="gramEnd"/>
            <w:r w:rsidRPr="00F3500B">
              <w:rPr>
                <w:rFonts w:cs="Arial"/>
                <w:b w:val="0"/>
              </w:rPr>
              <w:t xml:space="preserve"> - Indicates that the user action history information may only be accessed by the user and shall not be communicated to external parties.</w:t>
            </w:r>
          </w:p>
          <w:p w:rsidR="0025750C" w:rsidRPr="00F3500B" w:rsidRDefault="0025750C" w:rsidP="007F3A30">
            <w:pPr>
              <w:pStyle w:val="TAH"/>
              <w:keepLines w:val="0"/>
              <w:jc w:val="left"/>
              <w:rPr>
                <w:rFonts w:cs="Arial"/>
                <w:b w:val="0"/>
              </w:rPr>
            </w:pPr>
            <w:r w:rsidRPr="00F3500B">
              <w:rPr>
                <w:rFonts w:cs="Arial"/>
                <w:b w:val="0"/>
                <w:i/>
              </w:rPr>
              <w:t>false</w:t>
            </w:r>
            <w:r w:rsidRPr="00F3500B">
              <w:rPr>
                <w:rFonts w:cs="Arial"/>
                <w:b w:val="0"/>
              </w:rPr>
              <w:t xml:space="preserve"> - Indicates that the user action history information does not have to be kept private and may be communicated to external parties, such as</w:t>
            </w:r>
          </w:p>
          <w:p w:rsidR="0025750C" w:rsidRPr="00F3500B" w:rsidRDefault="0025750C" w:rsidP="007F3A30">
            <w:pPr>
              <w:pStyle w:val="TAH"/>
              <w:keepLines w:val="0"/>
              <w:jc w:val="left"/>
              <w:rPr>
                <w:b w:val="0"/>
              </w:rPr>
            </w:pPr>
            <w:proofErr w:type="gramStart"/>
            <w:r w:rsidRPr="00F3500B">
              <w:rPr>
                <w:rFonts w:cs="Arial"/>
                <w:b w:val="0"/>
              </w:rPr>
              <w:t>service</w:t>
            </w:r>
            <w:proofErr w:type="gramEnd"/>
            <w:r w:rsidRPr="00F3500B">
              <w:rPr>
                <w:rFonts w:cs="Arial"/>
                <w:b w:val="0"/>
              </w:rPr>
              <w:t xml:space="preserve"> providers and trusted software agents.</w:t>
            </w:r>
          </w:p>
        </w:tc>
      </w:tr>
    </w:tbl>
    <w:p w:rsidR="007072F6" w:rsidRPr="00F3500B" w:rsidRDefault="007072F6">
      <w:pPr>
        <w:rPr>
          <w:rFonts w:eastAsia="Arial Unicode MS"/>
        </w:rPr>
      </w:pPr>
    </w:p>
    <w:p w:rsidR="008532F7" w:rsidRPr="00F3500B" w:rsidRDefault="00A3385F">
      <w:pPr>
        <w:rPr>
          <w:rFonts w:eastAsia="Arial Unicode MS"/>
        </w:rPr>
      </w:pPr>
      <w:r w:rsidRPr="00F3500B">
        <w:rPr>
          <w:rFonts w:eastAsia="Arial Unicode MS"/>
        </w:rPr>
        <w:t xml:space="preserve">The UserActionHistory DS describes multiple user action lists, each of which provides a temporally ordered log of a specific type of user action, such as </w:t>
      </w:r>
      <w:r w:rsidR="00452C3A" w:rsidRPr="00F3500B">
        <w:rPr>
          <w:rFonts w:eastAsia="Arial Unicode MS"/>
        </w:rPr>
        <w:t>"</w:t>
      </w:r>
      <w:r w:rsidRPr="00F3500B">
        <w:rPr>
          <w:rFonts w:eastAsia="Arial Unicode MS"/>
        </w:rPr>
        <w:t>Record</w:t>
      </w:r>
      <w:r w:rsidR="00452C3A" w:rsidRPr="00F3500B">
        <w:rPr>
          <w:rFonts w:eastAsia="Arial Unicode MS"/>
        </w:rPr>
        <w:t>"</w:t>
      </w:r>
      <w:r w:rsidRPr="00F3500B">
        <w:rPr>
          <w:rFonts w:eastAsia="Arial Unicode MS"/>
        </w:rPr>
        <w:t xml:space="preserve"> or </w:t>
      </w:r>
      <w:r w:rsidR="00452C3A" w:rsidRPr="00F3500B">
        <w:rPr>
          <w:rFonts w:eastAsia="Arial Unicode MS"/>
        </w:rPr>
        <w:t>"</w:t>
      </w:r>
      <w:r w:rsidRPr="00F3500B">
        <w:rPr>
          <w:rFonts w:eastAsia="Arial Unicode MS"/>
        </w:rPr>
        <w:t>Play,</w:t>
      </w:r>
      <w:r w:rsidR="00452C3A" w:rsidRPr="00F3500B">
        <w:rPr>
          <w:rFonts w:eastAsia="Arial Unicode MS"/>
        </w:rPr>
        <w:t>"</w:t>
      </w:r>
      <w:r w:rsidRPr="00F3500B">
        <w:rPr>
          <w:rFonts w:eastAsia="Arial Unicode MS"/>
        </w:rPr>
        <w:t xml:space="preserve"> regarding audiovisual content.</w:t>
      </w:r>
    </w:p>
    <w:p w:rsidR="00A3385F" w:rsidRPr="00F3500B" w:rsidRDefault="00A3385F">
      <w:pPr>
        <w:rPr>
          <w:rFonts w:eastAsia="Arial Unicode MS"/>
        </w:rPr>
      </w:pPr>
      <w:r w:rsidRPr="00F3500B">
        <w:rPr>
          <w:rFonts w:eastAsia="Arial Unicode MS"/>
        </w:rPr>
        <w:t xml:space="preserve">The specification of the UserActionHistory DS is </w:t>
      </w:r>
      <w:r w:rsidR="00860F6E" w:rsidRPr="00F3500B">
        <w:rPr>
          <w:rFonts w:eastAsia="Arial Unicode MS"/>
        </w:rPr>
        <w:t>derived</w:t>
      </w:r>
      <w:r w:rsidRPr="00F3500B">
        <w:rPr>
          <w:rFonts w:eastAsia="Arial Unicode MS"/>
        </w:rPr>
        <w:t xml:space="preserve"> </w:t>
      </w:r>
      <w:r w:rsidR="00860F6E" w:rsidRPr="00F3500B">
        <w:rPr>
          <w:rFonts w:eastAsia="Arial Unicode MS"/>
        </w:rPr>
        <w:t xml:space="preserve">from </w:t>
      </w:r>
      <w:r w:rsidR="00C16A9B" w:rsidRPr="00F3500B">
        <w:rPr>
          <w:rFonts w:eastAsia="Arial Unicode MS"/>
        </w:rPr>
        <w:t>clause 1</w:t>
      </w:r>
      <w:r w:rsidRPr="00F3500B">
        <w:rPr>
          <w:rFonts w:eastAsia="Arial Unicode MS"/>
        </w:rPr>
        <w:t xml:space="preserve">5.2.2 of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Syntax of the</w:t>
      </w:r>
      <w:r w:rsidRPr="00F3500B">
        <w:rPr>
          <w:rFonts w:eastAsia="Arial Unicode MS"/>
        </w:rPr>
        <w:t xml:space="preserve"> UserActionHistory DS is </w:t>
      </w:r>
      <w:r w:rsidR="00860F6E" w:rsidRPr="00F3500B">
        <w:rPr>
          <w:rFonts w:eastAsia="Arial Unicode MS"/>
        </w:rPr>
        <w:t>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5.2.2.1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Se</w:t>
      </w:r>
      <w:r w:rsidRPr="00F3500B">
        <w:rPr>
          <w:rFonts w:eastAsia="Arial Unicode MS"/>
        </w:rPr>
        <w:t xml:space="preserve">mantics of the UserActionHistory DS </w:t>
      </w:r>
      <w:r w:rsidR="00860F6E" w:rsidRPr="00F3500B">
        <w:rPr>
          <w:rFonts w:eastAsia="Arial Unicode MS"/>
        </w:rPr>
        <w:t>is based on</w:t>
      </w:r>
      <w:r w:rsidRPr="00F3500B">
        <w:rPr>
          <w:rFonts w:eastAsia="Arial Unicode MS"/>
        </w:rPr>
        <w:t xml:space="preserve"> in </w:t>
      </w:r>
      <w:r w:rsidR="00C16A9B" w:rsidRPr="00F3500B">
        <w:rPr>
          <w:rFonts w:eastAsia="Arial Unicode MS"/>
        </w:rPr>
        <w:t>clause 1</w:t>
      </w:r>
      <w:r w:rsidRPr="00F3500B">
        <w:rPr>
          <w:rFonts w:eastAsia="Arial Unicode MS"/>
        </w:rPr>
        <w:t xml:space="preserve">5.2.2.2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8532F7" w:rsidRPr="00F3500B" w:rsidRDefault="00A3385F" w:rsidP="00614D0B">
      <w:pPr>
        <w:pStyle w:val="Heading4"/>
      </w:pPr>
      <w:bookmarkStart w:id="2018" w:name="_Toc445718976"/>
      <w:r w:rsidRPr="00F3500B">
        <w:lastRenderedPageBreak/>
        <w:t>6.5.1.3</w:t>
      </w:r>
      <w:r w:rsidRPr="00F3500B">
        <w:tab/>
        <w:t>UserActionList DS</w:t>
      </w:r>
      <w:bookmarkEnd w:id="2018"/>
    </w:p>
    <w:p w:rsidR="00A3385F" w:rsidRPr="00F3500B" w:rsidRDefault="00A3385F" w:rsidP="008E682D">
      <w:pPr>
        <w:pStyle w:val="FL"/>
        <w:pBdr>
          <w:top w:val="single" w:sz="4" w:space="1" w:color="auto"/>
          <w:left w:val="single" w:sz="4" w:space="4" w:color="auto"/>
          <w:bottom w:val="single" w:sz="4" w:space="1" w:color="auto"/>
          <w:right w:val="single" w:sz="4" w:space="4" w:color="auto"/>
        </w:pBdr>
      </w:pPr>
    </w:p>
    <w:p w:rsidR="00AB30F6" w:rsidRPr="00F3500B" w:rsidRDefault="002F05F2" w:rsidP="008E682D">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val="fr-CH" w:eastAsia="fr-CH"/>
        </w:rPr>
        <w:drawing>
          <wp:inline distT="0" distB="0" distL="0" distR="0" wp14:anchorId="3EA5BDCB" wp14:editId="776EF4F3">
            <wp:extent cx="6122670" cy="1987550"/>
            <wp:effectExtent l="0" t="0" r="0" b="0"/>
            <wp:docPr id="34" name="Picture 34" descr="tva_metadata_3-1_v171_UserActionLis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va_metadata_3-1_v171_UserActionListTyp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2670" cy="1987550"/>
                    </a:xfrm>
                    <a:prstGeom prst="rect">
                      <a:avLst/>
                    </a:prstGeom>
                    <a:noFill/>
                    <a:ln>
                      <a:noFill/>
                    </a:ln>
                  </pic:spPr>
                </pic:pic>
              </a:graphicData>
            </a:graphic>
          </wp:inline>
        </w:drawing>
      </w:r>
    </w:p>
    <w:p w:rsidR="00AB30F6" w:rsidRPr="00F3500B" w:rsidRDefault="00AB30F6" w:rsidP="008E682D">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E682D" w:rsidRPr="00E05D84"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lang w:val="fr-CH"/>
        </w:rPr>
      </w:pPr>
      <w:r w:rsidRPr="00E05D84">
        <w:rPr>
          <w:rFonts w:ascii="Courier New" w:eastAsia="MS Mincho" w:hAnsi="Courier New"/>
          <w:sz w:val="18"/>
          <w:lang w:val="fr-CH"/>
        </w:rPr>
        <w:t>&lt;complexType name=</w:t>
      </w:r>
      <w:r w:rsidR="00452C3A" w:rsidRPr="00E05D84">
        <w:rPr>
          <w:rFonts w:ascii="Courier New" w:eastAsia="MS Mincho" w:hAnsi="Courier New"/>
          <w:sz w:val="18"/>
          <w:lang w:val="fr-CH"/>
        </w:rPr>
        <w:t>"</w:t>
      </w:r>
      <w:r w:rsidRPr="00E05D84">
        <w:rPr>
          <w:rFonts w:ascii="Courier New" w:eastAsia="MS Mincho" w:hAnsi="Courier New"/>
          <w:sz w:val="18"/>
          <w:lang w:val="fr-CH"/>
        </w:rPr>
        <w:t>UserActionListType</w:t>
      </w:r>
      <w:r w:rsidR="00452C3A" w:rsidRPr="00E05D84">
        <w:rPr>
          <w:rFonts w:ascii="Courier New" w:eastAsia="MS Mincho" w:hAnsi="Courier New"/>
          <w:sz w:val="18"/>
          <w:lang w:val="fr-CH"/>
        </w:rPr>
        <w:t>"</w:t>
      </w:r>
      <w:r w:rsidRPr="00E05D84">
        <w:rPr>
          <w:rFonts w:ascii="Courier New" w:eastAsia="MS Mincho" w:hAnsi="Courier New"/>
          <w:sz w:val="18"/>
          <w:lang w:val="fr-CH"/>
        </w:rPr>
        <w:t>&gt;</w:t>
      </w:r>
    </w:p>
    <w:p w:rsidR="008E682D" w:rsidRPr="00E05D84"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lang w:val="fr-CH"/>
        </w:rPr>
      </w:pPr>
      <w:r w:rsidRPr="00E05D84">
        <w:rPr>
          <w:rFonts w:ascii="Courier New" w:eastAsia="MS Mincho" w:hAnsi="Courier New"/>
          <w:sz w:val="18"/>
          <w:lang w:val="fr-CH"/>
        </w:rPr>
        <w:tab/>
        <w:t>&lt;</w:t>
      </w:r>
      <w:proofErr w:type="gramStart"/>
      <w:r w:rsidRPr="00E05D84">
        <w:rPr>
          <w:rFonts w:ascii="Courier New" w:eastAsia="MS Mincho" w:hAnsi="Courier New"/>
          <w:sz w:val="18"/>
          <w:lang w:val="fr-CH"/>
        </w:rPr>
        <w:t>complexContent</w:t>
      </w:r>
      <w:proofErr w:type="gramEnd"/>
      <w:r w:rsidRPr="00E05D84">
        <w:rPr>
          <w:rFonts w:ascii="Courier New" w:eastAsia="MS Mincho" w:hAnsi="Courier New"/>
          <w:sz w:val="18"/>
          <w:lang w:val="fr-CH"/>
        </w:rPr>
        <w:t>&gt;</w:t>
      </w:r>
    </w:p>
    <w:p w:rsidR="008E682D" w:rsidRPr="00E05D84"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lang w:val="fr-CH"/>
        </w:rPr>
      </w:pPr>
      <w:r w:rsidRPr="00E05D84">
        <w:rPr>
          <w:rFonts w:ascii="Courier New" w:eastAsia="MS Mincho" w:hAnsi="Courier New"/>
          <w:sz w:val="18"/>
          <w:lang w:val="fr-CH"/>
        </w:rPr>
        <w:tab/>
      </w:r>
      <w:r w:rsidRPr="00E05D84">
        <w:rPr>
          <w:rFonts w:ascii="Courier New" w:eastAsia="MS Mincho" w:hAnsi="Courier New"/>
          <w:sz w:val="18"/>
          <w:lang w:val="fr-CH"/>
        </w:rPr>
        <w:tab/>
        <w:t>&lt;extension base=</w:t>
      </w:r>
      <w:r w:rsidR="00452C3A" w:rsidRPr="00E05D84">
        <w:rPr>
          <w:rFonts w:ascii="Courier New" w:eastAsia="MS Mincho" w:hAnsi="Courier New"/>
          <w:sz w:val="18"/>
          <w:lang w:val="fr-CH"/>
        </w:rPr>
        <w:t>"</w:t>
      </w:r>
      <w:r w:rsidRPr="00E05D84">
        <w:rPr>
          <w:rFonts w:ascii="Courier New" w:eastAsia="MS Mincho" w:hAnsi="Courier New"/>
          <w:sz w:val="18"/>
          <w:lang w:val="fr-CH"/>
        </w:rPr>
        <w:t>mpeg7:DSType</w:t>
      </w:r>
      <w:r w:rsidR="00452C3A" w:rsidRPr="00E05D84">
        <w:rPr>
          <w:rFonts w:ascii="Courier New" w:eastAsia="MS Mincho" w:hAnsi="Courier New"/>
          <w:sz w:val="18"/>
          <w:lang w:val="fr-CH"/>
        </w:rPr>
        <w:t>"</w:t>
      </w:r>
      <w:r w:rsidRPr="00E05D84">
        <w:rPr>
          <w:rFonts w:ascii="Courier New" w:eastAsia="MS Mincho" w:hAnsi="Courier New"/>
          <w:sz w:val="18"/>
          <w:lang w:val="fr-CH"/>
        </w:rPr>
        <w:t>&gt;</w:t>
      </w:r>
    </w:p>
    <w:p w:rsidR="008E682D" w:rsidRPr="00E05D84"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lang w:val="fr-CH"/>
        </w:rPr>
      </w:pPr>
      <w:r w:rsidRPr="00E05D84">
        <w:rPr>
          <w:rFonts w:ascii="Courier New" w:eastAsia="MS Mincho" w:hAnsi="Courier New"/>
          <w:sz w:val="18"/>
          <w:lang w:val="fr-CH"/>
        </w:rPr>
        <w:tab/>
      </w:r>
      <w:r w:rsidRPr="00E05D84">
        <w:rPr>
          <w:rFonts w:ascii="Courier New" w:eastAsia="MS Mincho" w:hAnsi="Courier New"/>
          <w:sz w:val="18"/>
          <w:lang w:val="fr-CH"/>
        </w:rPr>
        <w:tab/>
      </w:r>
      <w:r w:rsidRPr="00E05D84">
        <w:rPr>
          <w:rFonts w:ascii="Courier New" w:eastAsia="MS Mincho" w:hAnsi="Courier New"/>
          <w:sz w:val="18"/>
          <w:lang w:val="fr-CH"/>
        </w:rPr>
        <w:tab/>
        <w:t>&lt;sequence minOccurs=</w:t>
      </w:r>
      <w:r w:rsidR="00452C3A" w:rsidRPr="00E05D84">
        <w:rPr>
          <w:rFonts w:ascii="Courier New" w:eastAsia="MS Mincho" w:hAnsi="Courier New"/>
          <w:sz w:val="18"/>
          <w:lang w:val="fr-CH"/>
        </w:rPr>
        <w:t>"</w:t>
      </w:r>
      <w:r w:rsidRPr="00E05D84">
        <w:rPr>
          <w:rFonts w:ascii="Courier New" w:eastAsia="MS Mincho" w:hAnsi="Courier New"/>
          <w:sz w:val="18"/>
          <w:lang w:val="fr-CH"/>
        </w:rPr>
        <w:t>0</w:t>
      </w:r>
      <w:r w:rsidR="00452C3A" w:rsidRPr="00E05D84">
        <w:rPr>
          <w:rFonts w:ascii="Courier New" w:eastAsia="MS Mincho" w:hAnsi="Courier New"/>
          <w:sz w:val="18"/>
          <w:lang w:val="fr-CH"/>
        </w:rPr>
        <w:t>"</w:t>
      </w:r>
      <w:r w:rsidRPr="00E05D84">
        <w:rPr>
          <w:rFonts w:ascii="Courier New" w:eastAsia="MS Mincho" w:hAnsi="Courier New"/>
          <w:sz w:val="18"/>
          <w:lang w:val="fr-CH"/>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E05D84">
        <w:rPr>
          <w:rFonts w:ascii="Courier New" w:eastAsia="MS Mincho" w:hAnsi="Courier New"/>
          <w:sz w:val="18"/>
          <w:lang w:val="fr-CH"/>
        </w:rPr>
        <w:tab/>
      </w:r>
      <w:r w:rsidRPr="00E05D84">
        <w:rPr>
          <w:rFonts w:ascii="Courier New" w:eastAsia="MS Mincho" w:hAnsi="Courier New"/>
          <w:sz w:val="18"/>
          <w:lang w:val="fr-CH"/>
        </w:rPr>
        <w:tab/>
      </w:r>
      <w:r w:rsidRPr="00E05D84">
        <w:rPr>
          <w:rFonts w:ascii="Courier New" w:eastAsia="MS Mincho" w:hAnsi="Courier New"/>
          <w:sz w:val="18"/>
          <w:lang w:val="fr-CH"/>
        </w:rPr>
        <w:tab/>
      </w:r>
      <w:r w:rsidRPr="00E05D84">
        <w:rPr>
          <w:rFonts w:ascii="Courier New" w:eastAsia="MS Mincho" w:hAnsi="Courier New"/>
          <w:sz w:val="18"/>
          <w:lang w:val="fr-CH"/>
        </w:rPr>
        <w:tab/>
      </w:r>
      <w:r w:rsidRPr="00F3500B">
        <w:rPr>
          <w:rFonts w:ascii="Courier New" w:eastAsia="MS Mincho" w:hAnsi="Courier New"/>
          <w:sz w:val="18"/>
        </w:rPr>
        <w:t>&lt;element name=</w:t>
      </w:r>
      <w:r w:rsidR="00452C3A" w:rsidRPr="00F3500B">
        <w:rPr>
          <w:rFonts w:ascii="Courier New" w:eastAsia="MS Mincho" w:hAnsi="Courier New"/>
          <w:sz w:val="18"/>
        </w:rPr>
        <w:t>"</w:t>
      </w:r>
      <w:r w:rsidRPr="00F3500B">
        <w:rPr>
          <w:rFonts w:ascii="Courier New" w:eastAsia="MS Mincho" w:hAnsi="Courier New"/>
          <w:sz w:val="18"/>
        </w:rPr>
        <w:t>ActionType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:TermUseType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:UserActionType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maxOccurs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numOfInstances</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nonNegativeInteger</w:t>
      </w:r>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use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totalDuration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:durationType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use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E526A4"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&lt;/complexType&gt;</w:t>
      </w:r>
    </w:p>
    <w:p w:rsidR="00132831" w:rsidRPr="00F3500B" w:rsidRDefault="00132831" w:rsidP="00132831">
      <w:pPr>
        <w:shd w:val="clear" w:color="auto" w:fill="FFFFFF"/>
        <w:spacing w:after="0"/>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132831" w:rsidRPr="00F3500B" w:rsidTr="006C42B8">
        <w:trPr>
          <w:tblHeader/>
          <w:jc w:val="center"/>
        </w:trPr>
        <w:tc>
          <w:tcPr>
            <w:tcW w:w="3708" w:type="dxa"/>
            <w:tcBorders>
              <w:top w:val="single" w:sz="12" w:space="0" w:color="000000"/>
              <w:bottom w:val="single" w:sz="12" w:space="0" w:color="000000"/>
            </w:tcBorders>
          </w:tcPr>
          <w:p w:rsidR="00132831" w:rsidRPr="00F3500B" w:rsidRDefault="00132831" w:rsidP="005A63F6">
            <w:pPr>
              <w:pStyle w:val="TAH"/>
              <w:keepLines w:val="0"/>
            </w:pPr>
            <w:r w:rsidRPr="00F3500B">
              <w:t>Name</w:t>
            </w:r>
          </w:p>
        </w:tc>
        <w:tc>
          <w:tcPr>
            <w:tcW w:w="4770" w:type="dxa"/>
            <w:tcBorders>
              <w:top w:val="single" w:sz="12" w:space="0" w:color="000000"/>
              <w:bottom w:val="single" w:sz="12" w:space="0" w:color="000000"/>
            </w:tcBorders>
          </w:tcPr>
          <w:p w:rsidR="00132831" w:rsidRPr="00F3500B" w:rsidRDefault="00132831" w:rsidP="005A63F6">
            <w:pPr>
              <w:pStyle w:val="TAH"/>
              <w:keepLines w:val="0"/>
            </w:pPr>
            <w:r w:rsidRPr="00F3500B">
              <w:t>Definition</w:t>
            </w:r>
          </w:p>
        </w:tc>
      </w:tr>
      <w:tr w:rsidR="00816064" w:rsidRPr="00F3500B" w:rsidTr="00EF7DEC">
        <w:trPr>
          <w:jc w:val="center"/>
        </w:trPr>
        <w:tc>
          <w:tcPr>
            <w:tcW w:w="3708" w:type="dxa"/>
            <w:tcBorders>
              <w:top w:val="single" w:sz="12" w:space="0" w:color="000000"/>
              <w:bottom w:val="single" w:sz="2" w:space="0" w:color="000000"/>
            </w:tcBorders>
          </w:tcPr>
          <w:p w:rsidR="00816064" w:rsidRPr="00F3500B" w:rsidRDefault="00816064" w:rsidP="00EF7DEC">
            <w:pPr>
              <w:pStyle w:val="TAH"/>
              <w:keepNext w:val="0"/>
              <w:keepLines w:val="0"/>
              <w:jc w:val="left"/>
              <w:rPr>
                <w:rFonts w:ascii="Courier New" w:hAnsi="Courier New"/>
                <w:b w:val="0"/>
              </w:rPr>
            </w:pPr>
            <w:r w:rsidRPr="00F3500B">
              <w:rPr>
                <w:rFonts w:ascii="Courier New" w:hAnsi="Courier New" w:cs="Courier New"/>
                <w:b w:val="0"/>
              </w:rPr>
              <w:t>UserActionListType</w:t>
            </w:r>
          </w:p>
        </w:tc>
        <w:tc>
          <w:tcPr>
            <w:tcW w:w="4770" w:type="dxa"/>
            <w:tcBorders>
              <w:top w:val="single" w:sz="12" w:space="0" w:color="000000"/>
              <w:bottom w:val="single" w:sz="2" w:space="0" w:color="000000"/>
            </w:tcBorders>
          </w:tcPr>
          <w:p w:rsidR="00816064" w:rsidRPr="00F3500B" w:rsidRDefault="00816064" w:rsidP="00EF7DEC">
            <w:pPr>
              <w:pStyle w:val="TAH"/>
              <w:keepNext w:val="0"/>
              <w:keepLines w:val="0"/>
              <w:jc w:val="left"/>
              <w:rPr>
                <w:rFonts w:cs="Arial"/>
                <w:b w:val="0"/>
              </w:rPr>
            </w:pPr>
            <w:r w:rsidRPr="00F3500B">
              <w:rPr>
                <w:rFonts w:cs="Arial"/>
                <w:b w:val="0"/>
              </w:rPr>
              <w:t>Describes a list of user actions, all of the same type.</w:t>
            </w:r>
          </w:p>
        </w:tc>
      </w:tr>
      <w:tr w:rsidR="00816064" w:rsidRPr="00F3500B" w:rsidTr="00EF7DEC">
        <w:trPr>
          <w:jc w:val="center"/>
        </w:trPr>
        <w:tc>
          <w:tcPr>
            <w:tcW w:w="3708" w:type="dxa"/>
            <w:tcBorders>
              <w:top w:val="single" w:sz="2" w:space="0" w:color="000000"/>
              <w:bottom w:val="nil"/>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ActionType</w:t>
            </w:r>
          </w:p>
        </w:tc>
        <w:tc>
          <w:tcPr>
            <w:tcW w:w="4770" w:type="dxa"/>
            <w:tcBorders>
              <w:top w:val="single" w:sz="2" w:space="0" w:color="000000"/>
              <w:bottom w:val="nil"/>
            </w:tcBorders>
          </w:tcPr>
          <w:p w:rsidR="00816064" w:rsidRPr="00F3500B" w:rsidRDefault="00816064" w:rsidP="007072F6">
            <w:pPr>
              <w:pStyle w:val="TAH"/>
              <w:keepNext w:val="0"/>
              <w:keepLines w:val="0"/>
              <w:jc w:val="left"/>
              <w:rPr>
                <w:rFonts w:cs="Arial"/>
                <w:b w:val="0"/>
              </w:rPr>
            </w:pPr>
            <w:r w:rsidRPr="00F3500B">
              <w:rPr>
                <w:rFonts w:cs="Arial"/>
                <w:b w:val="0"/>
              </w:rPr>
              <w:t xml:space="preserve">Indicates the type of action performed by the user, </w:t>
            </w:r>
            <w:r w:rsidR="007072F6" w:rsidRPr="00F3500B">
              <w:rPr>
                <w:rFonts w:cs="Arial"/>
                <w:b w:val="0"/>
              </w:rPr>
              <w:t>e.g.</w:t>
            </w:r>
            <w:r w:rsidRPr="00F3500B">
              <w:rPr>
                <w:rFonts w:cs="Arial"/>
                <w:b w:val="0"/>
              </w:rPr>
              <w:t xml:space="preserve"> </w:t>
            </w:r>
            <w:r w:rsidR="00452C3A" w:rsidRPr="00F3500B">
              <w:rPr>
                <w:rFonts w:cs="Arial"/>
                <w:b w:val="0"/>
              </w:rPr>
              <w:t>"</w:t>
            </w:r>
            <w:r w:rsidRPr="00F3500B">
              <w:rPr>
                <w:rFonts w:cs="Arial"/>
                <w:b w:val="0"/>
              </w:rPr>
              <w:t>View,</w:t>
            </w:r>
            <w:r w:rsidR="00452C3A" w:rsidRPr="00F3500B">
              <w:rPr>
                <w:rFonts w:cs="Arial"/>
                <w:b w:val="0"/>
              </w:rPr>
              <w:t>"</w:t>
            </w:r>
            <w:r w:rsidRPr="00F3500B">
              <w:rPr>
                <w:rFonts w:cs="Arial"/>
                <w:b w:val="0"/>
              </w:rPr>
              <w:t xml:space="preserve"> </w:t>
            </w:r>
            <w:r w:rsidR="00452C3A" w:rsidRPr="00F3500B">
              <w:rPr>
                <w:rFonts w:cs="Arial"/>
                <w:b w:val="0"/>
              </w:rPr>
              <w:t>"</w:t>
            </w:r>
            <w:r w:rsidRPr="00F3500B">
              <w:rPr>
                <w:rFonts w:cs="Arial"/>
                <w:b w:val="0"/>
              </w:rPr>
              <w:t>Pause,</w:t>
            </w:r>
            <w:r w:rsidR="00452C3A" w:rsidRPr="00F3500B">
              <w:rPr>
                <w:rFonts w:cs="Arial"/>
                <w:b w:val="0"/>
              </w:rPr>
              <w:t>"</w:t>
            </w:r>
            <w:r w:rsidRPr="00F3500B">
              <w:rPr>
                <w:rFonts w:cs="Arial"/>
                <w:b w:val="0"/>
              </w:rPr>
              <w:t xml:space="preserve"> </w:t>
            </w:r>
            <w:r w:rsidR="00452C3A" w:rsidRPr="00F3500B">
              <w:rPr>
                <w:rFonts w:cs="Arial"/>
                <w:b w:val="0"/>
              </w:rPr>
              <w:t>"</w:t>
            </w:r>
            <w:r w:rsidRPr="00F3500B">
              <w:rPr>
                <w:rFonts w:cs="Arial"/>
                <w:b w:val="0"/>
              </w:rPr>
              <w:t>Play,</w:t>
            </w:r>
            <w:r w:rsidR="00452C3A" w:rsidRPr="00F3500B">
              <w:rPr>
                <w:rFonts w:cs="Arial"/>
                <w:b w:val="0"/>
              </w:rPr>
              <w:t>"</w:t>
            </w:r>
            <w:r w:rsidRPr="00F3500B">
              <w:rPr>
                <w:rFonts w:cs="Arial"/>
                <w:b w:val="0"/>
              </w:rPr>
              <w:t xml:space="preserve"> and so forth. All </w:t>
            </w:r>
            <w:r w:rsidRPr="00F3500B">
              <w:rPr>
                <w:rFonts w:ascii="Courier New" w:hAnsi="Courier New" w:cs="Courier New"/>
                <w:b w:val="0"/>
              </w:rPr>
              <w:t>UserAction</w:t>
            </w:r>
            <w:r w:rsidRPr="00F3500B">
              <w:rPr>
                <w:rFonts w:cs="Arial"/>
                <w:b w:val="0"/>
              </w:rPr>
              <w:t xml:space="preserve"> elements in an </w:t>
            </w:r>
            <w:r w:rsidRPr="00F3500B">
              <w:rPr>
                <w:rFonts w:ascii="Courier New" w:hAnsi="Courier New" w:cs="Courier New"/>
                <w:b w:val="0"/>
              </w:rPr>
              <w:t>ActionList</w:t>
            </w:r>
            <w:r w:rsidRPr="00F3500B">
              <w:rPr>
                <w:rFonts w:cs="Arial"/>
                <w:b w:val="0"/>
              </w:rPr>
              <w:t xml:space="preserve"> have the same </w:t>
            </w:r>
            <w:r w:rsidRPr="00F3500B">
              <w:rPr>
                <w:rFonts w:ascii="Courier New" w:hAnsi="Courier New" w:cs="Courier New"/>
                <w:b w:val="0"/>
              </w:rPr>
              <w:t>ActionType</w:t>
            </w:r>
            <w:r w:rsidRPr="00F3500B">
              <w:rPr>
                <w:rFonts w:cs="Arial"/>
                <w:b w:val="0"/>
              </w:rPr>
              <w:t xml:space="preserve">. </w:t>
            </w:r>
            <w:r w:rsidRPr="00F3500B">
              <w:rPr>
                <w:rFonts w:ascii="Courier New" w:hAnsi="Courier New" w:cs="Courier New"/>
                <w:b w:val="0"/>
              </w:rPr>
              <w:t>ActionType</w:t>
            </w:r>
            <w:r w:rsidRPr="00F3500B">
              <w:rPr>
                <w:rFonts w:cs="Arial"/>
                <w:b w:val="0"/>
              </w:rPr>
              <w:t xml:space="preserve"> may contain a free term or a term from a classification scheme. A classification scheme that may be used (the </w:t>
            </w:r>
            <w:r w:rsidRPr="00F3500B">
              <w:rPr>
                <w:rFonts w:ascii="Courier New" w:hAnsi="Courier New" w:cs="Courier New"/>
                <w:b w:val="0"/>
              </w:rPr>
              <w:t>ActionTypeCS</w:t>
            </w:r>
            <w:r w:rsidRPr="00F3500B">
              <w:rPr>
                <w:rFonts w:cs="Arial"/>
                <w:b w:val="0"/>
              </w:rPr>
              <w:t xml:space="preserve">) is defined in </w:t>
            </w:r>
            <w:r w:rsidR="007072F6" w:rsidRPr="00F3500B">
              <w:rPr>
                <w:rFonts w:cs="Arial"/>
                <w:b w:val="0"/>
              </w:rPr>
              <w:t>clause</w:t>
            </w:r>
            <w:r w:rsidRPr="00F3500B">
              <w:rPr>
                <w:rFonts w:cs="Arial"/>
                <w:b w:val="0"/>
              </w:rPr>
              <w:t xml:space="preserve"> A.2.</w:t>
            </w:r>
          </w:p>
        </w:tc>
      </w:tr>
      <w:tr w:rsidR="00816064" w:rsidRPr="00F3500B" w:rsidTr="00EF7DEC">
        <w:trPr>
          <w:jc w:val="center"/>
        </w:trPr>
        <w:tc>
          <w:tcPr>
            <w:tcW w:w="3708" w:type="dxa"/>
            <w:tcBorders>
              <w:top w:val="single" w:sz="2" w:space="0" w:color="000000"/>
              <w:bottom w:val="nil"/>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UserAction</w:t>
            </w:r>
          </w:p>
        </w:tc>
        <w:tc>
          <w:tcPr>
            <w:tcW w:w="4770" w:type="dxa"/>
            <w:tcBorders>
              <w:top w:val="single" w:sz="2" w:space="0" w:color="000000"/>
              <w:bottom w:val="nil"/>
            </w:tcBorders>
          </w:tcPr>
          <w:p w:rsidR="00816064" w:rsidRPr="00F3500B" w:rsidRDefault="00816064" w:rsidP="007F3A30">
            <w:pPr>
              <w:pStyle w:val="TAH"/>
              <w:keepNext w:val="0"/>
              <w:keepLines w:val="0"/>
              <w:jc w:val="left"/>
              <w:rPr>
                <w:rFonts w:cs="Arial"/>
                <w:b w:val="0"/>
              </w:rPr>
            </w:pPr>
            <w:r w:rsidRPr="00F3500B">
              <w:rPr>
                <w:rFonts w:cs="Arial"/>
                <w:b w:val="0"/>
              </w:rPr>
              <w:t>Describes a single user action in a list of actions. Each action is associated with a single</w:t>
            </w:r>
            <w:r w:rsidR="007F3A30" w:rsidRPr="00F3500B">
              <w:rPr>
                <w:rFonts w:cs="Arial"/>
                <w:b w:val="0"/>
              </w:rPr>
              <w:t xml:space="preserve"> </w:t>
            </w:r>
            <w:r w:rsidRPr="00F3500B">
              <w:rPr>
                <w:rFonts w:cs="Arial"/>
                <w:b w:val="0"/>
              </w:rPr>
              <w:t xml:space="preserve">multimedia program. See </w:t>
            </w:r>
            <w:r w:rsidR="007072F6" w:rsidRPr="00F3500B">
              <w:rPr>
                <w:rFonts w:cs="Arial"/>
                <w:b w:val="0"/>
              </w:rPr>
              <w:t xml:space="preserve">clause </w:t>
            </w:r>
            <w:r w:rsidRPr="00F3500B">
              <w:rPr>
                <w:rFonts w:cs="Arial"/>
                <w:b w:val="0"/>
              </w:rPr>
              <w:t>6.5.1.4.</w:t>
            </w:r>
          </w:p>
        </w:tc>
      </w:tr>
      <w:tr w:rsidR="00816064" w:rsidRPr="00F3500B" w:rsidTr="000F57B6">
        <w:trPr>
          <w:jc w:val="center"/>
        </w:trPr>
        <w:tc>
          <w:tcPr>
            <w:tcW w:w="3708" w:type="dxa"/>
            <w:tcBorders>
              <w:top w:val="single" w:sz="2" w:space="0" w:color="000000"/>
              <w:bottom w:val="single" w:sz="2" w:space="0" w:color="000000"/>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numOfInstances</w:t>
            </w:r>
          </w:p>
        </w:tc>
        <w:tc>
          <w:tcPr>
            <w:tcW w:w="4770" w:type="dxa"/>
            <w:tcBorders>
              <w:top w:val="single" w:sz="2" w:space="0" w:color="000000"/>
              <w:bottom w:val="single" w:sz="2" w:space="0" w:color="000000"/>
            </w:tcBorders>
          </w:tcPr>
          <w:p w:rsidR="00816064" w:rsidRPr="00F3500B" w:rsidRDefault="00816064" w:rsidP="00EF7DEC">
            <w:pPr>
              <w:pStyle w:val="TAH"/>
              <w:keepNext w:val="0"/>
              <w:keepLines w:val="0"/>
              <w:jc w:val="left"/>
              <w:rPr>
                <w:rFonts w:cs="Arial"/>
                <w:b w:val="0"/>
              </w:rPr>
            </w:pPr>
            <w:r w:rsidRPr="00F3500B">
              <w:rPr>
                <w:rFonts w:cs="Arial"/>
                <w:b w:val="0"/>
              </w:rPr>
              <w:t xml:space="preserve">Indicates the number of </w:t>
            </w:r>
            <w:r w:rsidRPr="00F3500B">
              <w:rPr>
                <w:rFonts w:ascii="Courier New" w:hAnsi="Courier New" w:cs="Courier New"/>
                <w:b w:val="0"/>
              </w:rPr>
              <w:t>UserAction</w:t>
            </w:r>
            <w:r w:rsidRPr="00F3500B">
              <w:rPr>
                <w:rFonts w:cs="Arial"/>
                <w:b w:val="0"/>
              </w:rPr>
              <w:t xml:space="preserve"> elements in a </w:t>
            </w:r>
            <w:r w:rsidRPr="00F3500B">
              <w:rPr>
                <w:rFonts w:ascii="Courier New" w:hAnsi="Courier New" w:cs="Courier New"/>
                <w:b w:val="0"/>
              </w:rPr>
              <w:t>UserActionList</w:t>
            </w:r>
            <w:r w:rsidRPr="00F3500B">
              <w:rPr>
                <w:rFonts w:cs="Arial"/>
                <w:b w:val="0"/>
              </w:rPr>
              <w:t xml:space="preserve"> (e.g. 21 </w:t>
            </w:r>
            <w:r w:rsidR="00452C3A" w:rsidRPr="00F3500B">
              <w:rPr>
                <w:rFonts w:cs="Arial"/>
                <w:b w:val="0"/>
              </w:rPr>
              <w:t>"</w:t>
            </w:r>
            <w:r w:rsidRPr="00F3500B">
              <w:rPr>
                <w:rFonts w:cs="Arial"/>
                <w:b w:val="0"/>
              </w:rPr>
              <w:t>Record</w:t>
            </w:r>
            <w:r w:rsidR="00452C3A" w:rsidRPr="00F3500B">
              <w:rPr>
                <w:rFonts w:cs="Arial"/>
                <w:b w:val="0"/>
              </w:rPr>
              <w:t>"</w:t>
            </w:r>
            <w:r w:rsidRPr="00F3500B">
              <w:rPr>
                <w:rFonts w:cs="Arial"/>
                <w:b w:val="0"/>
              </w:rPr>
              <w:t xml:space="preserve"> actions; 5 </w:t>
            </w:r>
            <w:r w:rsidR="00452C3A" w:rsidRPr="00F3500B">
              <w:rPr>
                <w:rFonts w:cs="Arial"/>
                <w:b w:val="0"/>
              </w:rPr>
              <w:t>"</w:t>
            </w:r>
            <w:r w:rsidRPr="00F3500B">
              <w:rPr>
                <w:rFonts w:cs="Arial"/>
                <w:b w:val="0"/>
              </w:rPr>
              <w:t>View</w:t>
            </w:r>
            <w:r w:rsidR="00452C3A" w:rsidRPr="00F3500B">
              <w:rPr>
                <w:rFonts w:cs="Arial"/>
                <w:b w:val="0"/>
              </w:rPr>
              <w:t>"</w:t>
            </w:r>
            <w:r w:rsidRPr="00F3500B">
              <w:rPr>
                <w:rFonts w:cs="Arial"/>
                <w:b w:val="0"/>
              </w:rPr>
              <w:t xml:space="preserve"> actions; and so forth).</w:t>
            </w:r>
          </w:p>
        </w:tc>
      </w:tr>
      <w:tr w:rsidR="00816064" w:rsidRPr="00F3500B" w:rsidTr="000F57B6">
        <w:trPr>
          <w:jc w:val="center"/>
        </w:trPr>
        <w:tc>
          <w:tcPr>
            <w:tcW w:w="3708" w:type="dxa"/>
            <w:tcBorders>
              <w:top w:val="single" w:sz="2" w:space="0" w:color="000000"/>
              <w:bottom w:val="single" w:sz="4" w:space="0" w:color="auto"/>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totalDuration</w:t>
            </w:r>
          </w:p>
        </w:tc>
        <w:tc>
          <w:tcPr>
            <w:tcW w:w="4770" w:type="dxa"/>
            <w:tcBorders>
              <w:top w:val="single" w:sz="2" w:space="0" w:color="000000"/>
              <w:bottom w:val="single" w:sz="4" w:space="0" w:color="auto"/>
            </w:tcBorders>
          </w:tcPr>
          <w:p w:rsidR="00816064" w:rsidRPr="00F3500B" w:rsidRDefault="00816064" w:rsidP="00EF7DEC">
            <w:pPr>
              <w:pStyle w:val="TAH"/>
              <w:keepNext w:val="0"/>
              <w:keepLines w:val="0"/>
              <w:jc w:val="left"/>
              <w:rPr>
                <w:rFonts w:cs="Arial"/>
                <w:b w:val="0"/>
              </w:rPr>
            </w:pPr>
            <w:r w:rsidRPr="00F3500B">
              <w:rPr>
                <w:rFonts w:cs="Arial"/>
                <w:b w:val="0"/>
              </w:rPr>
              <w:t xml:space="preserve">Indicates the cumulative duration of the actions in the </w:t>
            </w:r>
            <w:r w:rsidRPr="00F3500B">
              <w:rPr>
                <w:rFonts w:ascii="Courier New" w:hAnsi="Courier New" w:cs="Courier New"/>
                <w:b w:val="0"/>
              </w:rPr>
              <w:t>UserActionList</w:t>
            </w:r>
            <w:r w:rsidRPr="00F3500B">
              <w:rPr>
                <w:rFonts w:cs="Arial"/>
                <w:b w:val="0"/>
              </w:rPr>
              <w:t xml:space="preserve"> (e.g. 32 minutes for all </w:t>
            </w:r>
            <w:r w:rsidR="00452C3A" w:rsidRPr="00F3500B">
              <w:rPr>
                <w:rFonts w:cs="Arial"/>
                <w:b w:val="0"/>
              </w:rPr>
              <w:t>"</w:t>
            </w:r>
            <w:r w:rsidRPr="00F3500B">
              <w:rPr>
                <w:rFonts w:cs="Arial"/>
                <w:b w:val="0"/>
              </w:rPr>
              <w:t>Record</w:t>
            </w:r>
            <w:r w:rsidR="00452C3A" w:rsidRPr="00F3500B">
              <w:rPr>
                <w:rFonts w:cs="Arial"/>
                <w:b w:val="0"/>
              </w:rPr>
              <w:t>"</w:t>
            </w:r>
            <w:r w:rsidRPr="00F3500B">
              <w:rPr>
                <w:rFonts w:cs="Arial"/>
                <w:b w:val="0"/>
              </w:rPr>
              <w:t xml:space="preserve"> actions). If a </w:t>
            </w:r>
            <w:r w:rsidRPr="00F3500B">
              <w:rPr>
                <w:rFonts w:ascii="Courier New" w:hAnsi="Courier New" w:cs="Courier New"/>
                <w:b w:val="0"/>
              </w:rPr>
              <w:t>UserActionList</w:t>
            </w:r>
            <w:r w:rsidRPr="00F3500B">
              <w:rPr>
                <w:rFonts w:cs="Arial"/>
                <w:b w:val="0"/>
              </w:rPr>
              <w:t xml:space="preserve"> includes </w:t>
            </w:r>
            <w:r w:rsidRPr="00F3500B">
              <w:rPr>
                <w:rFonts w:ascii="Courier New" w:hAnsi="Courier New" w:cs="Courier New"/>
                <w:b w:val="0"/>
              </w:rPr>
              <w:t>UserAction</w:t>
            </w:r>
            <w:r w:rsidRPr="00F3500B">
              <w:rPr>
                <w:rFonts w:cs="Arial"/>
                <w:b w:val="0"/>
              </w:rPr>
              <w:t xml:space="preserve"> elements and all </w:t>
            </w:r>
            <w:r w:rsidRPr="00F3500B">
              <w:rPr>
                <w:rFonts w:ascii="Courier New" w:hAnsi="Courier New" w:cs="Courier New"/>
                <w:b w:val="0"/>
              </w:rPr>
              <w:t>UserAction</w:t>
            </w:r>
            <w:r w:rsidRPr="00F3500B">
              <w:rPr>
                <w:rFonts w:cs="Arial"/>
                <w:b w:val="0"/>
              </w:rPr>
              <w:t xml:space="preserve"> elements contain a </w:t>
            </w:r>
            <w:r w:rsidRPr="00F3500B">
              <w:rPr>
                <w:rFonts w:ascii="Courier New" w:hAnsi="Courier New" w:cs="Courier New"/>
                <w:b w:val="0"/>
              </w:rPr>
              <w:t>MediaTime</w:t>
            </w:r>
            <w:r w:rsidRPr="00F3500B">
              <w:rPr>
                <w:rFonts w:cs="Arial"/>
                <w:b w:val="0"/>
              </w:rPr>
              <w:t xml:space="preserve"> element, the value of the </w:t>
            </w:r>
            <w:r w:rsidRPr="00F3500B">
              <w:rPr>
                <w:rFonts w:ascii="Courier New" w:hAnsi="Courier New" w:cs="Courier New"/>
                <w:b w:val="0"/>
              </w:rPr>
              <w:t>totalDuration</w:t>
            </w:r>
            <w:r w:rsidRPr="00F3500B">
              <w:rPr>
                <w:rFonts w:cs="Arial"/>
                <w:b w:val="0"/>
              </w:rPr>
              <w:t xml:space="preserve"> attribute shall be equivalent to the sum of the time durations specified by these </w:t>
            </w:r>
            <w:r w:rsidRPr="00F3500B">
              <w:rPr>
                <w:rFonts w:ascii="Courier New" w:hAnsi="Courier New" w:cs="Courier New"/>
                <w:b w:val="0"/>
              </w:rPr>
              <w:t>MediaTime</w:t>
            </w:r>
            <w:r w:rsidRPr="00F3500B">
              <w:rPr>
                <w:rFonts w:cs="Arial"/>
                <w:b w:val="0"/>
              </w:rPr>
              <w:t xml:space="preserve"> elements.</w:t>
            </w:r>
          </w:p>
        </w:tc>
      </w:tr>
    </w:tbl>
    <w:p w:rsidR="00132831" w:rsidRPr="00F3500B" w:rsidRDefault="00132831">
      <w:pPr>
        <w:rPr>
          <w:rFonts w:eastAsia="Arial Unicode MS"/>
        </w:rPr>
      </w:pPr>
    </w:p>
    <w:p w:rsidR="00A3385F" w:rsidRPr="00F3500B" w:rsidRDefault="00A3385F">
      <w:r w:rsidRPr="00F3500B">
        <w:rPr>
          <w:rFonts w:eastAsia="Arial Unicode MS"/>
        </w:rPr>
        <w:t xml:space="preserve">The UserActionList DS specifies a structured list of user action items, organized according to action type. Every UserAction is associated with a single programme or content entity only. A default </w:t>
      </w:r>
      <w:r w:rsidR="00344126" w:rsidRPr="00F3500B">
        <w:rPr>
          <w:rFonts w:eastAsia="Arial Unicode MS"/>
          <w:i/>
        </w:rPr>
        <w:t>TV</w:t>
      </w:r>
      <w:r w:rsidR="001425E5" w:rsidRPr="00F3500B">
        <w:rPr>
          <w:rFonts w:eastAsia="Arial Unicode MS"/>
          <w:i/>
        </w:rPr>
        <w:t>-</w:t>
      </w:r>
      <w:r w:rsidR="00344126" w:rsidRPr="00F3500B">
        <w:rPr>
          <w:rFonts w:eastAsia="Arial Unicode MS"/>
          <w:i/>
        </w:rPr>
        <w:t>Anytime</w:t>
      </w:r>
      <w:r w:rsidRPr="00F3500B">
        <w:rPr>
          <w:rFonts w:eastAsia="Arial Unicode MS"/>
        </w:rPr>
        <w:t xml:space="preserve"> classification scheme of valid user actions is provided in </w:t>
      </w:r>
      <w:r w:rsidR="00C16A9B" w:rsidRPr="00F3500B">
        <w:rPr>
          <w:rFonts w:eastAsia="Arial Unicode MS"/>
        </w:rPr>
        <w:t>annex </w:t>
      </w:r>
      <w:r w:rsidRPr="00F3500B">
        <w:rPr>
          <w:rFonts w:eastAsia="Arial Unicode MS"/>
        </w:rPr>
        <w:t>A.</w:t>
      </w:r>
    </w:p>
    <w:p w:rsidR="00A3385F" w:rsidRPr="00F3500B" w:rsidRDefault="00A3385F">
      <w:r w:rsidRPr="00F3500B">
        <w:lastRenderedPageBreak/>
        <w:t xml:space="preserve">The specification of the UserActionList DS is </w:t>
      </w:r>
      <w:r w:rsidR="00C1459B" w:rsidRPr="00F3500B">
        <w:t>derived from</w:t>
      </w:r>
      <w:r w:rsidRPr="00F3500B">
        <w:t xml:space="preserve"> </w:t>
      </w:r>
      <w:r w:rsidR="00C16A9B" w:rsidRPr="00F3500B">
        <w:t>clause 1</w:t>
      </w:r>
      <w:r w:rsidRPr="00F3500B">
        <w:t>5.2.3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Syntax of the UserActionList DS is </w:t>
      </w:r>
      <w:r w:rsidR="00C1459B" w:rsidRPr="00F3500B">
        <w:t>based on</w:t>
      </w:r>
      <w:r w:rsidRPr="00F3500B">
        <w:t xml:space="preserve"> </w:t>
      </w:r>
      <w:r w:rsidR="00C16A9B" w:rsidRPr="00F3500B">
        <w:t>clause 1</w:t>
      </w:r>
      <w:r w:rsidRPr="00F3500B">
        <w:t>5.2.3.1 in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Semantics of the UserActionList DS </w:t>
      </w:r>
      <w:r w:rsidR="00C1459B" w:rsidRPr="00F3500B">
        <w:t>is based</w:t>
      </w:r>
      <w:r w:rsidRPr="00F3500B">
        <w:t xml:space="preserve"> </w:t>
      </w:r>
      <w:r w:rsidR="00C1459B" w:rsidRPr="00F3500B">
        <w:t>on</w:t>
      </w:r>
      <w:r w:rsidRPr="00F3500B">
        <w:t xml:space="preserve"> </w:t>
      </w:r>
      <w:r w:rsidR="00C16A9B" w:rsidRPr="00F3500B">
        <w:t>clause 1</w:t>
      </w:r>
      <w:r w:rsidRPr="00F3500B">
        <w:t>5.2.3.2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p>
    <w:p w:rsidR="00A3385F" w:rsidRPr="00F3500B" w:rsidRDefault="00A3385F" w:rsidP="00614D0B">
      <w:pPr>
        <w:pStyle w:val="Heading4"/>
      </w:pPr>
      <w:bookmarkStart w:id="2019" w:name="_Toc445718977"/>
      <w:r w:rsidRPr="00F3500B">
        <w:t>6.5.1.4</w:t>
      </w:r>
      <w:r w:rsidRPr="00F3500B">
        <w:tab/>
        <w:t>UserAction DS</w:t>
      </w:r>
      <w:bookmarkEnd w:id="2019"/>
    </w:p>
    <w:p w:rsidR="00D47F54" w:rsidRPr="00F3500B" w:rsidRDefault="002F05F2" w:rsidP="00D47F54">
      <w:pPr>
        <w:pStyle w:val="FL"/>
      </w:pPr>
      <w:r w:rsidRPr="00F3500B">
        <w:rPr>
          <w:noProof/>
          <w:lang w:val="fr-CH" w:eastAsia="fr-CH"/>
        </w:rPr>
        <w:drawing>
          <wp:inline distT="0" distB="0" distL="0" distR="0" wp14:anchorId="76B8172B" wp14:editId="0F5DC76F">
            <wp:extent cx="3713480" cy="2377440"/>
            <wp:effectExtent l="0" t="0" r="0" b="0"/>
            <wp:docPr id="35" name="Picture 35" descr="UserAc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ActionTyp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13480" cy="2377440"/>
                    </a:xfrm>
                    <a:prstGeom prst="rect">
                      <a:avLst/>
                    </a:prstGeom>
                    <a:noFill/>
                    <a:ln>
                      <a:noFill/>
                    </a:ln>
                  </pic:spPr>
                </pic:pic>
              </a:graphicData>
            </a:graphic>
          </wp:inline>
        </w:drawing>
      </w:r>
    </w:p>
    <w:p w:rsidR="008532F7" w:rsidRPr="00F3500B" w:rsidRDefault="00A3385F">
      <w:pPr>
        <w:rPr>
          <w:rFonts w:eastAsia="Arial Unicode MS"/>
        </w:rPr>
      </w:pPr>
      <w:r w:rsidRPr="00F3500B">
        <w:rPr>
          <w:rFonts w:eastAsia="???"/>
        </w:rPr>
        <w:t>The Us</w:t>
      </w:r>
      <w:r w:rsidRPr="00F3500B">
        <w:rPr>
          <w:rFonts w:eastAsia="Arial Unicode MS"/>
        </w:rPr>
        <w:t>erAction DS provides detailed information about individual user actions, including the time of occurrence, duration, associated CRID of the programme, location of the programme and references to related content descriptions and material.</w:t>
      </w:r>
    </w:p>
    <w:p w:rsidR="00A3385F" w:rsidRPr="00F3500B" w:rsidRDefault="00A3385F">
      <w:r w:rsidRPr="00F3500B">
        <w:t xml:space="preserve">The </w:t>
      </w:r>
      <w:r w:rsidR="00344126" w:rsidRPr="00F3500B">
        <w:rPr>
          <w:i/>
        </w:rPr>
        <w:t>TV</w:t>
      </w:r>
      <w:r w:rsidR="001425E5" w:rsidRPr="00F3500B">
        <w:rPr>
          <w:i/>
        </w:rPr>
        <w:t>-</w:t>
      </w:r>
      <w:r w:rsidR="00344126" w:rsidRPr="00F3500B">
        <w:rPr>
          <w:i/>
        </w:rPr>
        <w:t>Anytime</w:t>
      </w:r>
      <w:r w:rsidRPr="00F3500B">
        <w:t xml:space="preserve"> Forum UserAction DS is an extension of the UserAction DS specified in </w:t>
      </w:r>
      <w:r w:rsidR="00C16A9B" w:rsidRPr="00F3500B">
        <w:t>clause 1</w:t>
      </w:r>
      <w:r w:rsidRPr="00F3500B">
        <w:t>5.2.4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as follows.</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UserActionType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complex</w:t>
      </w:r>
      <w:r w:rsidRPr="00F3500B">
        <w:rPr>
          <w:rFonts w:ascii="Courier New" w:eastAsia="Arial Unicode MS" w:hAnsi="Courier New"/>
          <w:sz w:val="18"/>
        </w:rPr>
        <w:t>Content</w:t>
      </w:r>
      <w:proofErr w:type="gramEnd"/>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:UserActionType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6541E2" w:rsidRPr="00F3500B">
        <w:rPr>
          <w:rFonts w:ascii="Courier New" w:eastAsia="Arial Unicode MS" w:hAnsi="Courier New"/>
          <w:sz w:val="18"/>
        </w:rPr>
        <w:t>tva</w:t>
      </w:r>
      <w:proofErr w:type="gramStart"/>
      <w:r w:rsidR="006541E2" w:rsidRPr="00F3500B">
        <w:rPr>
          <w:rFonts w:ascii="Courier New" w:eastAsia="Arial Unicode MS" w:hAnsi="Courier New"/>
          <w:sz w:val="18"/>
        </w:rPr>
        <w:t>:TVAExtended</w:t>
      </w:r>
      <w:r w:rsidRPr="00F3500B">
        <w:rPr>
          <w:rFonts w:ascii="Courier New" w:eastAsia="Arial Unicode MS" w:hAnsi="Courier New"/>
          <w:sz w:val="18"/>
        </w:rPr>
        <w:t>URI</w:t>
      </w:r>
      <w:r w:rsidR="006541E2" w:rsidRPr="00F3500B">
        <w:rPr>
          <w:rFonts w:ascii="Courier New" w:eastAsia="Arial Unicode MS" w:hAnsi="Courier New"/>
          <w:sz w:val="18"/>
        </w:rPr>
        <w: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B43EC"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1</w:t>
      </w:r>
      <w:r w:rsidR="00452C3A" w:rsidRPr="00F3500B">
        <w:rPr>
          <w:rFonts w:ascii="Courier New" w:eastAsia="Arial Unicode MS" w:hAnsi="Courier New"/>
          <w:sz w:val="18"/>
        </w:rPr>
        <w:t>"</w:t>
      </w:r>
      <w:r w:rsidRPr="00F3500B">
        <w:rPr>
          <w:rFonts w:ascii="Courier New" w:eastAsia="Arial Unicode MS" w:hAnsi="Courier New"/>
          <w:sz w:val="18"/>
        </w:rPr>
        <w:t>/&gt;</w:t>
      </w:r>
    </w:p>
    <w:p w:rsidR="009B43EC" w:rsidRPr="00F3500B" w:rsidRDefault="009B43EC" w:rsidP="009B43E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lang w:eastAsia="ko-KR"/>
        </w:rPr>
      </w:pP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&lt;element name=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Rating</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mpeg7</w:t>
      </w:r>
      <w:proofErr w:type="gramStart"/>
      <w:r w:rsidRPr="00F3500B">
        <w:rPr>
          <w:rFonts w:ascii="Courier New" w:eastAsia="Arial Unicode MS" w:hAnsi="Courier New" w:cs="Courier New"/>
          <w:sz w:val="18"/>
          <w:szCs w:val="18"/>
          <w:lang w:eastAsia="ko-KR"/>
        </w:rPr>
        <w:t>:RatingType</w:t>
      </w:r>
      <w:proofErr w:type="gramEnd"/>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minOccurs=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0</w:t>
      </w:r>
      <w:r w:rsidR="00452C3A" w:rsidRPr="00F3500B">
        <w:rPr>
          <w:rFonts w:ascii="Courier New" w:eastAsia="Arial Unicode MS" w:hAnsi="Courier New" w:cs="Courier New"/>
          <w:sz w:val="18"/>
          <w:szCs w:val="18"/>
          <w:lang w:eastAsia="ko-KR"/>
        </w:rPr>
        <w:t>"</w:t>
      </w:r>
    </w:p>
    <w:p w:rsidR="007B72A5" w:rsidRDefault="009B43E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lang w:val="fr-CH" w:eastAsia="ko-KR"/>
        </w:rPr>
      </w:pP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proofErr w:type="gramStart"/>
      <w:r w:rsidRPr="00E05D84">
        <w:rPr>
          <w:rFonts w:ascii="Courier New" w:eastAsia="Arial Unicode MS" w:hAnsi="Courier New" w:cs="Courier New"/>
          <w:sz w:val="18"/>
          <w:szCs w:val="18"/>
          <w:lang w:val="fr-CH" w:eastAsia="ko-KR"/>
        </w:rPr>
        <w:t>maxOccurs</w:t>
      </w:r>
      <w:proofErr w:type="gramEnd"/>
      <w:r w:rsidRPr="00E05D84">
        <w:rPr>
          <w:rFonts w:ascii="Courier New" w:eastAsia="Arial Unicode MS" w:hAnsi="Courier New" w:cs="Courier New"/>
          <w:sz w:val="18"/>
          <w:szCs w:val="18"/>
          <w:lang w:val="fr-CH" w:eastAsia="ko-KR"/>
        </w:rPr>
        <w:t>=</w:t>
      </w:r>
      <w:r w:rsidR="00452C3A" w:rsidRPr="00E05D84">
        <w:rPr>
          <w:rFonts w:ascii="Courier New" w:eastAsia="Arial Unicode MS" w:hAnsi="Courier New" w:cs="Courier New"/>
          <w:sz w:val="18"/>
          <w:szCs w:val="18"/>
          <w:lang w:val="fr-CH" w:eastAsia="ko-KR"/>
        </w:rPr>
        <w:t>"</w:t>
      </w:r>
      <w:r w:rsidRPr="00E05D84">
        <w:rPr>
          <w:rFonts w:ascii="Courier New" w:eastAsia="Arial Unicode MS" w:hAnsi="Courier New" w:cs="Courier New"/>
          <w:sz w:val="18"/>
          <w:szCs w:val="18"/>
          <w:lang w:val="fr-CH" w:eastAsia="ko-KR"/>
        </w:rPr>
        <w:t>1</w:t>
      </w:r>
      <w:r w:rsidR="00452C3A" w:rsidRPr="00E05D84">
        <w:rPr>
          <w:rFonts w:ascii="Courier New" w:eastAsia="Arial Unicode MS" w:hAnsi="Courier New" w:cs="Courier New"/>
          <w:sz w:val="18"/>
          <w:szCs w:val="18"/>
          <w:lang w:val="fr-CH" w:eastAsia="ko-KR"/>
        </w:rPr>
        <w:t>"</w:t>
      </w:r>
      <w:r w:rsidRPr="00E05D84">
        <w:rPr>
          <w:rFonts w:ascii="Courier New" w:eastAsia="Arial Unicode MS" w:hAnsi="Courier New" w:cs="Courier New"/>
          <w:sz w:val="18"/>
          <w:szCs w:val="18"/>
          <w:lang w:val="fr-CH" w:eastAsia="ko-KR"/>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sequence</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extension</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complexContent</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&lt;/</w:t>
      </w:r>
      <w:proofErr w:type="gramStart"/>
      <w:r w:rsidRPr="00E05D84">
        <w:rPr>
          <w:rFonts w:ascii="Courier New" w:eastAsia="Arial Unicode MS" w:hAnsi="Courier New"/>
          <w:sz w:val="18"/>
          <w:lang w:val="fr-CH"/>
        </w:rPr>
        <w:t>complexType</w:t>
      </w:r>
      <w:proofErr w:type="gramEnd"/>
      <w:r w:rsidRPr="00E05D84">
        <w:rPr>
          <w:rFonts w:ascii="Courier New" w:eastAsia="Arial Unicode MS" w:hAnsi="Courier New"/>
          <w:sz w:val="18"/>
          <w:lang w:val="fr-CH"/>
        </w:rPr>
        <w:t>&gt;</w:t>
      </w:r>
    </w:p>
    <w:p w:rsidR="00A3385F" w:rsidRPr="00E05D84" w:rsidRDefault="00A3385F">
      <w:pPr>
        <w:rPr>
          <w:lang w:val="fr-CH"/>
        </w:rPr>
      </w:pPr>
    </w:p>
    <w:p w:rsidR="00A3385F" w:rsidRPr="00F3500B" w:rsidRDefault="00A3385F">
      <w:r w:rsidRPr="00F3500B">
        <w:t xml:space="preserve">Syntax of the base UserAction DS is specified in </w:t>
      </w:r>
      <w:r w:rsidR="00C16A9B" w:rsidRPr="00F3500B">
        <w:t>clause 1</w:t>
      </w:r>
      <w:r w:rsidRPr="00F3500B">
        <w:t>5.2.4.1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Semantics of the base UserAction DS are specified in </w:t>
      </w:r>
      <w:r w:rsidR="00C16A9B" w:rsidRPr="00F3500B">
        <w:t>clause 1</w:t>
      </w:r>
      <w:r w:rsidRPr="00F3500B">
        <w:t>5.2.4.2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The semantics of the additional element in the </w:t>
      </w:r>
      <w:r w:rsidR="00344126" w:rsidRPr="00F3500B">
        <w:rPr>
          <w:i/>
        </w:rPr>
        <w:t>TV</w:t>
      </w:r>
      <w:r w:rsidR="001425E5" w:rsidRPr="00F3500B">
        <w:rPr>
          <w:i/>
        </w:rPr>
        <w:t>-</w:t>
      </w:r>
      <w:r w:rsidR="00344126" w:rsidRPr="00F3500B">
        <w:rPr>
          <w:i/>
        </w:rPr>
        <w:t>Anytime</w:t>
      </w:r>
      <w:r w:rsidRPr="00F3500B">
        <w:t xml:space="preserve"> Forum UserAction DS is as follows.</w:t>
      </w: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2540"/>
        <w:gridCol w:w="5938"/>
      </w:tblGrid>
      <w:tr w:rsidR="00A3385F" w:rsidRPr="00F3500B" w:rsidTr="009B43EC">
        <w:trPr>
          <w:jc w:val="center"/>
        </w:trPr>
        <w:tc>
          <w:tcPr>
            <w:tcW w:w="2540" w:type="dxa"/>
            <w:tcBorders>
              <w:bottom w:val="single" w:sz="12" w:space="0" w:color="000000"/>
            </w:tcBorders>
          </w:tcPr>
          <w:p w:rsidR="00A3385F" w:rsidRPr="00F3500B" w:rsidRDefault="00A3385F">
            <w:pPr>
              <w:pStyle w:val="TAH"/>
            </w:pPr>
            <w:r w:rsidRPr="00F3500B">
              <w:t>Name</w:t>
            </w:r>
          </w:p>
        </w:tc>
        <w:tc>
          <w:tcPr>
            <w:tcW w:w="5938" w:type="dxa"/>
            <w:tcBorders>
              <w:bottom w:val="single" w:sz="12" w:space="0" w:color="000000"/>
            </w:tcBorders>
          </w:tcPr>
          <w:p w:rsidR="00A3385F" w:rsidRPr="00F3500B" w:rsidRDefault="00A3385F">
            <w:pPr>
              <w:pStyle w:val="TAH"/>
            </w:pPr>
            <w:r w:rsidRPr="00F3500B">
              <w:t>Definition</w:t>
            </w:r>
          </w:p>
        </w:tc>
      </w:tr>
      <w:tr w:rsidR="00A3385F" w:rsidRPr="00F3500B" w:rsidTr="009B43EC">
        <w:trPr>
          <w:jc w:val="center"/>
        </w:trPr>
        <w:tc>
          <w:tcPr>
            <w:tcW w:w="2540" w:type="dxa"/>
            <w:tcBorders>
              <w:top w:val="single" w:sz="12" w:space="0" w:color="000000"/>
              <w:bottom w:val="single" w:sz="1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ProgramLocation</w:t>
            </w:r>
          </w:p>
        </w:tc>
        <w:tc>
          <w:tcPr>
            <w:tcW w:w="5938" w:type="dxa"/>
            <w:tcBorders>
              <w:top w:val="single" w:sz="12" w:space="0" w:color="000000"/>
              <w:bottom w:val="single" w:sz="12" w:space="0" w:color="000000"/>
            </w:tcBorders>
          </w:tcPr>
          <w:p w:rsidR="00A3385F" w:rsidRPr="00F3500B" w:rsidRDefault="00A3385F">
            <w:pPr>
              <w:pStyle w:val="TAL"/>
            </w:pPr>
            <w:r w:rsidRPr="00F3500B">
              <w:t xml:space="preserve">An optional element describing the location of the programme associated with the user action. </w:t>
            </w:r>
          </w:p>
        </w:tc>
      </w:tr>
      <w:tr w:rsidR="009B43EC" w:rsidRPr="00F3500B" w:rsidTr="009B43EC">
        <w:trPr>
          <w:jc w:val="center"/>
        </w:trPr>
        <w:tc>
          <w:tcPr>
            <w:tcW w:w="2540" w:type="dxa"/>
            <w:tcBorders>
              <w:top w:val="single" w:sz="12" w:space="0" w:color="000000"/>
              <w:bottom w:val="single" w:sz="2" w:space="0" w:color="000000"/>
            </w:tcBorders>
          </w:tcPr>
          <w:p w:rsidR="009B43EC" w:rsidRPr="00F3500B" w:rsidRDefault="009B43EC">
            <w:pPr>
              <w:pStyle w:val="TAL"/>
              <w:rPr>
                <w:rFonts w:ascii="Courier New" w:hAnsi="Courier New"/>
                <w:lang w:eastAsia="ja-JP"/>
              </w:rPr>
            </w:pPr>
            <w:r w:rsidRPr="00F3500B">
              <w:rPr>
                <w:rFonts w:ascii="Courier New" w:hAnsi="Courier New"/>
                <w:lang w:eastAsia="ja-JP"/>
              </w:rPr>
              <w:t>Rating</w:t>
            </w:r>
          </w:p>
        </w:tc>
        <w:tc>
          <w:tcPr>
            <w:tcW w:w="5938" w:type="dxa"/>
            <w:tcBorders>
              <w:top w:val="single" w:sz="12" w:space="0" w:color="000000"/>
              <w:bottom w:val="single" w:sz="2" w:space="0" w:color="000000"/>
            </w:tcBorders>
          </w:tcPr>
          <w:p w:rsidR="009B43EC" w:rsidRPr="00F3500B" w:rsidRDefault="009B43EC" w:rsidP="009B43EC">
            <w:pPr>
              <w:pStyle w:val="HTMLAddress"/>
              <w:spacing w:after="0"/>
              <w:rPr>
                <w:rFonts w:ascii="Arial" w:eastAsia="Arial Unicode MS" w:hAnsi="Arial" w:cs="Arial"/>
                <w:i w:val="0"/>
                <w:sz w:val="18"/>
                <w:szCs w:val="18"/>
                <w:lang w:eastAsia="ko-KR"/>
              </w:rPr>
            </w:pPr>
            <w:r w:rsidRPr="00F3500B">
              <w:rPr>
                <w:rFonts w:ascii="Arial" w:eastAsia="Arial Unicode MS" w:hAnsi="Arial" w:cs="Arial"/>
                <w:i w:val="0"/>
                <w:sz w:val="18"/>
                <w:szCs w:val="18"/>
                <w:lang w:eastAsia="ko-KR"/>
              </w:rPr>
              <w:t>An optional element which specifies the rating value and criterion of a rating action.</w:t>
            </w:r>
          </w:p>
        </w:tc>
      </w:tr>
    </w:tbl>
    <w:p w:rsidR="00A3385F" w:rsidRPr="00F3500B" w:rsidRDefault="00A3385F"/>
    <w:p w:rsidR="00A3385F" w:rsidRPr="00F3500B" w:rsidRDefault="00A3385F">
      <w:r w:rsidRPr="00F3500B">
        <w:t xml:space="preserve">In order to ensure full compliance with the CRID definition as stated by the TVA Content Referencing Specification, the </w:t>
      </w:r>
      <w:r w:rsidRPr="00F3500B">
        <w:rPr>
          <w:rFonts w:ascii="Courier New" w:hAnsi="Courier New"/>
        </w:rPr>
        <w:t>ProgramIdentifier</w:t>
      </w:r>
      <w:r w:rsidRPr="00F3500B">
        <w:t xml:space="preserve"> element of the </w:t>
      </w:r>
      <w:r w:rsidRPr="00F3500B">
        <w:rPr>
          <w:rFonts w:ascii="Courier New" w:hAnsi="Courier New"/>
        </w:rPr>
        <w:t>UserAction</w:t>
      </w:r>
      <w:r w:rsidRPr="00F3500B">
        <w:t xml:space="preserve"> DS is constrained as follows:</w:t>
      </w:r>
    </w:p>
    <w:p w:rsidR="00A3385F" w:rsidRPr="00F3500B" w:rsidRDefault="00A3385F">
      <w:pPr>
        <w:pStyle w:val="B1"/>
      </w:pPr>
      <w:r w:rsidRPr="00F3500B">
        <w:t xml:space="preserve">If the </w:t>
      </w:r>
      <w:r w:rsidRPr="00F3500B">
        <w:rPr>
          <w:rFonts w:ascii="Courier New" w:hAnsi="Courier New"/>
        </w:rPr>
        <w:t>type</w:t>
      </w:r>
      <w:r w:rsidRPr="00F3500B">
        <w:t xml:space="preserve"> attribute of </w:t>
      </w:r>
      <w:r w:rsidRPr="00F3500B">
        <w:rPr>
          <w:rFonts w:ascii="Courier New" w:hAnsi="Courier New"/>
        </w:rPr>
        <w:t>ProgramIdentifier</w:t>
      </w:r>
      <w:r w:rsidRPr="00F3500B">
        <w:t xml:space="preserve"> element is instantiated in descriptions compliant to the TVA Metadata Specification, it shall be set to the value </w:t>
      </w:r>
      <w:r w:rsidR="00452C3A" w:rsidRPr="00F3500B">
        <w:t>"</w:t>
      </w:r>
      <w:r w:rsidRPr="00F3500B">
        <w:t>CRID</w:t>
      </w:r>
      <w:r w:rsidR="00452C3A" w:rsidRPr="00F3500B">
        <w:t>"</w:t>
      </w:r>
      <w:r w:rsidRPr="00F3500B">
        <w:t>.</w:t>
      </w:r>
    </w:p>
    <w:p w:rsidR="00A3385F" w:rsidRPr="00F3500B" w:rsidRDefault="00A3385F">
      <w:pPr>
        <w:pStyle w:val="B1"/>
      </w:pPr>
      <w:r w:rsidRPr="00F3500B">
        <w:t xml:space="preserve">The </w:t>
      </w:r>
      <w:r w:rsidRPr="00F3500B">
        <w:rPr>
          <w:rFonts w:ascii="Courier New" w:hAnsi="Courier New"/>
        </w:rPr>
        <w:t>ProgramIdentifier</w:t>
      </w:r>
      <w:r w:rsidRPr="00F3500B">
        <w:t xml:space="preserve"> element instances in descriptions compliant to the TVA Metadata Specification shall specify a CRID that complies with the syntax defined in the TVA Content Referencing Specification.</w:t>
      </w:r>
    </w:p>
    <w:p w:rsidR="00A3385F" w:rsidRPr="00F3500B" w:rsidRDefault="00A3385F">
      <w:r w:rsidRPr="00F3500B">
        <w:lastRenderedPageBreak/>
        <w:t xml:space="preserve">Furthermore, in </w:t>
      </w:r>
      <w:r w:rsidR="00344126" w:rsidRPr="00F3500B">
        <w:rPr>
          <w:i/>
        </w:rPr>
        <w:t>TV</w:t>
      </w:r>
      <w:r w:rsidR="001425E5" w:rsidRPr="00F3500B">
        <w:rPr>
          <w:i/>
        </w:rPr>
        <w:t>-</w:t>
      </w:r>
      <w:r w:rsidR="00344126" w:rsidRPr="00F3500B">
        <w:rPr>
          <w:i/>
        </w:rPr>
        <w:t>Anytime</w:t>
      </w:r>
      <w:r w:rsidRPr="00F3500B">
        <w:t xml:space="preserve"> descriptions, the </w:t>
      </w:r>
      <w:r w:rsidRPr="00F3500B">
        <w:rPr>
          <w:rFonts w:ascii="Courier New" w:hAnsi="Courier New"/>
        </w:rPr>
        <w:t>ActionDataItem</w:t>
      </w:r>
      <w:r w:rsidRPr="00F3500B">
        <w:t xml:space="preserve"> element of the base UserAction DS may contain an Instance Metadata ID (see </w:t>
      </w:r>
      <w:r w:rsidR="00C16A9B" w:rsidRPr="00F3500B">
        <w:t>clause 6</w:t>
      </w:r>
      <w:r w:rsidRPr="00F3500B">
        <w:t>.4.2).</w:t>
      </w:r>
    </w:p>
    <w:p w:rsidR="00A3385F" w:rsidRPr="00F3500B" w:rsidRDefault="00A3385F" w:rsidP="00614D0B">
      <w:pPr>
        <w:pStyle w:val="Heading4"/>
      </w:pPr>
      <w:bookmarkStart w:id="2020" w:name="_Toc445718978"/>
      <w:r w:rsidRPr="00F3500B">
        <w:t>6.5.1.5</w:t>
      </w:r>
      <w:r w:rsidRPr="00F3500B">
        <w:tab/>
        <w:t>Informative examples</w:t>
      </w:r>
      <w:bookmarkEnd w:id="2020"/>
    </w:p>
    <w:p w:rsidR="00A3385F" w:rsidRPr="00F3500B" w:rsidRDefault="00A3385F">
      <w:pPr>
        <w:rPr>
          <w:lang w:eastAsia="ja-JP"/>
        </w:rPr>
      </w:pPr>
      <w:r w:rsidRPr="00F3500B">
        <w:t xml:space="preserve">Informative examples of the usage history DSs presented in </w:t>
      </w:r>
      <w:r w:rsidR="00E031C0" w:rsidRPr="00F3500B">
        <w:t>the present clause</w:t>
      </w:r>
      <w:r w:rsidR="00C16A9B" w:rsidRPr="00F3500B">
        <w:t xml:space="preserve"> </w:t>
      </w:r>
      <w:r w:rsidRPr="00F3500B">
        <w:t xml:space="preserve">are provided in </w:t>
      </w:r>
      <w:r w:rsidR="00C16A9B" w:rsidRPr="00F3500B">
        <w:t>clause 1</w:t>
      </w:r>
      <w:r w:rsidRPr="00F3500B">
        <w:t>5.2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sidP="00614D0B">
      <w:pPr>
        <w:pStyle w:val="Heading3"/>
      </w:pPr>
      <w:bookmarkStart w:id="2021" w:name="_Toc445718979"/>
      <w:r w:rsidRPr="00F3500B">
        <w:t>6.5.2</w:t>
      </w:r>
      <w:r w:rsidRPr="00F3500B">
        <w:tab/>
        <w:t>User preferences DS</w:t>
      </w:r>
      <w:bookmarkEnd w:id="2021"/>
    </w:p>
    <w:p w:rsidR="00EE285B" w:rsidRPr="00F3500B" w:rsidRDefault="00452C3A" w:rsidP="00C321EA">
      <w:pPr>
        <w:pStyle w:val="Heading4"/>
      </w:pPr>
      <w:bookmarkStart w:id="2022" w:name="_Toc445718980"/>
      <w:r w:rsidRPr="00F3500B">
        <w:t>6.5.2.0</w:t>
      </w:r>
      <w:r w:rsidR="00EE285B" w:rsidRPr="00F3500B">
        <w:tab/>
        <w:t>Introduction to the concept of user preference</w:t>
      </w:r>
      <w:bookmarkEnd w:id="2022"/>
    </w:p>
    <w:p w:rsidR="008532F7" w:rsidRPr="00F3500B" w:rsidRDefault="00E031C0">
      <w:r w:rsidRPr="00F3500B">
        <w:t>The present clause</w:t>
      </w:r>
      <w:r w:rsidR="00C16A9B" w:rsidRPr="00F3500B">
        <w:t xml:space="preserve"> </w:t>
      </w:r>
      <w:r w:rsidR="00A3385F" w:rsidRPr="00F3500B">
        <w:t>contains DSs that facilitate description of user</w:t>
      </w:r>
      <w:r w:rsidR="005B1F1E" w:rsidRPr="00F3500B">
        <w:t>'</w:t>
      </w:r>
      <w:r w:rsidR="00A3385F" w:rsidRPr="00F3500B">
        <w:t>s preferences pertaining to consumption of multimedia material. User preference descriptions can be correlated with media descriptions to search, filter, select and consume desired content. Correspondence between user preference and media descriptions facilitates accurate and efficient personalization of content access and content consumption.</w:t>
      </w:r>
    </w:p>
    <w:p w:rsidR="00A3385F" w:rsidRPr="00F3500B" w:rsidRDefault="00A3385F">
      <w:r w:rsidRPr="00F3500B">
        <w:t>In particular, usage scenarios enabled by these schemes include the following:</w:t>
      </w:r>
    </w:p>
    <w:p w:rsidR="00A3385F" w:rsidRPr="00F3500B" w:rsidRDefault="00A3385F">
      <w:pPr>
        <w:pStyle w:val="B1"/>
      </w:pPr>
      <w:r w:rsidRPr="00F3500B">
        <w:t>Identification of multiple users.</w:t>
      </w:r>
    </w:p>
    <w:p w:rsidR="00A3385F" w:rsidRPr="00F3500B" w:rsidRDefault="00A3385F">
      <w:pPr>
        <w:pStyle w:val="B1"/>
      </w:pPr>
      <w:r w:rsidRPr="00F3500B">
        <w:t>Filtering according to a rich combination of user preferences on genre, time, date, channel, etc.</w:t>
      </w:r>
    </w:p>
    <w:p w:rsidR="00A3385F" w:rsidRPr="00F3500B" w:rsidRDefault="00A3385F">
      <w:pPr>
        <w:pStyle w:val="B1"/>
      </w:pPr>
      <w:r w:rsidRPr="00F3500B">
        <w:t>Accurate and effective agent operation by featuring a well-defined mapping between user preferences and media descriptions.</w:t>
      </w:r>
    </w:p>
    <w:p w:rsidR="00A3385F" w:rsidRPr="00F3500B" w:rsidRDefault="00A3385F">
      <w:pPr>
        <w:pStyle w:val="B1"/>
      </w:pPr>
      <w:r w:rsidRPr="00F3500B">
        <w:t>Prioritization of sources of information in combination with other preferences such as genres, titles, etc.</w:t>
      </w:r>
    </w:p>
    <w:p w:rsidR="00A3385F" w:rsidRPr="00F3500B" w:rsidRDefault="00A3385F">
      <w:pPr>
        <w:pStyle w:val="B1"/>
      </w:pPr>
      <w:r w:rsidRPr="00F3500B">
        <w:t>Specification of preferences (e.g. for a favourite actor) for a particular time duration.</w:t>
      </w:r>
    </w:p>
    <w:p w:rsidR="00A3385F" w:rsidRPr="00F3500B" w:rsidRDefault="00A3385F">
      <w:pPr>
        <w:pStyle w:val="B1"/>
      </w:pPr>
      <w:r w:rsidRPr="00F3500B">
        <w:t>Specification of preferred keywords in connection with other preferences, such as genre (e.g. news).</w:t>
      </w:r>
    </w:p>
    <w:p w:rsidR="00A3385F" w:rsidRPr="00F3500B" w:rsidRDefault="00A3385F">
      <w:pPr>
        <w:pStyle w:val="B1"/>
      </w:pPr>
      <w:r w:rsidRPr="00F3500B">
        <w:t>Specification of preferred critics and critic</w:t>
      </w:r>
      <w:r w:rsidR="005B1F1E" w:rsidRPr="00F3500B">
        <w:t>'</w:t>
      </w:r>
      <w:r w:rsidRPr="00F3500B">
        <w:t>s ratings.</w:t>
      </w:r>
    </w:p>
    <w:p w:rsidR="00A3385F" w:rsidRPr="00F3500B" w:rsidRDefault="00A3385F">
      <w:pPr>
        <w:pStyle w:val="B1"/>
      </w:pPr>
      <w:r w:rsidRPr="00F3500B">
        <w:t>Description of consumer</w:t>
      </w:r>
      <w:r w:rsidR="005B1F1E" w:rsidRPr="00F3500B">
        <w:t>'</w:t>
      </w:r>
      <w:r w:rsidRPr="00F3500B">
        <w:t>s desire to keep the entire, or selected parts of preference data private.</w:t>
      </w:r>
    </w:p>
    <w:p w:rsidR="00A3385F" w:rsidRPr="00F3500B" w:rsidRDefault="00A3385F">
      <w:pPr>
        <w:pStyle w:val="B1"/>
      </w:pPr>
      <w:r w:rsidRPr="00F3500B">
        <w:t>Specification of preferences for genre and source preference combinations.</w:t>
      </w:r>
    </w:p>
    <w:p w:rsidR="00A3385F" w:rsidRPr="00F3500B" w:rsidRDefault="00A3385F">
      <w:pPr>
        <w:pStyle w:val="B1"/>
      </w:pPr>
      <w:r w:rsidRPr="00F3500B">
        <w:t>Descriptions of preferences for particular kinds of highlights (e.g. highlights of certain duration or highlights composed of segments containing certain events).</w:t>
      </w:r>
    </w:p>
    <w:p w:rsidR="00A3385F" w:rsidRPr="00F3500B" w:rsidRDefault="00A3385F">
      <w:pPr>
        <w:pStyle w:val="B1"/>
      </w:pPr>
      <w:r w:rsidRPr="00F3500B">
        <w:t>Exchange of personal profiles under consumer control.</w:t>
      </w:r>
    </w:p>
    <w:p w:rsidR="00A3385F" w:rsidRPr="00F3500B" w:rsidRDefault="00A3385F">
      <w:pPr>
        <w:pStyle w:val="B1"/>
      </w:pPr>
      <w:r w:rsidRPr="00F3500B">
        <w:t>Specification of profiles for different countries.</w:t>
      </w:r>
    </w:p>
    <w:p w:rsidR="00A3385F"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UserPreferences schema is based on the UserPreferences DS as defined in </w:t>
      </w:r>
      <w:r w:rsidRPr="00F3500B">
        <w:t>ISO/IEC 15938</w:t>
      </w:r>
      <w:r w:rsidRPr="00F3500B">
        <w:noBreakHyphen/>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w:t>
      </w:r>
      <w:r w:rsidR="00C16A9B" w:rsidRPr="00F3500B">
        <w:rPr>
          <w:lang w:eastAsia="ja-JP"/>
        </w:rPr>
        <w:t>clause 1</w:t>
      </w:r>
      <w:r w:rsidRPr="00F3500B">
        <w:rPr>
          <w:lang w:eastAsia="ja-JP"/>
        </w:rPr>
        <w:t>5.</w:t>
      </w:r>
    </w:p>
    <w:p w:rsidR="00A3385F" w:rsidRPr="00F3500B" w:rsidRDefault="00A3385F" w:rsidP="00BD63F1">
      <w:pPr>
        <w:keepLines/>
      </w:pPr>
      <w:r w:rsidRPr="00F3500B">
        <w:t>The UserPreferences DS is associated with a particular user (or group of users) by means of the UserIdentifier DS. The main entity in the diagram, the UsagePreferences DS, contains two main components, the BrowsingPreferences DS and the FilteringAndSearchPreferences DS. The BrowsingPreferences DS can be used to specify preferences on the way the content is consumed and contains SummaryPreferences. The FilteringAndSearchPreferences DS can be used to specify preferences on the type of content to be searched, filtered, selected and consumed. This DS contains the ClassificationPreferences DS, CreationPreferences DS and SourcePreferences DS.</w:t>
      </w:r>
    </w:p>
    <w:p w:rsidR="00A3385F" w:rsidRPr="00F3500B" w:rsidRDefault="00A3385F" w:rsidP="00BD63F1">
      <w:pPr>
        <w:keepLines/>
        <w:rPr>
          <w:rFonts w:eastAsia="Arial Unicode MS"/>
        </w:rPr>
      </w:pPr>
      <w:r w:rsidRPr="00F3500B">
        <w:t xml:space="preserve">The UserPreferences DS enables users to specify preferences that apply only in a particular context, in terms of time and place, using the PreferenceCondition DS. The UserPreferences DS allows users to specify the relative importance of their preferences with respect to each other. The DS enables users to indicate whether their preferences or parts of their preferences should be kept private or not. The DS also enables users to indicate </w:t>
      </w:r>
      <w:r w:rsidRPr="00F3500B">
        <w:rPr>
          <w:rFonts w:eastAsia="Arial Unicode MS"/>
        </w:rPr>
        <w:t>whether the automatic update of their usage preferences description, e.g. by an agent, should be permitted or not. The ClassificationPreferences DS is used to specify user preferences related to classification of the content, e.g. preferred genre, preferred country of origin or preferred language. The CreationPreferences DS is used to specify user</w:t>
      </w:r>
      <w:r w:rsidR="005B1F1E" w:rsidRPr="00F3500B">
        <w:rPr>
          <w:rFonts w:eastAsia="Arial Unicode MS"/>
        </w:rPr>
        <w:t>'</w:t>
      </w:r>
      <w:r w:rsidRPr="00F3500B">
        <w:rPr>
          <w:rFonts w:eastAsia="Arial Unicode MS"/>
        </w:rPr>
        <w:t>s preferences related to the creation description of AV content, such as preference on a particular title, or a favourite actor, or period of time within which the content was created. The SourcePreferences DS is used to specify preferences for the source o</w:t>
      </w:r>
      <w:r w:rsidR="00545828" w:rsidRPr="00F3500B">
        <w:rPr>
          <w:rFonts w:eastAsia="Arial Unicode MS"/>
        </w:rPr>
        <w:t>f the media, such as its medium</w:t>
      </w:r>
      <w:r w:rsidRPr="00F3500B">
        <w:rPr>
          <w:rFonts w:eastAsia="Arial Unicode MS"/>
        </w:rPr>
        <w:t xml:space="preserve"> or its distributor or publisher.</w:t>
      </w:r>
    </w:p>
    <w:p w:rsidR="00A3385F" w:rsidRPr="00F3500B" w:rsidRDefault="00A3385F">
      <w:r w:rsidRPr="00F3500B">
        <w:lastRenderedPageBreak/>
        <w:t xml:space="preserve">In general, </w:t>
      </w:r>
      <w:r w:rsidRPr="00F3500B">
        <w:rPr>
          <w:rFonts w:ascii="Courier New" w:hAnsi="Courier New"/>
        </w:rPr>
        <w:t>UserPreferences</w:t>
      </w:r>
      <w:r w:rsidRPr="00F3500B">
        <w:t xml:space="preserve"> descriptions can be constructed manually or automatically. A </w:t>
      </w:r>
      <w:r w:rsidRPr="00F3500B">
        <w:rPr>
          <w:rFonts w:ascii="Courier New" w:hAnsi="Courier New"/>
        </w:rPr>
        <w:t>UserPreferences</w:t>
      </w:r>
      <w:r w:rsidRPr="00F3500B">
        <w:t xml:space="preserve"> description may be constructed based on explicit input from the audiovisual content user. Alternatively, a </w:t>
      </w:r>
      <w:r w:rsidRPr="00F3500B">
        <w:rPr>
          <w:rFonts w:ascii="Courier New" w:hAnsi="Courier New"/>
        </w:rPr>
        <w:t>UserPreferences</w:t>
      </w:r>
      <w:r w:rsidRPr="00F3500B">
        <w:t xml:space="preserve"> description may be constructed automatically based on the user</w:t>
      </w:r>
      <w:r w:rsidR="005B1F1E" w:rsidRPr="00F3500B">
        <w:t>'</w:t>
      </w:r>
      <w:r w:rsidRPr="00F3500B">
        <w:t>s content usage history.</w:t>
      </w:r>
    </w:p>
    <w:p w:rsidR="00387968" w:rsidRPr="00F3500B" w:rsidRDefault="00A3385F">
      <w:pPr>
        <w:keepNext/>
        <w:keepLines/>
      </w:pPr>
      <w:r w:rsidRPr="00F3500B">
        <w:rPr>
          <w:lang w:eastAsia="ja-JP"/>
        </w:rPr>
        <w:t>The following clauses contain a specification of the syntax and semantics of the UserPreferences DS. Some of t</w:t>
      </w:r>
      <w:r w:rsidRPr="00F3500B">
        <w:t>he following clauses also contain tables that provide a mapping from individual elements (and attributes) of a user preference description to individual elements (and attributes) of programme descriptions. The first column of each table specifies the name of an element (or attribute) of a user preference description. The second column of each table specifies the name(s) of one or more elements (or attributes) of a programme description that the preference element (or attribute) maps to. Note that elements in both the first and second columns of each table may contain further children elements (or attributes) that may be inclu</w:t>
      </w:r>
      <w:r w:rsidR="00287EF4" w:rsidRPr="00F3500B">
        <w:t>ding in the mapping implicitly.</w:t>
      </w:r>
    </w:p>
    <w:p w:rsidR="00A3385F" w:rsidRPr="00F3500B" w:rsidRDefault="00387968" w:rsidP="00387968">
      <w:pPr>
        <w:pStyle w:val="NO"/>
      </w:pPr>
      <w:r w:rsidRPr="00F3500B">
        <w:t>NOTE:</w:t>
      </w:r>
      <w:r w:rsidRPr="00F3500B">
        <w:tab/>
        <w:t>T</w:t>
      </w:r>
      <w:r w:rsidR="00A3385F" w:rsidRPr="00F3500B">
        <w:t>hese mappings are example mappings and are not normative.</w:t>
      </w:r>
    </w:p>
    <w:p w:rsidR="008532F7" w:rsidRPr="00F3500B" w:rsidRDefault="00A3385F" w:rsidP="00614D0B">
      <w:pPr>
        <w:pStyle w:val="Heading4"/>
      </w:pPr>
      <w:bookmarkStart w:id="2023" w:name="_Toc445718981"/>
      <w:r w:rsidRPr="00F3500B">
        <w:t>6.5.2.1</w:t>
      </w:r>
      <w:r w:rsidRPr="00F3500B">
        <w:tab/>
        <w:t>Basic user preference elements</w:t>
      </w:r>
      <w:bookmarkEnd w:id="2023"/>
    </w:p>
    <w:p w:rsidR="00A3385F" w:rsidRPr="00F3500B" w:rsidRDefault="00A3385F">
      <w:pPr>
        <w:rPr>
          <w:lang w:eastAsia="ja-JP"/>
        </w:rPr>
      </w:pPr>
      <w:r w:rsidRPr="00F3500B">
        <w:rPr>
          <w:lang w:eastAsia="ja-JP"/>
        </w:rPr>
        <w:t xml:space="preserve">The </w:t>
      </w:r>
      <w:r w:rsidRPr="00F3500B">
        <w:rPr>
          <w:rFonts w:ascii="Courier New" w:hAnsi="Courier New"/>
          <w:lang w:eastAsia="ja-JP"/>
        </w:rPr>
        <w:t>PreferenceCondition</w:t>
      </w:r>
      <w:r w:rsidRPr="00F3500B">
        <w:rPr>
          <w:lang w:eastAsia="ja-JP"/>
        </w:rPr>
        <w:t xml:space="preserve"> DS is used to specify a combination of time and/or place to be associated with a particular set of user preferences. </w:t>
      </w:r>
      <w:r w:rsidRPr="00F3500B">
        <w:t xml:space="preserve">The </w:t>
      </w:r>
      <w:r w:rsidRPr="00F3500B">
        <w:rPr>
          <w:rFonts w:ascii="Courier New" w:hAnsi="Courier New"/>
        </w:rPr>
        <w:t>userChoice</w:t>
      </w:r>
      <w:r w:rsidRPr="00F3500B">
        <w:t xml:space="preserve"> datatype is used to indicate the </w:t>
      </w:r>
      <w:r w:rsidRPr="00F3500B">
        <w:rPr>
          <w:lang w:eastAsia="ja-JP"/>
        </w:rPr>
        <w:t xml:space="preserve">value of a condition set by a user, with respect to actions taken by a processor of descriptions. The </w:t>
      </w:r>
      <w:r w:rsidRPr="00F3500B">
        <w:rPr>
          <w:rFonts w:ascii="Courier New" w:hAnsi="Courier New"/>
          <w:lang w:eastAsia="ja-JP"/>
        </w:rPr>
        <w:t>preferenceValue</w:t>
      </w:r>
      <w:r w:rsidRPr="00F3500B">
        <w:rPr>
          <w:lang w:eastAsia="ja-JP"/>
        </w:rPr>
        <w:t xml:space="preserve"> datatype is used to describe the relative significance of a particular preference element.</w:t>
      </w:r>
    </w:p>
    <w:p w:rsidR="00A3385F" w:rsidRPr="00F3500B" w:rsidRDefault="00A3385F">
      <w:pPr>
        <w:rPr>
          <w:lang w:eastAsia="ja-JP"/>
        </w:rPr>
      </w:pPr>
      <w:r w:rsidRPr="00F3500B">
        <w:rPr>
          <w:lang w:eastAsia="ja-JP"/>
        </w:rPr>
        <w:t xml:space="preserve">The specifications of these basic user preference elements are given in </w:t>
      </w:r>
      <w:r w:rsidR="00C16A9B" w:rsidRPr="00F3500B">
        <w:rPr>
          <w:lang w:eastAsia="ja-JP"/>
        </w:rPr>
        <w:t>clause 1</w:t>
      </w:r>
      <w:r w:rsidRPr="00F3500B">
        <w:rPr>
          <w:lang w:eastAsia="ja-JP"/>
        </w:rPr>
        <w:t>5.2.2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basic user preference elements is specified in </w:t>
      </w:r>
      <w:r w:rsidR="00C16A9B" w:rsidRPr="00F3500B">
        <w:rPr>
          <w:lang w:eastAsia="ja-JP"/>
        </w:rPr>
        <w:t>clause 1</w:t>
      </w:r>
      <w:r w:rsidRPr="00F3500B">
        <w:rPr>
          <w:lang w:eastAsia="ja-JP"/>
        </w:rPr>
        <w:t>5.2.2.2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basic user preference elements are specified in </w:t>
      </w:r>
      <w:r w:rsidR="00C16A9B" w:rsidRPr="00F3500B">
        <w:rPr>
          <w:lang w:eastAsia="ja-JP"/>
        </w:rPr>
        <w:t>clause 1</w:t>
      </w:r>
      <w:r w:rsidRPr="00F3500B">
        <w:rPr>
          <w:lang w:eastAsia="ja-JP"/>
        </w:rPr>
        <w:t>5.2.2.3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sidP="00F94306">
      <w:pPr>
        <w:keepNext/>
        <w:rPr>
          <w:lang w:eastAsia="ja-JP"/>
        </w:rPr>
      </w:pPr>
      <w:r w:rsidRPr="00F3500B">
        <w:rPr>
          <w:lang w:eastAsia="ja-JP"/>
        </w:rPr>
        <w:t xml:space="preserve">Attributes of type </w:t>
      </w:r>
      <w:r w:rsidRPr="00F3500B">
        <w:rPr>
          <w:rFonts w:ascii="Courier New" w:hAnsi="Courier New"/>
          <w:lang w:eastAsia="ja-JP"/>
        </w:rPr>
        <w:t>preferenceValueType</w:t>
      </w:r>
      <w:r w:rsidRPr="00F3500B">
        <w:rPr>
          <w:lang w:eastAsia="ja-JP"/>
        </w:rPr>
        <w:t xml:space="preserve"> should exploit the full range of values as specified by </w:t>
      </w:r>
      <w:r w:rsidRPr="00F3500B">
        <w:t>ISO/IEC 15938</w:t>
      </w:r>
      <w:r w:rsidRPr="00F3500B">
        <w:noBreakHyphen/>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i.e. from 100 to </w:t>
      </w:r>
      <w:r w:rsidRPr="00F3500B">
        <w:rPr>
          <w:lang w:eastAsia="ja-JP"/>
        </w:rPr>
        <w:sym w:font="Math Ext" w:char="F0CB"/>
      </w:r>
      <w:r w:rsidRPr="00F3500B">
        <w:rPr>
          <w:lang w:eastAsia="ja-JP"/>
        </w:rPr>
        <w:t xml:space="preserve">100. The value 0 should be used as the neutral preference value, while negative values indicate a non-preference (unfavourable feature) and positive values indicate a preference (favourable feature). As specified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the value 10 should be used as the default in the absence of a preference value.</w:t>
      </w:r>
    </w:p>
    <w:p w:rsidR="00A3385F" w:rsidRPr="00F3500B" w:rsidRDefault="00A3385F">
      <w:pPr>
        <w:pStyle w:val="NO"/>
        <w:rPr>
          <w:lang w:eastAsia="ja-JP"/>
        </w:rPr>
      </w:pPr>
      <w:r w:rsidRPr="00F3500B">
        <w:rPr>
          <w:lang w:eastAsia="ja-JP"/>
        </w:rPr>
        <w:t>NOTE:</w:t>
      </w:r>
      <w:r w:rsidRPr="00F3500B">
        <w:rPr>
          <w:lang w:eastAsia="ja-JP"/>
        </w:rPr>
        <w:tab/>
        <w:t xml:space="preserve">Applications may choose to utilize only a subset of integer values between (and including) </w:t>
      </w:r>
      <w:r w:rsidRPr="00F3500B">
        <w:rPr>
          <w:lang w:eastAsia="ja-JP"/>
        </w:rPr>
        <w:sym w:font="Symbol" w:char="F0CC"/>
      </w:r>
      <w:r w:rsidR="00C871EB" w:rsidRPr="00F3500B">
        <w:rPr>
          <w:lang w:eastAsia="ja-JP"/>
        </w:rPr>
        <w:t> </w:t>
      </w:r>
      <w:r w:rsidRPr="00F3500B">
        <w:rPr>
          <w:lang w:eastAsia="ja-JP"/>
        </w:rPr>
        <w:t xml:space="preserve">100 and </w:t>
      </w:r>
      <w:r w:rsidRPr="00F3500B">
        <w:rPr>
          <w:lang w:eastAsia="ja-JP"/>
        </w:rPr>
        <w:sym w:font="Symbol" w:char="F0CB"/>
      </w:r>
      <w:r w:rsidR="00C871EB" w:rsidRPr="00F3500B">
        <w:rPr>
          <w:lang w:eastAsia="ja-JP"/>
        </w:rPr>
        <w:t> </w:t>
      </w:r>
      <w:r w:rsidRPr="00F3500B">
        <w:rPr>
          <w:lang w:eastAsia="ja-JP"/>
        </w:rPr>
        <w:t>100, while conforming to the above guidelines.</w:t>
      </w:r>
    </w:p>
    <w:p w:rsidR="00A3385F" w:rsidRPr="00F3500B" w:rsidRDefault="00A3385F" w:rsidP="00614D0B">
      <w:pPr>
        <w:pStyle w:val="Heading4"/>
      </w:pPr>
      <w:bookmarkStart w:id="2024" w:name="_Toc445718982"/>
      <w:r w:rsidRPr="00F3500B">
        <w:t>6.5.2.2</w:t>
      </w:r>
      <w:r w:rsidRPr="00F3500B">
        <w:tab/>
        <w:t>UserPreferences DS</w:t>
      </w:r>
      <w:bookmarkEnd w:id="2024"/>
    </w:p>
    <w:p w:rsidR="00A3385F" w:rsidRPr="00F3500B" w:rsidRDefault="002F05F2" w:rsidP="003910DE">
      <w:pPr>
        <w:pStyle w:val="FL"/>
        <w:rPr>
          <w:lang w:eastAsia="ja-JP"/>
        </w:rPr>
      </w:pPr>
      <w:r w:rsidRPr="00F3500B">
        <w:rPr>
          <w:noProof/>
          <w:lang w:val="fr-CH" w:eastAsia="fr-CH"/>
        </w:rPr>
        <w:drawing>
          <wp:inline distT="0" distB="0" distL="0" distR="0" wp14:anchorId="1BB895B7" wp14:editId="13543D4A">
            <wp:extent cx="4746625" cy="2106930"/>
            <wp:effectExtent l="0" t="0" r="0" b="0"/>
            <wp:docPr id="36" name="Picture 36" descr="docum_p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um_p4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6625" cy="2106930"/>
                    </a:xfrm>
                    <a:prstGeom prst="rect">
                      <a:avLst/>
                    </a:prstGeom>
                    <a:noFill/>
                    <a:ln>
                      <a:noFill/>
                    </a:ln>
                  </pic:spPr>
                </pic:pic>
              </a:graphicData>
            </a:graphic>
          </wp:inline>
        </w:drawing>
      </w:r>
    </w:p>
    <w:p w:rsidR="008532F7" w:rsidRPr="00F3500B" w:rsidRDefault="00A3385F">
      <w:pPr>
        <w:rPr>
          <w:rFonts w:eastAsia="Arial Unicode MS"/>
        </w:rPr>
      </w:pPr>
      <w:r w:rsidRPr="00F3500B">
        <w:rPr>
          <w:lang w:eastAsia="ja-JP"/>
        </w:rPr>
        <w:t>The UserPreferences DS is used to describe a user</w:t>
      </w:r>
      <w:r w:rsidR="005B1F1E" w:rsidRPr="00F3500B">
        <w:rPr>
          <w:lang w:eastAsia="ja-JP"/>
        </w:rPr>
        <w:t>'</w:t>
      </w:r>
      <w:r w:rsidRPr="00F3500B">
        <w:rPr>
          <w:lang w:eastAsia="ja-JP"/>
        </w:rPr>
        <w:t>s preferences for consumption of multimedia material. Correspondence between user preference information and media descriptions allows personalization of content access and content consumption.</w:t>
      </w:r>
    </w:p>
    <w:p w:rsidR="00A3385F" w:rsidRPr="00F3500B" w:rsidRDefault="00A3385F">
      <w:r w:rsidRPr="00F3500B">
        <w:rPr>
          <w:lang w:eastAsia="ja-JP"/>
        </w:rPr>
        <w:t xml:space="preserve">The specification of the UserPreferences DS is given in </w:t>
      </w:r>
      <w:r w:rsidR="00C16A9B" w:rsidRPr="00F3500B">
        <w:rPr>
          <w:lang w:eastAsia="ja-JP"/>
        </w:rPr>
        <w:t>clause 1</w:t>
      </w:r>
      <w:r w:rsidRPr="00F3500B">
        <w:rPr>
          <w:lang w:eastAsia="ja-JP"/>
        </w:rPr>
        <w:t>5.2.3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UserPreferences DS is described in </w:t>
      </w:r>
      <w:r w:rsidR="00C16A9B" w:rsidRPr="00F3500B">
        <w:rPr>
          <w:lang w:eastAsia="ja-JP"/>
        </w:rPr>
        <w:t>clause 1</w:t>
      </w:r>
      <w:r w:rsidRPr="00F3500B">
        <w:rPr>
          <w:lang w:eastAsia="ja-JP"/>
        </w:rPr>
        <w:t>5.2.3.2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UserPreferences DS is described in </w:t>
      </w:r>
      <w:r w:rsidR="00C16A9B" w:rsidRPr="00F3500B">
        <w:rPr>
          <w:lang w:eastAsia="ja-JP"/>
        </w:rPr>
        <w:t>clause 1</w:t>
      </w:r>
      <w:r w:rsidRPr="00F3500B">
        <w:rPr>
          <w:lang w:eastAsia="ja-JP"/>
        </w:rPr>
        <w:t>5.2.3.3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8532F7" w:rsidRPr="00F3500B" w:rsidRDefault="00A3385F" w:rsidP="00614D0B">
      <w:pPr>
        <w:pStyle w:val="Heading4"/>
      </w:pPr>
      <w:bookmarkStart w:id="2025" w:name="_Toc445718983"/>
      <w:r w:rsidRPr="00F3500B">
        <w:lastRenderedPageBreak/>
        <w:t>6.5.2.3</w:t>
      </w:r>
      <w:r w:rsidRPr="00F3500B">
        <w:tab/>
        <w:t>UserIdentifier DS</w:t>
      </w:r>
      <w:bookmarkEnd w:id="2025"/>
    </w:p>
    <w:p w:rsidR="00A3385F" w:rsidRPr="00F3500B" w:rsidRDefault="002F05F2">
      <w:pPr>
        <w:pStyle w:val="FL"/>
        <w:rPr>
          <w:lang w:eastAsia="ja-JP"/>
        </w:rPr>
      </w:pPr>
      <w:r w:rsidRPr="00F3500B">
        <w:rPr>
          <w:noProof/>
          <w:lang w:val="fr-CH" w:eastAsia="fr-CH"/>
        </w:rPr>
        <w:drawing>
          <wp:inline distT="0" distB="0" distL="0" distR="0" wp14:anchorId="21BFEF04" wp14:editId="5B412998">
            <wp:extent cx="2592070" cy="675640"/>
            <wp:effectExtent l="0" t="0" r="0" b="0"/>
            <wp:docPr id="37" name="Picture 37" descr="docum_p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_p4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2070" cy="675640"/>
                    </a:xfrm>
                    <a:prstGeom prst="rect">
                      <a:avLst/>
                    </a:prstGeom>
                    <a:noFill/>
                    <a:ln>
                      <a:noFill/>
                    </a:ln>
                  </pic:spPr>
                </pic:pic>
              </a:graphicData>
            </a:graphic>
          </wp:inline>
        </w:drawing>
      </w:r>
    </w:p>
    <w:p w:rsidR="008532F7" w:rsidRPr="00F3500B" w:rsidRDefault="00A3385F">
      <w:pPr>
        <w:rPr>
          <w:rFonts w:eastAsia="Arial Unicode MS"/>
        </w:rPr>
      </w:pPr>
      <w:r w:rsidRPr="00F3500B">
        <w:rPr>
          <w:lang w:eastAsia="ja-JP"/>
        </w:rPr>
        <w:t>The UserIdentifier DS may be used to associate a specific user (or set of users) with a particular user preference description, or to identify a particular user preference description, or to distinguish multiple user preference descriptions.</w:t>
      </w:r>
    </w:p>
    <w:p w:rsidR="00A3385F" w:rsidRPr="00F3500B" w:rsidRDefault="00A3385F">
      <w:pPr>
        <w:rPr>
          <w:lang w:eastAsia="ja-JP"/>
        </w:rPr>
      </w:pPr>
      <w:r w:rsidRPr="00F3500B">
        <w:rPr>
          <w:lang w:eastAsia="ja-JP"/>
        </w:rPr>
        <w:t xml:space="preserve">The specification of the UserPreference DS is given in </w:t>
      </w:r>
      <w:r w:rsidR="00C16A9B" w:rsidRPr="00F3500B">
        <w:rPr>
          <w:lang w:eastAsia="ja-JP"/>
        </w:rPr>
        <w:t>clause 1</w:t>
      </w:r>
      <w:r w:rsidRPr="00F3500B">
        <w:rPr>
          <w:lang w:eastAsia="ja-JP"/>
        </w:rPr>
        <w:t>5.2.4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UserIdentifier DS is specified in </w:t>
      </w:r>
      <w:r w:rsidR="00C16A9B" w:rsidRPr="00F3500B">
        <w:rPr>
          <w:lang w:eastAsia="ja-JP"/>
        </w:rPr>
        <w:t>clause 1</w:t>
      </w:r>
      <w:r w:rsidRPr="00F3500B">
        <w:rPr>
          <w:lang w:eastAsia="ja-JP"/>
        </w:rPr>
        <w:t>5.2.4.2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UserIdentifier DS are specified in </w:t>
      </w:r>
      <w:r w:rsidR="00C16A9B" w:rsidRPr="00F3500B">
        <w:rPr>
          <w:lang w:eastAsia="ja-JP"/>
        </w:rPr>
        <w:t>clause 1</w:t>
      </w:r>
      <w:r w:rsidRPr="00F3500B">
        <w:rPr>
          <w:lang w:eastAsia="ja-JP"/>
        </w:rPr>
        <w:t>5.2.4.3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 w:rsidRPr="00F3500B">
        <w:t xml:space="preserve">The </w:t>
      </w:r>
      <w:r w:rsidRPr="00F3500B">
        <w:rPr>
          <w:rFonts w:ascii="Courier New" w:hAnsi="Courier New"/>
        </w:rPr>
        <w:t>UserIdentifier</w:t>
      </w:r>
      <w:r w:rsidRPr="00F3500B">
        <w:t xml:space="preserve"> datatype may be used to identify a particular user preference description and distinguish it from other user preference descriptions. The </w:t>
      </w:r>
      <w:r w:rsidRPr="00F3500B">
        <w:rPr>
          <w:rFonts w:ascii="Courier New" w:hAnsi="Courier New"/>
        </w:rPr>
        <w:t>Name</w:t>
      </w:r>
      <w:r w:rsidRPr="00F3500B">
        <w:t xml:space="preserve"> element may contain the user</w:t>
      </w:r>
      <w:r w:rsidR="005B1F1E" w:rsidRPr="00F3500B">
        <w:t>'</w:t>
      </w:r>
      <w:r w:rsidRPr="00F3500B">
        <w:t>s actual name, a nickname, a user</w:t>
      </w:r>
      <w:r w:rsidR="005B1F1E" w:rsidRPr="00F3500B">
        <w:t>'</w:t>
      </w:r>
      <w:r w:rsidRPr="00F3500B">
        <w:t xml:space="preserve">s account name or email address, or any other name. The same user may have multiple user preference descriptions, each identified by a different value of </w:t>
      </w:r>
      <w:r w:rsidRPr="00F3500B">
        <w:rPr>
          <w:rFonts w:ascii="Courier New" w:hAnsi="Courier New"/>
        </w:rPr>
        <w:t>Name</w:t>
      </w:r>
      <w:r w:rsidRPr="00F3500B">
        <w:t>, for use under different usage conditions. Also, a group of persons can use a single set of user preferences, using a single identifier for the group.</w:t>
      </w:r>
    </w:p>
    <w:p w:rsidR="00A3385F" w:rsidRPr="00F3500B" w:rsidRDefault="00344126">
      <w:r w:rsidRPr="00F3500B">
        <w:rPr>
          <w:i/>
        </w:rPr>
        <w:t>TV</w:t>
      </w:r>
      <w:r w:rsidR="001425E5" w:rsidRPr="00F3500B">
        <w:rPr>
          <w:i/>
        </w:rPr>
        <w:t>-</w:t>
      </w:r>
      <w:r w:rsidRPr="00F3500B">
        <w:rPr>
          <w:i/>
        </w:rPr>
        <w:t>Anytime</w:t>
      </w:r>
      <w:r w:rsidR="00A3385F" w:rsidRPr="00F3500B">
        <w:t xml:space="preserve"> Forum compliant implementations should by default maintain user identification as private data. To achieve the exchange of user preference descriptions between the user(s) and a service provider while maintaining anonymity of the user(s), the f</w:t>
      </w:r>
      <w:r w:rsidR="00701457" w:rsidRPr="00F3500B">
        <w:t>ollowing options are suggested:</w:t>
      </w:r>
    </w:p>
    <w:p w:rsidR="00A3385F" w:rsidRPr="00F3500B" w:rsidRDefault="00A3385F">
      <w:pPr>
        <w:pStyle w:val="BL"/>
      </w:pPr>
      <w:r w:rsidRPr="00F3500B">
        <w:rPr>
          <w:b/>
        </w:rPr>
        <w:t xml:space="preserve">The </w:t>
      </w:r>
      <w:r w:rsidRPr="00F3500B">
        <w:rPr>
          <w:rFonts w:ascii="Courier New" w:hAnsi="Courier New"/>
          <w:b/>
        </w:rPr>
        <w:t xml:space="preserve">UserIdentifier </w:t>
      </w:r>
      <w:r w:rsidRPr="00F3500B">
        <w:rPr>
          <w:b/>
        </w:rPr>
        <w:t>element is optional</w:t>
      </w:r>
      <w:r w:rsidRPr="00F3500B">
        <w:t xml:space="preserve"> within the </w:t>
      </w:r>
      <w:r w:rsidRPr="00F3500B">
        <w:rPr>
          <w:rFonts w:ascii="Courier New" w:hAnsi="Courier New"/>
        </w:rPr>
        <w:t>UserPreferences</w:t>
      </w:r>
      <w:r w:rsidRPr="00F3500B">
        <w:t xml:space="preserve"> DS; therefore, a valid user preference description can be exchanged that simply does not contain this element.</w:t>
      </w:r>
    </w:p>
    <w:p w:rsidR="00A3385F" w:rsidRPr="00F3500B" w:rsidRDefault="00A3385F">
      <w:pPr>
        <w:pStyle w:val="BL"/>
      </w:pPr>
      <w:r w:rsidRPr="00F3500B">
        <w:t xml:space="preserve">The </w:t>
      </w:r>
      <w:r w:rsidRPr="00F3500B">
        <w:rPr>
          <w:rFonts w:ascii="Courier New" w:hAnsi="Courier New"/>
        </w:rPr>
        <w:t>Name</w:t>
      </w:r>
      <w:r w:rsidRPr="00F3500B">
        <w:t xml:space="preserve"> element of the </w:t>
      </w:r>
      <w:r w:rsidRPr="00F3500B">
        <w:rPr>
          <w:rFonts w:ascii="Courier New" w:hAnsi="Courier New"/>
        </w:rPr>
        <w:t>UserIdentifier</w:t>
      </w:r>
      <w:r w:rsidRPr="00F3500B">
        <w:t xml:space="preserve"> datatype can contain any value of string-type; therefore, this element could contain an arbitrary value, selected by the </w:t>
      </w:r>
      <w:proofErr w:type="gramStart"/>
      <w:r w:rsidRPr="00F3500B">
        <w:t>user, that</w:t>
      </w:r>
      <w:proofErr w:type="gramEnd"/>
      <w:r w:rsidRPr="00F3500B">
        <w:t xml:space="preserve"> does not al</w:t>
      </w:r>
      <w:r w:rsidR="00701457" w:rsidRPr="00F3500B">
        <w:t>low identification of the user.</w:t>
      </w:r>
    </w:p>
    <w:p w:rsidR="00A3385F" w:rsidRPr="00F3500B" w:rsidRDefault="00A3385F">
      <w:pPr>
        <w:pStyle w:val="NO"/>
        <w:tabs>
          <w:tab w:val="left" w:pos="4536"/>
        </w:tabs>
      </w:pPr>
      <w:r w:rsidRPr="00F3500B">
        <w:t>NOTE:</w:t>
      </w:r>
      <w:r w:rsidRPr="00F3500B">
        <w:tab/>
      </w:r>
      <w:r w:rsidRPr="00F3500B">
        <w:rPr>
          <w:b/>
        </w:rPr>
        <w:t xml:space="preserve">The </w:t>
      </w:r>
      <w:r w:rsidRPr="00F3500B">
        <w:rPr>
          <w:rFonts w:ascii="Courier New" w:hAnsi="Courier New"/>
          <w:b/>
        </w:rPr>
        <w:t xml:space="preserve">protected </w:t>
      </w:r>
      <w:r w:rsidRPr="00F3500B">
        <w:rPr>
          <w:b/>
        </w:rPr>
        <w:t xml:space="preserve">attribute of the </w:t>
      </w:r>
      <w:r w:rsidRPr="00F3500B">
        <w:rPr>
          <w:rFonts w:ascii="Courier New" w:hAnsi="Courier New"/>
          <w:b/>
        </w:rPr>
        <w:t>UserIdentifier</w:t>
      </w:r>
      <w:r w:rsidRPr="00F3500B">
        <w:rPr>
          <w:b/>
        </w:rPr>
        <w:t xml:space="preserve"> datatype can be set</w:t>
      </w:r>
      <w:r w:rsidRPr="00F3500B">
        <w:t xml:space="preserve"> (under user control) to indicate whether the user identifier information should remain private or not (see </w:t>
      </w:r>
      <w:r w:rsidR="00C16A9B" w:rsidRPr="00F3500B">
        <w:rPr>
          <w:lang w:eastAsia="ja-JP"/>
        </w:rPr>
        <w:t>clause 1</w:t>
      </w:r>
      <w:r w:rsidRPr="00F3500B">
        <w:rPr>
          <w:lang w:eastAsia="ja-JP"/>
        </w:rPr>
        <w:t>5.2.4.3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is true.</w:t>
      </w:r>
    </w:p>
    <w:p w:rsidR="00A3385F" w:rsidRPr="00F3500B" w:rsidRDefault="00A3385F" w:rsidP="00BD63F1">
      <w:pPr>
        <w:pStyle w:val="Heading4"/>
        <w:keepNext w:val="0"/>
      </w:pPr>
      <w:bookmarkStart w:id="2026" w:name="_Toc445718984"/>
      <w:r w:rsidRPr="00F3500B">
        <w:t>6.5.2.4</w:t>
      </w:r>
      <w:r w:rsidRPr="00F3500B">
        <w:tab/>
        <w:t>FilteringAndSearchPreferences DS</w:t>
      </w:r>
      <w:bookmarkEnd w:id="2026"/>
    </w:p>
    <w:p w:rsidR="00A3385F" w:rsidRPr="00F3500B" w:rsidRDefault="002F05F2" w:rsidP="00BD63F1">
      <w:pPr>
        <w:pStyle w:val="FL"/>
        <w:keepNext w:val="0"/>
        <w:rPr>
          <w:lang w:eastAsia="ja-JP"/>
        </w:rPr>
      </w:pPr>
      <w:r w:rsidRPr="00F3500B">
        <w:rPr>
          <w:noProof/>
          <w:lang w:val="fr-CH" w:eastAsia="fr-CH"/>
        </w:rPr>
        <w:drawing>
          <wp:inline distT="0" distB="0" distL="0" distR="0" wp14:anchorId="6DE58E72" wp14:editId="1A96B0A4">
            <wp:extent cx="4906010" cy="3220085"/>
            <wp:effectExtent l="0" t="0" r="0" b="0"/>
            <wp:docPr id="38" name="Picture 38" descr="docum_p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um_p4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6010" cy="3220085"/>
                    </a:xfrm>
                    <a:prstGeom prst="rect">
                      <a:avLst/>
                    </a:prstGeom>
                    <a:noFill/>
                    <a:ln>
                      <a:noFill/>
                    </a:ln>
                  </pic:spPr>
                </pic:pic>
              </a:graphicData>
            </a:graphic>
          </wp:inline>
        </w:drawing>
      </w:r>
    </w:p>
    <w:p w:rsidR="008532F7" w:rsidRPr="00F3500B" w:rsidRDefault="00A3385F" w:rsidP="00BD63F1">
      <w:pPr>
        <w:keepNext/>
        <w:keepLines/>
        <w:rPr>
          <w:lang w:eastAsia="ja-JP"/>
        </w:rPr>
      </w:pPr>
      <w:r w:rsidRPr="00F3500B">
        <w:rPr>
          <w:lang w:eastAsia="ja-JP"/>
        </w:rPr>
        <w:lastRenderedPageBreak/>
        <w:t>The FilteringAndSearchPreferences DS specifies a user</w:t>
      </w:r>
      <w:r w:rsidR="005B1F1E" w:rsidRPr="00F3500B">
        <w:rPr>
          <w:lang w:eastAsia="ja-JP"/>
        </w:rPr>
        <w:t>'</w:t>
      </w:r>
      <w:r w:rsidRPr="00F3500B">
        <w:rPr>
          <w:lang w:eastAsia="ja-JP"/>
        </w:rPr>
        <w:t>s filtering and/or searching preferences for audio-visual content. These preferences can be specified in terms of creation-, classification- and source-related properties of the content. The FilteringAndSearchPreferences DS is a container of CreationPreferences, ClassificationPreferences and SourcePreferences.</w:t>
      </w:r>
    </w:p>
    <w:p w:rsidR="00A3385F" w:rsidRPr="00F3500B" w:rsidRDefault="00A3385F">
      <w:pPr>
        <w:rPr>
          <w:lang w:eastAsia="ja-JP"/>
        </w:rPr>
      </w:pPr>
      <w:r w:rsidRPr="00F3500B">
        <w:rPr>
          <w:lang w:eastAsia="ja-JP"/>
        </w:rPr>
        <w:t xml:space="preserve">The specification of the FilteringAndSearchPreferences DS is given in </w:t>
      </w:r>
      <w:r w:rsidR="00C16A9B" w:rsidRPr="00F3500B">
        <w:rPr>
          <w:lang w:eastAsia="ja-JP"/>
        </w:rPr>
        <w:t>clause 1</w:t>
      </w:r>
      <w:r w:rsidRPr="00F3500B">
        <w:rPr>
          <w:lang w:eastAsia="ja-JP"/>
        </w:rPr>
        <w:t>5.2.5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FilteringAndSearchPreferences DS is specified in </w:t>
      </w:r>
      <w:r w:rsidR="00C16A9B" w:rsidRPr="00F3500B">
        <w:rPr>
          <w:lang w:eastAsia="ja-JP"/>
        </w:rPr>
        <w:t>clause 1</w:t>
      </w:r>
      <w:r w:rsidRPr="00F3500B">
        <w:rPr>
          <w:lang w:eastAsia="ja-JP"/>
        </w:rPr>
        <w:t>5.2.5.2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FilteringAndSearchPreferences DS are specified in </w:t>
      </w:r>
      <w:r w:rsidR="00C16A9B" w:rsidRPr="00F3500B">
        <w:rPr>
          <w:lang w:eastAsia="ja-JP"/>
        </w:rPr>
        <w:t>clause 1</w:t>
      </w:r>
      <w:r w:rsidRPr="00F3500B">
        <w:rPr>
          <w:lang w:eastAsia="ja-JP"/>
        </w:rPr>
        <w:t>5.2.5.3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pPr>
        <w:pStyle w:val="NO"/>
      </w:pPr>
      <w:r w:rsidRPr="00F3500B">
        <w:t>NOTE:</w:t>
      </w:r>
      <w:r w:rsidRPr="00F3500B">
        <w:tab/>
      </w:r>
      <w:r w:rsidRPr="00F3500B">
        <w:rPr>
          <w:b/>
        </w:rPr>
        <w:t xml:space="preserve">The </w:t>
      </w:r>
      <w:r w:rsidRPr="00F3500B">
        <w:rPr>
          <w:rFonts w:ascii="Courier New" w:hAnsi="Courier New"/>
          <w:b/>
        </w:rPr>
        <w:t xml:space="preserve">protected </w:t>
      </w:r>
      <w:r w:rsidRPr="00F3500B">
        <w:rPr>
          <w:b/>
        </w:rPr>
        <w:t xml:space="preserve">attribute of the </w:t>
      </w:r>
      <w:r w:rsidRPr="00F3500B">
        <w:rPr>
          <w:rFonts w:ascii="Courier New" w:hAnsi="Courier New"/>
          <w:b/>
        </w:rPr>
        <w:t xml:space="preserve">FilteringAndSearchPreferences </w:t>
      </w:r>
      <w:r w:rsidRPr="00F3500B">
        <w:rPr>
          <w:b/>
        </w:rPr>
        <w:t>DS can be set (under user control)</w:t>
      </w:r>
      <w:r w:rsidRPr="00F3500B">
        <w:t xml:space="preserve"> to indicate whether the contained user preference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true. Because a single user preferences description can contain multiple </w:t>
      </w:r>
      <w:r w:rsidRPr="00F3500B">
        <w:rPr>
          <w:rFonts w:ascii="Courier New" w:hAnsi="Courier New"/>
        </w:rPr>
        <w:t xml:space="preserve">FilteringAndSearchPreferences </w:t>
      </w:r>
      <w:r w:rsidRPr="00F3500B">
        <w:t>elements, it is possible to separately describe preferences that should be kept private and other preferences that do not have to be kept private.</w:t>
      </w:r>
    </w:p>
    <w:p w:rsidR="00A3385F" w:rsidRPr="00F3500B" w:rsidRDefault="00A3385F" w:rsidP="00614D0B">
      <w:pPr>
        <w:pStyle w:val="Heading4"/>
      </w:pPr>
      <w:bookmarkStart w:id="2027" w:name="_Toc445718985"/>
      <w:r w:rsidRPr="00F3500B">
        <w:t>6.5.2.5</w:t>
      </w:r>
      <w:r w:rsidRPr="00F3500B">
        <w:tab/>
        <w:t>CreationPreferences DS</w:t>
      </w:r>
      <w:bookmarkEnd w:id="2027"/>
    </w:p>
    <w:p w:rsidR="00A3385F" w:rsidRPr="00F3500B" w:rsidRDefault="002F05F2">
      <w:pPr>
        <w:pStyle w:val="FL"/>
        <w:rPr>
          <w:lang w:eastAsia="ja-JP"/>
        </w:rPr>
      </w:pPr>
      <w:r w:rsidRPr="00F3500B">
        <w:rPr>
          <w:noProof/>
          <w:lang w:val="fr-CH" w:eastAsia="fr-CH"/>
        </w:rPr>
        <w:drawing>
          <wp:inline distT="0" distB="0" distL="0" distR="0" wp14:anchorId="2203358F" wp14:editId="702A6857">
            <wp:extent cx="3657600" cy="3506470"/>
            <wp:effectExtent l="0" t="0" r="0" b="0"/>
            <wp:docPr id="39" name="Picture 39" descr="docum_p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_p2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3506470"/>
                    </a:xfrm>
                    <a:prstGeom prst="rect">
                      <a:avLst/>
                    </a:prstGeom>
                    <a:noFill/>
                    <a:ln>
                      <a:noFill/>
                    </a:ln>
                  </pic:spPr>
                </pic:pic>
              </a:graphicData>
            </a:graphic>
          </wp:inline>
        </w:drawing>
      </w:r>
    </w:p>
    <w:p w:rsidR="00A3385F" w:rsidRPr="00F3500B" w:rsidRDefault="00A3385F">
      <w:pPr>
        <w:keepNext/>
        <w:rPr>
          <w:lang w:eastAsia="ja-JP"/>
        </w:rPr>
      </w:pPr>
      <w:r w:rsidRPr="00F3500B">
        <w:rPr>
          <w:lang w:eastAsia="ja-JP"/>
        </w:rPr>
        <w:t>The CreationPreferences DS specifies a user</w:t>
      </w:r>
      <w:r w:rsidR="005B1F1E" w:rsidRPr="00F3500B">
        <w:rPr>
          <w:lang w:eastAsia="ja-JP"/>
        </w:rPr>
        <w:t>'</w:t>
      </w:r>
      <w:r w:rsidRPr="00F3500B">
        <w:rPr>
          <w:lang w:eastAsia="ja-JP"/>
        </w:rPr>
        <w:t>s preferences about the creation-related properties of AV content, such as favourite actors</w:t>
      </w:r>
      <w:r w:rsidR="0026705B" w:rsidRPr="00F3500B">
        <w:rPr>
          <w:lang w:eastAsia="ja-JP"/>
        </w:rPr>
        <w:t>,</w:t>
      </w:r>
      <w:r w:rsidRPr="00F3500B">
        <w:rPr>
          <w:lang w:eastAsia="ja-JP"/>
        </w:rPr>
        <w:t xml:space="preserve"> etc.</w:t>
      </w:r>
    </w:p>
    <w:p w:rsidR="00A3385F" w:rsidRPr="00F3500B" w:rsidRDefault="00A3385F">
      <w:pPr>
        <w:rPr>
          <w:lang w:eastAsia="ja-JP"/>
        </w:rPr>
      </w:pPr>
      <w:r w:rsidRPr="00F3500B">
        <w:rPr>
          <w:lang w:eastAsia="ja-JP"/>
        </w:rPr>
        <w:t xml:space="preserve">The specification of the CreationPreferences DS is given in </w:t>
      </w:r>
      <w:r w:rsidR="00C16A9B" w:rsidRPr="00F3500B">
        <w:rPr>
          <w:lang w:eastAsia="ja-JP"/>
        </w:rPr>
        <w:t>clause 1</w:t>
      </w:r>
      <w:r w:rsidRPr="00F3500B">
        <w:rPr>
          <w:lang w:eastAsia="ja-JP"/>
        </w:rPr>
        <w:t>5.2.6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CreationPreferences DS is specified in </w:t>
      </w:r>
      <w:r w:rsidR="00C16A9B" w:rsidRPr="00F3500B">
        <w:rPr>
          <w:lang w:eastAsia="ja-JP"/>
        </w:rPr>
        <w:t>clause 1</w:t>
      </w:r>
      <w:r w:rsidRPr="00F3500B">
        <w:rPr>
          <w:lang w:eastAsia="ja-JP"/>
        </w:rPr>
        <w:t>5.2.6.2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CreationPreferences DS are specified in </w:t>
      </w:r>
      <w:r w:rsidR="00C16A9B" w:rsidRPr="00F3500B">
        <w:rPr>
          <w:lang w:eastAsia="ja-JP"/>
        </w:rPr>
        <w:t>clause 1</w:t>
      </w:r>
      <w:r w:rsidRPr="00F3500B">
        <w:rPr>
          <w:lang w:eastAsia="ja-JP"/>
        </w:rPr>
        <w:t>5.2.6.3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pPr>
        <w:rPr>
          <w:lang w:eastAsia="ja-JP"/>
        </w:rPr>
      </w:pPr>
      <w:r w:rsidRPr="00F3500B">
        <w:rPr>
          <w:lang w:eastAsia="ja-JP"/>
        </w:rPr>
        <w:t xml:space="preserve">The default Classification Scheme for the </w:t>
      </w:r>
      <w:r w:rsidRPr="00F3500B">
        <w:rPr>
          <w:rFonts w:ascii="Courier New" w:hAnsi="Courier New"/>
          <w:lang w:eastAsia="ja-JP"/>
        </w:rPr>
        <w:t xml:space="preserve">Role </w:t>
      </w:r>
      <w:r w:rsidRPr="00F3500B">
        <w:rPr>
          <w:lang w:eastAsia="ja-JP"/>
        </w:rPr>
        <w:t xml:space="preserve">element of the </w:t>
      </w:r>
      <w:r w:rsidRPr="00F3500B">
        <w:rPr>
          <w:rFonts w:ascii="Courier New" w:hAnsi="Courier New"/>
          <w:lang w:eastAsia="ja-JP"/>
        </w:rPr>
        <w:t xml:space="preserve">Creator </w:t>
      </w:r>
      <w:r w:rsidRPr="00F3500B">
        <w:rPr>
          <w:lang w:eastAsia="ja-JP"/>
        </w:rPr>
        <w:t xml:space="preserve">element of the CreationPreferences DS is specified in </w:t>
      </w:r>
      <w:r w:rsidR="00C16A9B" w:rsidRPr="00F3500B">
        <w:rPr>
          <w:lang w:eastAsia="ja-JP"/>
        </w:rPr>
        <w:t>annex </w:t>
      </w:r>
      <w:r w:rsidRPr="00F3500B">
        <w:rPr>
          <w:lang w:eastAsia="ja-JP"/>
        </w:rPr>
        <w:t>A.</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Tool </w:t>
      </w:r>
      <w:r w:rsidRPr="00F3500B">
        <w:rPr>
          <w:lang w:eastAsia="ja-JP"/>
        </w:rPr>
        <w:t>element of the CreationPreferences DS is not used in the present document.</w:t>
      </w:r>
    </w:p>
    <w:p w:rsidR="00A3385F" w:rsidRPr="00F3500B" w:rsidRDefault="00A3385F">
      <w:r w:rsidRPr="00F3500B">
        <w:t>The following table provides an informative example mapping of elements (and attributes) from UserPreferences/FilteringAndSearchPreferences/CreationPreferences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1665"/>
        <w:gridCol w:w="7103"/>
      </w:tblGrid>
      <w:tr w:rsidR="00A3385F" w:rsidRPr="00F3500B">
        <w:trPr>
          <w:tblHeader/>
          <w:jc w:val="center"/>
        </w:trPr>
        <w:tc>
          <w:tcPr>
            <w:tcW w:w="1665" w:type="dxa"/>
            <w:tcBorders>
              <w:top w:val="single" w:sz="12" w:space="0" w:color="auto"/>
              <w:left w:val="nil"/>
              <w:bottom w:val="single" w:sz="12" w:space="0" w:color="auto"/>
              <w:right w:val="nil"/>
            </w:tcBorders>
          </w:tcPr>
          <w:p w:rsidR="00A3385F" w:rsidRPr="00F3500B" w:rsidRDefault="00A3385F">
            <w:pPr>
              <w:pStyle w:val="TAH"/>
            </w:pPr>
            <w:r w:rsidRPr="00F3500B">
              <w:lastRenderedPageBreak/>
              <w:t>Element/attribute Name</w:t>
            </w:r>
          </w:p>
        </w:tc>
        <w:tc>
          <w:tcPr>
            <w:tcW w:w="7103"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Title</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ProgramInformationTable/ProgramInformation/BasicDescription/Title.</w:t>
            </w:r>
          </w:p>
          <w:p w:rsidR="00A3385F" w:rsidRPr="00F3500B" w:rsidRDefault="00A3385F">
            <w:pPr>
              <w:pStyle w:val="TAL"/>
            </w:pPr>
            <w:r w:rsidRPr="00F3500B">
              <w:t>ProgramInformationTable/ProgramInformation/BasicDescription/ShortTitle.</w:t>
            </w:r>
          </w:p>
          <w:p w:rsidR="00A3385F" w:rsidRPr="00F3500B" w:rsidRDefault="00A3385F">
            <w:pPr>
              <w:pStyle w:val="TAL"/>
            </w:pPr>
            <w:r w:rsidRPr="00F3500B">
              <w:t>SegmentInformationTable/SegmentInformation/Description/Title.</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Creator</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ProgramInformationTable/ProgramInformation/BasicDescription/CreditsList/CreditsItem.</w:t>
            </w:r>
          </w:p>
        </w:tc>
      </w:tr>
      <w:tr w:rsidR="00A3385F" w:rsidRPr="00BE2347">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Keyword</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ProgramInformationTable/ProgramInformation/BasicDescription/Title.</w:t>
            </w:r>
          </w:p>
          <w:p w:rsidR="00A3385F" w:rsidRPr="00F3500B" w:rsidRDefault="00A3385F">
            <w:pPr>
              <w:pStyle w:val="TAL"/>
            </w:pPr>
            <w:r w:rsidRPr="00F3500B">
              <w:t>ProgramInformationTable/ProgramInformation/BasicDescription/ShortTitle.</w:t>
            </w:r>
          </w:p>
          <w:p w:rsidR="00A3385F" w:rsidRPr="00F3500B" w:rsidRDefault="00A3385F">
            <w:pPr>
              <w:pStyle w:val="TAL"/>
            </w:pPr>
            <w:r w:rsidRPr="00F3500B">
              <w:t>ProgramInformationTable/ProgramInformation/BasicDescription/Keyword.</w:t>
            </w:r>
          </w:p>
          <w:p w:rsidR="00A3385F" w:rsidRPr="00F3500B" w:rsidRDefault="00A3385F">
            <w:pPr>
              <w:pStyle w:val="TAL"/>
            </w:pPr>
            <w:r w:rsidRPr="00F3500B">
              <w:t>ProgramInformationTable/ProgramInformation/BasicDescription/Synopsis.</w:t>
            </w:r>
          </w:p>
          <w:p w:rsidR="00A3385F" w:rsidRPr="00F3500B" w:rsidRDefault="00A3385F">
            <w:pPr>
              <w:pStyle w:val="TAL"/>
            </w:pPr>
            <w:r w:rsidRPr="00F3500B">
              <w:t>SegmentInformationTable/SegmentInformation/Description/Title.</w:t>
            </w:r>
          </w:p>
          <w:p w:rsidR="00A3385F" w:rsidRPr="00E05D84" w:rsidRDefault="00A3385F">
            <w:pPr>
              <w:pStyle w:val="TAL"/>
              <w:rPr>
                <w:lang w:val="fr-CH"/>
              </w:rPr>
            </w:pPr>
            <w:r w:rsidRPr="00E05D84">
              <w:rPr>
                <w:lang w:val="fr-CH"/>
              </w:rPr>
              <w:t>SegmentInformationTable/SegmentInformation/Description/Keyword.</w:t>
            </w:r>
          </w:p>
          <w:p w:rsidR="00A3385F" w:rsidRPr="00E05D84" w:rsidRDefault="00A3385F">
            <w:pPr>
              <w:pStyle w:val="TAL"/>
              <w:rPr>
                <w:lang w:val="fr-CH"/>
              </w:rPr>
            </w:pPr>
            <w:r w:rsidRPr="00E05D84">
              <w:rPr>
                <w:lang w:val="fr-CH"/>
              </w:rPr>
              <w:t>SegmentInformationTable/SegmentInformation/Description/Synopsis.</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Location</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ProgramInformationTable/ProgramInformation/BasicDescription/CreationCoordinates/</w:t>
            </w:r>
            <w:r w:rsidRPr="00F3500B">
              <w:br/>
              <w:t>CreationLocation.</w:t>
            </w:r>
          </w:p>
        </w:tc>
      </w:tr>
      <w:tr w:rsidR="00A3385F" w:rsidRPr="00F3500B" w:rsidTr="000F57B6">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DatePeriod</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ProgramInformationTable/ProgramInformation/BasicDescription/CreationCoordinates/</w:t>
            </w:r>
            <w:r w:rsidRPr="00F3500B">
              <w:br/>
              <w:t>CreationDate.</w:t>
            </w:r>
          </w:p>
        </w:tc>
      </w:tr>
      <w:tr w:rsidR="00A3385F" w:rsidRPr="00F3500B" w:rsidTr="000F57B6">
        <w:trPr>
          <w:jc w:val="center"/>
        </w:trPr>
        <w:tc>
          <w:tcPr>
            <w:tcW w:w="1665" w:type="dxa"/>
            <w:tcBorders>
              <w:top w:val="single" w:sz="6" w:space="0" w:color="auto"/>
              <w:left w:val="nil"/>
              <w:bottom w:val="single" w:sz="4" w:space="0" w:color="auto"/>
              <w:right w:val="nil"/>
            </w:tcBorders>
          </w:tcPr>
          <w:p w:rsidR="00A3385F" w:rsidRPr="00F3500B" w:rsidRDefault="00A3385F">
            <w:pPr>
              <w:pStyle w:val="TAL"/>
              <w:rPr>
                <w:rFonts w:ascii="Courier New" w:hAnsi="Courier New"/>
              </w:rPr>
            </w:pPr>
            <w:r w:rsidRPr="00F3500B">
              <w:rPr>
                <w:rFonts w:ascii="Courier New" w:hAnsi="Courier New"/>
              </w:rPr>
              <w:t>Tool</w:t>
            </w:r>
          </w:p>
        </w:tc>
        <w:tc>
          <w:tcPr>
            <w:tcW w:w="7103" w:type="dxa"/>
            <w:tcBorders>
              <w:top w:val="single" w:sz="6" w:space="0" w:color="auto"/>
              <w:left w:val="nil"/>
              <w:bottom w:val="single" w:sz="4" w:space="0" w:color="auto"/>
              <w:right w:val="nil"/>
            </w:tcBorders>
          </w:tcPr>
          <w:p w:rsidR="00A3385F" w:rsidRPr="00F3500B" w:rsidRDefault="00A3385F">
            <w:pPr>
              <w:pStyle w:val="TAL"/>
            </w:pPr>
            <w:r w:rsidRPr="00F3500B">
              <w:t>This element is not used in the present document.</w:t>
            </w:r>
          </w:p>
        </w:tc>
      </w:tr>
    </w:tbl>
    <w:p w:rsidR="00A3385F" w:rsidRPr="00F3500B" w:rsidRDefault="00A3385F"/>
    <w:p w:rsidR="00A3385F" w:rsidRPr="00F3500B" w:rsidRDefault="00A3385F" w:rsidP="00614D0B">
      <w:pPr>
        <w:pStyle w:val="Heading4"/>
      </w:pPr>
      <w:bookmarkStart w:id="2028" w:name="_Toc445718986"/>
      <w:r w:rsidRPr="00F3500B">
        <w:t>6.5.2.6</w:t>
      </w:r>
      <w:r w:rsidRPr="00F3500B">
        <w:tab/>
        <w:t>ClassificationPreferences DS</w:t>
      </w:r>
      <w:bookmarkEnd w:id="2028"/>
    </w:p>
    <w:p w:rsidR="00A3385F" w:rsidRPr="00F3500B" w:rsidRDefault="002F05F2">
      <w:pPr>
        <w:pStyle w:val="FL"/>
        <w:rPr>
          <w:rFonts w:eastAsia="???"/>
        </w:rPr>
      </w:pPr>
      <w:r w:rsidRPr="00F3500B">
        <w:rPr>
          <w:noProof/>
          <w:lang w:val="fr-CH" w:eastAsia="fr-CH"/>
        </w:rPr>
        <w:drawing>
          <wp:inline distT="0" distB="0" distL="0" distR="0" wp14:anchorId="25F1D70E" wp14:editId="49D3FAE5">
            <wp:extent cx="4206240" cy="5597525"/>
            <wp:effectExtent l="0" t="0" r="0" b="0"/>
            <wp:docPr id="40" name="Picture 40" descr="docum_p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cum_p2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6240" cy="5597525"/>
                    </a:xfrm>
                    <a:prstGeom prst="rect">
                      <a:avLst/>
                    </a:prstGeom>
                    <a:noFill/>
                    <a:ln>
                      <a:noFill/>
                    </a:ln>
                  </pic:spPr>
                </pic:pic>
              </a:graphicData>
            </a:graphic>
          </wp:inline>
        </w:drawing>
      </w:r>
    </w:p>
    <w:p w:rsidR="008532F7" w:rsidRPr="00F3500B" w:rsidRDefault="00A3385F">
      <w:pPr>
        <w:rPr>
          <w:rFonts w:eastAsia="Arial Unicode MS"/>
        </w:rPr>
      </w:pPr>
      <w:r w:rsidRPr="00F3500B">
        <w:rPr>
          <w:rFonts w:eastAsia="???"/>
        </w:rPr>
        <w:t>The ClassificationPreferences DS is used to convey a user</w:t>
      </w:r>
      <w:r w:rsidR="005B1F1E" w:rsidRPr="00F3500B">
        <w:rPr>
          <w:rFonts w:eastAsia="Arial Unicode MS"/>
        </w:rPr>
        <w:t>'</w:t>
      </w:r>
      <w:r w:rsidRPr="00F3500B">
        <w:rPr>
          <w:rFonts w:eastAsia="Arial Unicode MS"/>
        </w:rPr>
        <w:t>s preferences about various classifications of the content, such as preferred genre or language.</w:t>
      </w:r>
    </w:p>
    <w:p w:rsidR="00A3385F" w:rsidRPr="00F3500B" w:rsidRDefault="00A3385F">
      <w:r w:rsidRPr="00F3500B">
        <w:rPr>
          <w:rFonts w:eastAsia="Arial Unicode MS"/>
        </w:rPr>
        <w:lastRenderedPageBreak/>
        <w:t xml:space="preserve">The specification of the ClassificationPreferences DS is given in </w:t>
      </w:r>
      <w:r w:rsidR="00C16A9B" w:rsidRPr="00F3500B">
        <w:rPr>
          <w:rFonts w:eastAsia="Arial Unicode MS"/>
        </w:rPr>
        <w:t>clause 1</w:t>
      </w:r>
      <w:r w:rsidRPr="00F3500B">
        <w:rPr>
          <w:rFonts w:eastAsia="Arial Unicode MS"/>
        </w:rPr>
        <w:t>5.2.7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Syntax of the Classificat</w:t>
      </w:r>
      <w:r w:rsidRPr="00F3500B">
        <w:rPr>
          <w:rFonts w:eastAsia="Arial Unicode MS"/>
        </w:rPr>
        <w:t xml:space="preserve">ionPreferences DS is specified in </w:t>
      </w:r>
      <w:r w:rsidR="00C16A9B" w:rsidRPr="00F3500B">
        <w:rPr>
          <w:rFonts w:eastAsia="Arial Unicode MS"/>
        </w:rPr>
        <w:t>clause 1</w:t>
      </w:r>
      <w:r w:rsidRPr="00F3500B">
        <w:rPr>
          <w:rFonts w:eastAsia="Arial Unicode MS"/>
        </w:rPr>
        <w:t>5.2.7.2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xml:space="preserve">]. Semantics of the ClassificationPreferences DS are specified in </w:t>
      </w:r>
      <w:r w:rsidR="00C16A9B" w:rsidRPr="00F3500B">
        <w:rPr>
          <w:rFonts w:eastAsia="???"/>
        </w:rPr>
        <w:t>cl</w:t>
      </w:r>
      <w:r w:rsidR="00C16A9B" w:rsidRPr="00F3500B">
        <w:rPr>
          <w:rFonts w:eastAsia="Arial Unicode MS"/>
        </w:rPr>
        <w:t>ause 1</w:t>
      </w:r>
      <w:r w:rsidRPr="00F3500B">
        <w:rPr>
          <w:rFonts w:eastAsia="Arial Unicode MS"/>
        </w:rPr>
        <w:t>5.2.7.3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rPr>
          <w:lang w:eastAsia="ja-JP"/>
        </w:rPr>
      </w:pPr>
      <w:r w:rsidRPr="00F3500B">
        <w:rPr>
          <w:lang w:eastAsia="ja-JP"/>
        </w:rPr>
        <w:t xml:space="preserve">The default Classification Scheme for the </w:t>
      </w:r>
      <w:r w:rsidRPr="00F3500B">
        <w:rPr>
          <w:rFonts w:ascii="Courier New" w:hAnsi="Courier New"/>
          <w:lang w:eastAsia="ja-JP"/>
        </w:rPr>
        <w:t xml:space="preserve">Genre </w:t>
      </w:r>
      <w:r w:rsidRPr="00F3500B">
        <w:rPr>
          <w:lang w:eastAsia="ja-JP"/>
        </w:rPr>
        <w:t xml:space="preserve">element of the ClassificationPreferences DS is specified in </w:t>
      </w:r>
      <w:r w:rsidR="00C16A9B" w:rsidRPr="00F3500B">
        <w:rPr>
          <w:lang w:eastAsia="ja-JP"/>
        </w:rPr>
        <w:t>annex </w:t>
      </w:r>
      <w:r w:rsidRPr="00F3500B">
        <w:rPr>
          <w:lang w:eastAsia="ja-JP"/>
        </w:rPr>
        <w:t xml:space="preserve">C. Multiple </w:t>
      </w:r>
      <w:r w:rsidRPr="00F3500B">
        <w:rPr>
          <w:rFonts w:ascii="Courier New" w:hAnsi="Courier New"/>
          <w:lang w:eastAsia="ja-JP"/>
        </w:rPr>
        <w:t xml:space="preserve">Genre </w:t>
      </w:r>
      <w:r w:rsidRPr="00F3500B">
        <w:rPr>
          <w:lang w:eastAsia="ja-JP"/>
        </w:rPr>
        <w:t xml:space="preserve">elements may be used, where each expresses a value from different parts of the multi-dimensional content classification scheme, as described in </w:t>
      </w:r>
      <w:r w:rsidR="00C16A9B" w:rsidRPr="00F3500B">
        <w:rPr>
          <w:lang w:eastAsia="ja-JP"/>
        </w:rPr>
        <w:t>annex </w:t>
      </w:r>
      <w:r w:rsidRPr="00F3500B">
        <w:rPr>
          <w:lang w:eastAsia="ja-JP"/>
        </w:rPr>
        <w:t>B.</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Form </w:t>
      </w:r>
      <w:r w:rsidRPr="00F3500B">
        <w:rPr>
          <w:lang w:eastAsia="ja-JP"/>
        </w:rPr>
        <w:t>element of the ClassificationPreferences DS is not used in the present document.</w:t>
      </w:r>
    </w:p>
    <w:p w:rsidR="00A3385F" w:rsidRPr="00F3500B" w:rsidRDefault="00A3385F">
      <w:r w:rsidRPr="00F3500B">
        <w:t>The following table provides an informative example mapping of elements (and attributes) from UserPreferences/FilteringAndSearchPreferences/ClassificationPreferences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1828"/>
        <w:gridCol w:w="6800"/>
      </w:tblGrid>
      <w:tr w:rsidR="00A3385F" w:rsidRPr="00F3500B">
        <w:trPr>
          <w:tblHeader/>
          <w:jc w:val="center"/>
        </w:trPr>
        <w:tc>
          <w:tcPr>
            <w:tcW w:w="1828" w:type="dxa"/>
            <w:tcBorders>
              <w:top w:val="single" w:sz="12" w:space="0" w:color="auto"/>
              <w:left w:val="nil"/>
              <w:bottom w:val="single" w:sz="12" w:space="0" w:color="auto"/>
              <w:right w:val="nil"/>
            </w:tcBorders>
          </w:tcPr>
          <w:p w:rsidR="00A3385F" w:rsidRPr="00F3500B" w:rsidRDefault="00A3385F">
            <w:pPr>
              <w:pStyle w:val="TAH"/>
            </w:pPr>
            <w:r w:rsidRPr="00F3500B">
              <w:t>Element/attribute Name</w:t>
            </w:r>
          </w:p>
        </w:tc>
        <w:tc>
          <w:tcPr>
            <w:tcW w:w="6800"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Country</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ProgramInformationTable/ProgramInformation/BasicDescription/Releas</w:t>
            </w:r>
            <w:r w:rsidR="00C74D97" w:rsidRPr="00F3500B">
              <w:t>eLocation.</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DatePeriod</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w:t>
            </w:r>
            <w:r w:rsidR="00C74D97" w:rsidRPr="00F3500B">
              <w:t>n/BasicDescription/ReleaseDate.</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LanguageFormat</w:t>
            </w:r>
          </w:p>
        </w:tc>
        <w:tc>
          <w:tcPr>
            <w:tcW w:w="6800" w:type="dxa"/>
            <w:tcBorders>
              <w:top w:val="single" w:sz="6" w:space="0" w:color="auto"/>
              <w:left w:val="nil"/>
              <w:bottom w:val="single" w:sz="6" w:space="0" w:color="auto"/>
              <w:right w:val="nil"/>
            </w:tcBorders>
          </w:tcPr>
          <w:p w:rsidR="00A3385F" w:rsidRPr="00E05D84" w:rsidRDefault="00A3385F">
            <w:pPr>
              <w:pStyle w:val="TAL"/>
              <w:rPr>
                <w:lang w:val="fr-CH"/>
              </w:rPr>
            </w:pPr>
            <w:r w:rsidRPr="00E05D84">
              <w:rPr>
                <w:lang w:val="fr-CH"/>
              </w:rPr>
              <w:t>ProgramInformationTable/ProgramInformation/BasicDescription/Language.</w:t>
            </w:r>
          </w:p>
          <w:p w:rsidR="00A3385F" w:rsidRPr="00E05D84" w:rsidRDefault="00A3385F">
            <w:pPr>
              <w:pStyle w:val="TAL"/>
              <w:rPr>
                <w:lang w:val="fr-CH"/>
              </w:rPr>
            </w:pPr>
            <w:r w:rsidRPr="00E05D84">
              <w:rPr>
                <w:lang w:val="fr-CH"/>
              </w:rPr>
              <w:t>ProgramInformationTable/ProgramInformation/BasicDescription/CaptionLanguage.</w:t>
            </w:r>
          </w:p>
          <w:p w:rsidR="00A3385F" w:rsidRPr="00F3500B" w:rsidRDefault="00A3385F">
            <w:pPr>
              <w:pStyle w:val="TAL"/>
            </w:pPr>
            <w:r w:rsidRPr="00F3500B">
              <w:t>ProgramInformationTable/ProgramInformation/BasicDescription/SignLanguage.</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Language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 xml:space="preserve">ProgramInformationTable/ProgramInformation/BasicDescription/Language. </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CaptionLanguage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 xml:space="preserve">ProgramInformationTable/ProgramInformation/BasicDescription/CaptionLanguage. </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Form</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Genre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w:t>
            </w:r>
            <w:r w:rsidR="00E43565" w:rsidRPr="00F3500B">
              <w:t>rmation/BasicDescription/Genre.</w:t>
            </w:r>
          </w:p>
        </w:tc>
      </w:tr>
      <w:tr w:rsidR="00A3385F" w:rsidRPr="00BE2347">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Subject</w:t>
            </w:r>
          </w:p>
        </w:tc>
        <w:tc>
          <w:tcPr>
            <w:tcW w:w="6800" w:type="dxa"/>
            <w:tcBorders>
              <w:top w:val="single" w:sz="6" w:space="0" w:color="auto"/>
              <w:left w:val="nil"/>
              <w:bottom w:val="single" w:sz="6" w:space="0" w:color="auto"/>
              <w:right w:val="nil"/>
            </w:tcBorders>
          </w:tcPr>
          <w:p w:rsidR="008532F7" w:rsidRPr="00F3500B" w:rsidRDefault="00A3385F">
            <w:pPr>
              <w:pStyle w:val="TAL"/>
            </w:pPr>
            <w:r w:rsidRPr="00F3500B">
              <w:t>ProgramInformationTable/ProgramInformation/BasicDescription/Title.</w:t>
            </w:r>
          </w:p>
          <w:p w:rsidR="008532F7" w:rsidRPr="00F3500B" w:rsidRDefault="00A3385F">
            <w:pPr>
              <w:pStyle w:val="TAL"/>
            </w:pPr>
            <w:r w:rsidRPr="00F3500B">
              <w:t>ProgramInformationTable/ProgramInformation/BasicDescription/ShortTitle.</w:t>
            </w:r>
          </w:p>
          <w:p w:rsidR="008532F7" w:rsidRPr="00F3500B" w:rsidRDefault="00A3385F">
            <w:pPr>
              <w:pStyle w:val="TAL"/>
            </w:pPr>
            <w:r w:rsidRPr="00F3500B">
              <w:t>ProgramInformationTable/ProgramInformation/BasicDescription/Keyword.</w:t>
            </w:r>
          </w:p>
          <w:p w:rsidR="00A3385F" w:rsidRPr="00F3500B" w:rsidRDefault="00A3385F">
            <w:pPr>
              <w:pStyle w:val="TAL"/>
            </w:pPr>
            <w:r w:rsidRPr="00F3500B">
              <w:t>ProgramInformationTable/ProgramInformation/BasicDescription/Synopsis.</w:t>
            </w:r>
          </w:p>
          <w:p w:rsidR="00A3385F" w:rsidRPr="00F3500B" w:rsidRDefault="00A3385F">
            <w:pPr>
              <w:pStyle w:val="TAL"/>
            </w:pPr>
            <w:r w:rsidRPr="00F3500B">
              <w:t>SegmentInformationTable/SegmentInformation/Description/Title.</w:t>
            </w:r>
          </w:p>
          <w:p w:rsidR="00A3385F" w:rsidRPr="00E05D84" w:rsidRDefault="00A3385F">
            <w:pPr>
              <w:pStyle w:val="TAL"/>
              <w:rPr>
                <w:lang w:val="fr-CH"/>
              </w:rPr>
            </w:pPr>
            <w:r w:rsidRPr="00E05D84">
              <w:rPr>
                <w:lang w:val="fr-CH"/>
              </w:rPr>
              <w:t>SegmentInformationTable/SegmentInformation/Description/Keyword.</w:t>
            </w:r>
          </w:p>
          <w:p w:rsidR="00A3385F" w:rsidRPr="00E05D84" w:rsidRDefault="00A3385F">
            <w:pPr>
              <w:pStyle w:val="TAL"/>
              <w:rPr>
                <w:lang w:val="fr-CH"/>
              </w:rPr>
            </w:pPr>
            <w:r w:rsidRPr="00E05D84">
              <w:rPr>
                <w:lang w:val="fr-CH"/>
              </w:rPr>
              <w:t>SegmentInformationTable/SegmentInformation/Description/Synopsis.</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Review</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ProgramReviewTable/ProgramReviews/Review.</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ParentalGuidance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ProgramInformationTable/ProgramInformation/BasicDescription/ParentalGuidance.</w:t>
            </w:r>
          </w:p>
        </w:tc>
      </w:tr>
    </w:tbl>
    <w:p w:rsidR="00A3385F" w:rsidRPr="00F3500B" w:rsidRDefault="00A3385F"/>
    <w:p w:rsidR="00A3385F" w:rsidRPr="00F3500B" w:rsidRDefault="00A3385F" w:rsidP="00614D0B">
      <w:pPr>
        <w:pStyle w:val="Heading4"/>
      </w:pPr>
      <w:bookmarkStart w:id="2029" w:name="_Toc445718987"/>
      <w:r w:rsidRPr="00F3500B">
        <w:lastRenderedPageBreak/>
        <w:t>6.5.2.7</w:t>
      </w:r>
      <w:r w:rsidRPr="00F3500B">
        <w:tab/>
        <w:t>SourcePreferences DS</w:t>
      </w:r>
      <w:bookmarkEnd w:id="2029"/>
    </w:p>
    <w:p w:rsidR="00A3385F" w:rsidRPr="00F3500B" w:rsidRDefault="002F05F2">
      <w:pPr>
        <w:pStyle w:val="FL"/>
        <w:rPr>
          <w:rFonts w:eastAsia="???"/>
        </w:rPr>
      </w:pPr>
      <w:r w:rsidRPr="00F3500B">
        <w:rPr>
          <w:noProof/>
          <w:lang w:val="fr-CH" w:eastAsia="fr-CH"/>
        </w:rPr>
        <w:drawing>
          <wp:inline distT="0" distB="0" distL="0" distR="0" wp14:anchorId="644CEF9E" wp14:editId="769164B9">
            <wp:extent cx="4413250" cy="3697605"/>
            <wp:effectExtent l="0" t="0" r="0" b="0"/>
            <wp:docPr id="41" name="Picture 41" descr="docum_p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um_p3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250" cy="3697605"/>
                    </a:xfrm>
                    <a:prstGeom prst="rect">
                      <a:avLst/>
                    </a:prstGeom>
                    <a:noFill/>
                    <a:ln>
                      <a:noFill/>
                    </a:ln>
                  </pic:spPr>
                </pic:pic>
              </a:graphicData>
            </a:graphic>
          </wp:inline>
        </w:drawing>
      </w:r>
    </w:p>
    <w:p w:rsidR="00A3385F" w:rsidRPr="00F3500B" w:rsidRDefault="00A3385F">
      <w:pPr>
        <w:rPr>
          <w:rFonts w:eastAsia="Arial Unicode MS"/>
        </w:rPr>
      </w:pPr>
      <w:r w:rsidRPr="00F3500B">
        <w:rPr>
          <w:rFonts w:eastAsia="???"/>
        </w:rPr>
        <w:t>The SourcePreferences DS is</w:t>
      </w:r>
      <w:r w:rsidRPr="00F3500B">
        <w:rPr>
          <w:rFonts w:eastAsia="Arial Unicode MS"/>
        </w:rPr>
        <w:t xml:space="preserve"> used to convey preferences on the source of the AV content, such as publisher or channel of distribution. The specification of the SourcePreferences DS is given in </w:t>
      </w:r>
      <w:r w:rsidR="00C16A9B" w:rsidRPr="00F3500B">
        <w:rPr>
          <w:rFonts w:eastAsia="Arial Unicode MS"/>
        </w:rPr>
        <w:t>clause 1</w:t>
      </w:r>
      <w:r w:rsidRPr="00F3500B">
        <w:rPr>
          <w:rFonts w:eastAsia="Arial Unicode MS"/>
        </w:rPr>
        <w:t>5.2.8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SourcePreferences DS is specified in </w:t>
      </w:r>
      <w:r w:rsidR="00C16A9B" w:rsidRPr="00F3500B">
        <w:rPr>
          <w:rFonts w:eastAsia="Arial Unicode MS"/>
        </w:rPr>
        <w:t>clause 1</w:t>
      </w:r>
      <w:r w:rsidRPr="00F3500B">
        <w:rPr>
          <w:rFonts w:eastAsia="Arial Unicode MS"/>
        </w:rPr>
        <w:t>5.2.8.2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SourcePreferences DS are specified in </w:t>
      </w:r>
      <w:r w:rsidR="00C16A9B" w:rsidRPr="00F3500B">
        <w:rPr>
          <w:rFonts w:eastAsia="Arial Unicode MS"/>
        </w:rPr>
        <w:t>clause 1</w:t>
      </w:r>
      <w:r w:rsidRPr="00F3500B">
        <w:rPr>
          <w:rFonts w:eastAsia="Arial Unicode MS"/>
        </w:rPr>
        <w:t>5.2.8.3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DisseminationFormat </w:t>
      </w:r>
      <w:r w:rsidRPr="00F3500B">
        <w:rPr>
          <w:lang w:eastAsia="ja-JP"/>
        </w:rPr>
        <w:t xml:space="preserve">element, the </w:t>
      </w:r>
      <w:r w:rsidRPr="00F3500B">
        <w:rPr>
          <w:rFonts w:ascii="Courier New" w:hAnsi="Courier New"/>
          <w:lang w:eastAsia="ja-JP"/>
        </w:rPr>
        <w:t>DisseminationLocation</w:t>
      </w:r>
      <w:r w:rsidRPr="00F3500B">
        <w:rPr>
          <w:lang w:eastAsia="ja-JP"/>
        </w:rPr>
        <w:t xml:space="preserve"> element and the </w:t>
      </w:r>
      <w:r w:rsidRPr="00F3500B">
        <w:rPr>
          <w:rFonts w:ascii="Courier New" w:hAnsi="Courier New"/>
          <w:lang w:eastAsia="ja-JP"/>
        </w:rPr>
        <w:t>noEncryption</w:t>
      </w:r>
      <w:r w:rsidRPr="00F3500B">
        <w:rPr>
          <w:lang w:eastAsia="ja-JP"/>
        </w:rPr>
        <w:t xml:space="preserve"> attribute of the SourcePreferences DS are not used in the present document.</w:t>
      </w:r>
    </w:p>
    <w:p w:rsidR="00A3385F" w:rsidRPr="00F3500B" w:rsidRDefault="00A3385F">
      <w:r w:rsidRPr="00F3500B">
        <w:t>The following table provides an informative example mapping of elements (and attributes) from UserPreferences/FilteringAndSearchPreferences/SourcePreferences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2456"/>
        <w:gridCol w:w="6899"/>
      </w:tblGrid>
      <w:tr w:rsidR="00A3385F" w:rsidRPr="00F3500B">
        <w:trPr>
          <w:tblHeader/>
          <w:jc w:val="center"/>
        </w:trPr>
        <w:tc>
          <w:tcPr>
            <w:tcW w:w="2456" w:type="dxa"/>
            <w:tcBorders>
              <w:top w:val="single" w:sz="12" w:space="0" w:color="auto"/>
              <w:left w:val="nil"/>
              <w:bottom w:val="single" w:sz="12" w:space="0" w:color="auto"/>
              <w:right w:val="nil"/>
            </w:tcBorders>
          </w:tcPr>
          <w:p w:rsidR="00A3385F" w:rsidRPr="00F3500B" w:rsidRDefault="00A3385F">
            <w:pPr>
              <w:pStyle w:val="TAH"/>
            </w:pPr>
            <w:r w:rsidRPr="00F3500B">
              <w:t>Element/attribute Name</w:t>
            </w:r>
          </w:p>
        </w:tc>
        <w:tc>
          <w:tcPr>
            <w:tcW w:w="6899"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DisseminationFormat</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DisseminationSource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ServiceInformationTable/ServiceInformation/Name</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DisseminationLocation</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DisseminationDate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ProgramLocationTable/BroadcastEvent/PublishedTime and PublishedDuration</w:t>
            </w:r>
            <w:r w:rsidR="00E43565" w:rsidRPr="00F3500B">
              <w:t>.</w:t>
            </w:r>
          </w:p>
          <w:p w:rsidR="00A3385F" w:rsidRPr="00F3500B" w:rsidRDefault="00A3385F">
            <w:pPr>
              <w:pStyle w:val="TAL"/>
            </w:pPr>
            <w:r w:rsidRPr="00F3500B">
              <w:t>ProgramLocationTable/Schedule/ScheduleEvent/PublishedTime and PublishedDuration</w:t>
            </w:r>
            <w:r w:rsidR="00E43565" w:rsidRPr="00F3500B">
              <w:t>.</w:t>
            </w:r>
          </w:p>
          <w:p w:rsidR="00A3385F" w:rsidRPr="00F3500B" w:rsidRDefault="00A3385F">
            <w:pPr>
              <w:pStyle w:val="TAL"/>
            </w:pPr>
            <w:r w:rsidRPr="00F3500B">
              <w:t>ProgramLocationTable/OnDemandProgram/StartOfAvailability and EndOfAvailability</w:t>
            </w:r>
            <w:r w:rsidR="00E43565" w:rsidRPr="00F3500B">
              <w:t>.</w:t>
            </w:r>
          </w:p>
          <w:p w:rsidR="00A3385F" w:rsidRPr="00F3500B" w:rsidRDefault="00A3385F">
            <w:pPr>
              <w:pStyle w:val="TAL"/>
            </w:pPr>
            <w:r w:rsidRPr="00F3500B">
              <w:t>ProgramLocationTable/OnDemandService/OnDemandProgram/StartOfAvailability and EndOfAvailability</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Disseminator</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ServiceInformationTable/ServiceInformation/Owner</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MediaFormat</w:t>
            </w:r>
          </w:p>
        </w:tc>
        <w:tc>
          <w:tcPr>
            <w:tcW w:w="6899" w:type="dxa"/>
            <w:tcBorders>
              <w:top w:val="single" w:sz="6" w:space="0" w:color="auto"/>
              <w:left w:val="nil"/>
              <w:bottom w:val="single" w:sz="6" w:space="0" w:color="auto"/>
              <w:right w:val="nil"/>
            </w:tcBorders>
          </w:tcPr>
          <w:p w:rsidR="008532F7" w:rsidRPr="0037143C" w:rsidRDefault="00A3385F">
            <w:pPr>
              <w:pStyle w:val="TAL"/>
              <w:rPr>
                <w:lang w:val="fr-CH"/>
                <w:rPrChange w:id="2030" w:author="Evain, Jean-Pierre" w:date="2017-06-09T15:03:00Z">
                  <w:rPr/>
                </w:rPrChange>
              </w:rPr>
            </w:pPr>
            <w:r w:rsidRPr="0037143C">
              <w:rPr>
                <w:lang w:val="fr-CH"/>
                <w:rPrChange w:id="2031" w:author="Evain, Jean-Pierre" w:date="2017-06-09T15:03:00Z">
                  <w:rPr/>
                </w:rPrChange>
              </w:rPr>
              <w:t>ProgramInformationTable/ProgramInformation/AVAttributes</w:t>
            </w:r>
            <w:r w:rsidR="00E43565" w:rsidRPr="0037143C">
              <w:rPr>
                <w:lang w:val="fr-CH"/>
                <w:rPrChange w:id="2032" w:author="Evain, Jean-Pierre" w:date="2017-06-09T15:03:00Z">
                  <w:rPr/>
                </w:rPrChange>
              </w:rPr>
              <w:t>.</w:t>
            </w:r>
          </w:p>
          <w:p w:rsidR="00A3385F" w:rsidRPr="0037143C" w:rsidRDefault="00A3385F">
            <w:pPr>
              <w:pStyle w:val="TAL"/>
              <w:rPr>
                <w:lang w:val="fr-CH"/>
                <w:rPrChange w:id="2033" w:author="Evain, Jean-Pierre" w:date="2017-06-09T15:03:00Z">
                  <w:rPr/>
                </w:rPrChange>
              </w:rPr>
            </w:pPr>
            <w:r w:rsidRPr="0037143C">
              <w:rPr>
                <w:lang w:val="fr-CH"/>
                <w:rPrChange w:id="2034" w:author="Evain, Jean-Pierre" w:date="2017-06-09T15:03:00Z">
                  <w:rPr/>
                </w:rPrChange>
              </w:rPr>
              <w:t>ProgramLocationTable/BroadcastEvent/InstanceDescription/AVAttributes</w:t>
            </w:r>
            <w:r w:rsidR="00E43565" w:rsidRPr="0037143C">
              <w:rPr>
                <w:lang w:val="fr-CH"/>
                <w:rPrChange w:id="2035" w:author="Evain, Jean-Pierre" w:date="2017-06-09T15:03:00Z">
                  <w:rPr/>
                </w:rPrChange>
              </w:rPr>
              <w:t>.</w:t>
            </w:r>
          </w:p>
          <w:p w:rsidR="00A3385F" w:rsidRPr="00F3500B" w:rsidRDefault="00A3385F">
            <w:pPr>
              <w:pStyle w:val="TAL"/>
            </w:pPr>
            <w:r w:rsidRPr="00F3500B">
              <w:t>ProgramLocationTable/Schedule/ScheduleEvent/InstanceDescription/AVAttributes</w:t>
            </w:r>
            <w:r w:rsidR="00E43565" w:rsidRPr="00F3500B">
              <w:t>.</w:t>
            </w:r>
          </w:p>
          <w:p w:rsidR="00A3385F" w:rsidRPr="00F3500B" w:rsidRDefault="00A3385F">
            <w:pPr>
              <w:pStyle w:val="TAL"/>
            </w:pPr>
            <w:r w:rsidRPr="00F3500B">
              <w:t>ProgramLocationTable/OnDemandProgram/InstanceDescription/AVAttributes</w:t>
            </w:r>
            <w:r w:rsidR="00E43565" w:rsidRPr="00F3500B">
              <w:t>.</w:t>
            </w:r>
          </w:p>
          <w:p w:rsidR="00A3385F" w:rsidRPr="00F3500B" w:rsidRDefault="00A3385F">
            <w:pPr>
              <w:pStyle w:val="TAL"/>
            </w:pPr>
            <w:r w:rsidRPr="00F3500B">
              <w:t>ProgramLocationTable/OnDemandService/OnDemandProgram/InstanceDescription/AVAttributes</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NoRepeat</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ProgramLocationTable/BroadcastEvent/Repeat</w:t>
            </w:r>
            <w:r w:rsidR="00E43565" w:rsidRPr="00F3500B">
              <w:t>.</w:t>
            </w:r>
          </w:p>
          <w:p w:rsidR="00A3385F" w:rsidRPr="00F3500B" w:rsidRDefault="00A3385F">
            <w:pPr>
              <w:pStyle w:val="TAL"/>
            </w:pPr>
            <w:r w:rsidRPr="00F3500B">
              <w:t>ProgramLocationTable/Schedule/ScheduleEvent/Repeat</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NoEncryption</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attribute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NoPayPerUse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ProgramLocationTable/BroadcastEvent/Free</w:t>
            </w:r>
            <w:r w:rsidR="00E43565" w:rsidRPr="00F3500B">
              <w:t>.</w:t>
            </w:r>
          </w:p>
          <w:p w:rsidR="00A3385F" w:rsidRPr="00F3500B" w:rsidRDefault="00A3385F">
            <w:pPr>
              <w:pStyle w:val="TAL"/>
            </w:pPr>
            <w:r w:rsidRPr="00F3500B">
              <w:t>ProgramLocationTable/Schedule/ScheduleEvent/Free</w:t>
            </w:r>
            <w:r w:rsidR="00E43565" w:rsidRPr="00F3500B">
              <w:t>.</w:t>
            </w:r>
          </w:p>
        </w:tc>
      </w:tr>
    </w:tbl>
    <w:p w:rsidR="00A3385F" w:rsidRPr="00F3500B" w:rsidRDefault="00A3385F"/>
    <w:p w:rsidR="00A3385F" w:rsidRPr="00F3500B" w:rsidRDefault="00A3385F" w:rsidP="00614D0B">
      <w:pPr>
        <w:pStyle w:val="Heading4"/>
      </w:pPr>
      <w:bookmarkStart w:id="2036" w:name="_Toc445718988"/>
      <w:r w:rsidRPr="00F3500B">
        <w:lastRenderedPageBreak/>
        <w:t>6.5.2.8</w:t>
      </w:r>
      <w:r w:rsidRPr="00F3500B">
        <w:tab/>
        <w:t>PreferenceCondition DS</w:t>
      </w:r>
      <w:bookmarkEnd w:id="2036"/>
    </w:p>
    <w:p w:rsidR="00A3385F" w:rsidRPr="00F3500B" w:rsidRDefault="002F05F2">
      <w:pPr>
        <w:pStyle w:val="FL"/>
      </w:pPr>
      <w:r w:rsidRPr="00F3500B">
        <w:rPr>
          <w:noProof/>
          <w:lang w:val="fr-CH" w:eastAsia="fr-CH"/>
        </w:rPr>
        <w:drawing>
          <wp:inline distT="0" distB="0" distL="0" distR="0" wp14:anchorId="42D215BA" wp14:editId="1098589D">
            <wp:extent cx="3411220" cy="771525"/>
            <wp:effectExtent l="0" t="0" r="0" b="0"/>
            <wp:docPr id="42" name="Picture 42" descr="docum_p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cum_p3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1220" cy="771525"/>
                    </a:xfrm>
                    <a:prstGeom prst="rect">
                      <a:avLst/>
                    </a:prstGeom>
                    <a:noFill/>
                    <a:ln>
                      <a:noFill/>
                    </a:ln>
                  </pic:spPr>
                </pic:pic>
              </a:graphicData>
            </a:graphic>
          </wp:inline>
        </w:drawing>
      </w:r>
    </w:p>
    <w:p w:rsidR="00A3385F" w:rsidRPr="00F3500B" w:rsidRDefault="002F05F2">
      <w:pPr>
        <w:pStyle w:val="FL"/>
        <w:keepNext w:val="0"/>
        <w:keepLines w:val="0"/>
      </w:pPr>
      <w:r w:rsidRPr="00F3500B">
        <w:rPr>
          <w:noProof/>
          <w:lang w:val="fr-CH" w:eastAsia="fr-CH"/>
        </w:rPr>
        <w:drawing>
          <wp:inline distT="0" distB="0" distL="0" distR="0" wp14:anchorId="3F8C42EC" wp14:editId="02F020F2">
            <wp:extent cx="2894330" cy="4476750"/>
            <wp:effectExtent l="0" t="0" r="0" b="0"/>
            <wp:docPr id="43" name="Picture 43" descr="docum_p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um_p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4330" cy="4476750"/>
                    </a:xfrm>
                    <a:prstGeom prst="rect">
                      <a:avLst/>
                    </a:prstGeom>
                    <a:noFill/>
                    <a:ln>
                      <a:noFill/>
                    </a:ln>
                  </pic:spPr>
                </pic:pic>
              </a:graphicData>
            </a:graphic>
          </wp:inline>
        </w:drawing>
      </w:r>
    </w:p>
    <w:p w:rsidR="00A3385F" w:rsidRPr="00F3500B" w:rsidRDefault="002F05F2">
      <w:pPr>
        <w:pStyle w:val="FL"/>
        <w:keepNext w:val="0"/>
        <w:keepLines w:val="0"/>
      </w:pPr>
      <w:r w:rsidRPr="00F3500B">
        <w:rPr>
          <w:noProof/>
          <w:lang w:val="fr-CH" w:eastAsia="fr-CH"/>
        </w:rPr>
        <w:drawing>
          <wp:inline distT="0" distB="0" distL="0" distR="0" wp14:anchorId="512C82C9" wp14:editId="33A22C91">
            <wp:extent cx="3379470" cy="1932305"/>
            <wp:effectExtent l="0" t="0" r="0" b="0"/>
            <wp:docPr id="44" name="Picture 44" descr="docum_p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um_p3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9470" cy="1932305"/>
                    </a:xfrm>
                    <a:prstGeom prst="rect">
                      <a:avLst/>
                    </a:prstGeom>
                    <a:noFill/>
                    <a:ln>
                      <a:noFill/>
                    </a:ln>
                  </pic:spPr>
                </pic:pic>
              </a:graphicData>
            </a:graphic>
          </wp:inline>
        </w:drawing>
      </w:r>
    </w:p>
    <w:p w:rsidR="00A3385F" w:rsidRPr="00F3500B" w:rsidRDefault="00A3385F" w:rsidP="00614D0B">
      <w:pPr>
        <w:pStyle w:val="Heading4"/>
      </w:pPr>
      <w:bookmarkStart w:id="2037" w:name="_Toc445718989"/>
      <w:r w:rsidRPr="00F3500B">
        <w:lastRenderedPageBreak/>
        <w:t>6.5.2.9</w:t>
      </w:r>
      <w:r w:rsidRPr="00F3500B">
        <w:tab/>
        <w:t>BrowsingPreferences DS</w:t>
      </w:r>
      <w:bookmarkEnd w:id="2037"/>
    </w:p>
    <w:p w:rsidR="00A3385F" w:rsidRPr="00F3500B" w:rsidRDefault="002F05F2">
      <w:pPr>
        <w:pStyle w:val="FL"/>
        <w:rPr>
          <w:rFonts w:eastAsia="???"/>
        </w:rPr>
      </w:pPr>
      <w:r w:rsidRPr="00F3500B">
        <w:rPr>
          <w:noProof/>
          <w:lang w:val="fr-CH" w:eastAsia="fr-CH"/>
        </w:rPr>
        <w:drawing>
          <wp:inline distT="0" distB="0" distL="0" distR="0" wp14:anchorId="6F949575" wp14:editId="3236A117">
            <wp:extent cx="3912235" cy="1788795"/>
            <wp:effectExtent l="0" t="0" r="0" b="0"/>
            <wp:docPr id="45" name="Picture 45" descr="docum_p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um_p4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2235" cy="1788795"/>
                    </a:xfrm>
                    <a:prstGeom prst="rect">
                      <a:avLst/>
                    </a:prstGeom>
                    <a:noFill/>
                    <a:ln>
                      <a:noFill/>
                    </a:ln>
                  </pic:spPr>
                </pic:pic>
              </a:graphicData>
            </a:graphic>
          </wp:inline>
        </w:drawing>
      </w:r>
    </w:p>
    <w:p w:rsidR="00A3385F" w:rsidRPr="00F3500B" w:rsidRDefault="00A3385F">
      <w:pPr>
        <w:keepNext/>
        <w:rPr>
          <w:rFonts w:eastAsia="Arial Unicode MS"/>
        </w:rPr>
      </w:pPr>
      <w:r w:rsidRPr="00F3500B">
        <w:rPr>
          <w:rFonts w:eastAsia="???"/>
        </w:rPr>
        <w:t>The Br</w:t>
      </w:r>
      <w:r w:rsidRPr="00F3500B">
        <w:rPr>
          <w:rFonts w:eastAsia="Arial Unicode MS"/>
        </w:rPr>
        <w:t>owsingPreferences DS is used to specify a user</w:t>
      </w:r>
      <w:r w:rsidR="005B1F1E" w:rsidRPr="00F3500B">
        <w:rPr>
          <w:rFonts w:eastAsia="Arial Unicode MS"/>
        </w:rPr>
        <w:t>'</w:t>
      </w:r>
      <w:r w:rsidRPr="00F3500B">
        <w:rPr>
          <w:rFonts w:eastAsia="Arial Unicode MS"/>
        </w:rPr>
        <w:t>s preferences for navigating and accessing multimedia content. The BrowsingPreferences DS is a container of SummaryPreferences.</w:t>
      </w:r>
    </w:p>
    <w:p w:rsidR="00A3385F" w:rsidRPr="00F3500B" w:rsidRDefault="00A3385F">
      <w:pPr>
        <w:rPr>
          <w:rFonts w:eastAsia="Arial Unicode MS"/>
        </w:rPr>
      </w:pPr>
      <w:r w:rsidRPr="00F3500B">
        <w:rPr>
          <w:rFonts w:eastAsia="Arial Unicode MS"/>
        </w:rPr>
        <w:t xml:space="preserve">The specification of the BrowsingPreferences DS is given in </w:t>
      </w:r>
      <w:r w:rsidR="00C16A9B" w:rsidRPr="00F3500B">
        <w:rPr>
          <w:rFonts w:eastAsia="Arial Unicode MS"/>
        </w:rPr>
        <w:t>clause 1</w:t>
      </w:r>
      <w:r w:rsidRPr="00F3500B">
        <w:rPr>
          <w:rFonts w:eastAsia="Arial Unicode MS"/>
        </w:rPr>
        <w:t>5.2.9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BrowsingPreferences DS is specified in </w:t>
      </w:r>
      <w:r w:rsidR="00C16A9B" w:rsidRPr="00F3500B">
        <w:rPr>
          <w:rFonts w:eastAsia="Arial Unicode MS"/>
        </w:rPr>
        <w:t>clause 1</w:t>
      </w:r>
      <w:r w:rsidRPr="00F3500B">
        <w:rPr>
          <w:rFonts w:eastAsia="Arial Unicode MS"/>
        </w:rPr>
        <w:t>5.2.9.2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BrowsingPreferences DS are specified in </w:t>
      </w:r>
      <w:r w:rsidR="00C16A9B" w:rsidRPr="00F3500B">
        <w:rPr>
          <w:rFonts w:eastAsia="Arial Unicode MS"/>
        </w:rPr>
        <w:t>clause 1</w:t>
      </w:r>
      <w:r w:rsidRPr="00F3500B">
        <w:rPr>
          <w:rFonts w:eastAsia="Arial Unicode MS"/>
        </w:rPr>
        <w:t>5.2.9.3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pStyle w:val="NO"/>
      </w:pPr>
      <w:r w:rsidRPr="00F3500B">
        <w:t>NOTE:</w:t>
      </w:r>
      <w:r w:rsidRPr="00F3500B">
        <w:tab/>
        <w:t xml:space="preserve">The </w:t>
      </w:r>
      <w:r w:rsidRPr="00F3500B">
        <w:rPr>
          <w:rFonts w:ascii="Courier New" w:hAnsi="Courier New"/>
        </w:rPr>
        <w:t xml:space="preserve">protected </w:t>
      </w:r>
      <w:r w:rsidRPr="00F3500B">
        <w:t xml:space="preserve">attribute of the </w:t>
      </w:r>
      <w:r w:rsidRPr="00F3500B">
        <w:rPr>
          <w:rFonts w:ascii="Courier New" w:hAnsi="Courier New"/>
        </w:rPr>
        <w:t xml:space="preserve">BrowsingPreferences </w:t>
      </w:r>
      <w:r w:rsidRPr="00F3500B">
        <w:t xml:space="preserve">DS can be set (under user control) to indicate whether the contained user preference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true. Because a single user preferences description can contain multiple </w:t>
      </w:r>
      <w:r w:rsidRPr="00F3500B">
        <w:rPr>
          <w:rFonts w:ascii="Courier New" w:hAnsi="Courier New"/>
        </w:rPr>
        <w:t xml:space="preserve">BrowsingPreferences </w:t>
      </w:r>
      <w:r w:rsidRPr="00F3500B">
        <w:t>elements, it is possible to separately describe preferences that should be kept private and other preferences that do not have to be kept private.</w:t>
      </w:r>
    </w:p>
    <w:p w:rsidR="00A3385F" w:rsidRPr="00F3500B" w:rsidRDefault="00A3385F" w:rsidP="00614D0B">
      <w:pPr>
        <w:pStyle w:val="Heading4"/>
      </w:pPr>
      <w:bookmarkStart w:id="2038" w:name="_Toc445718990"/>
      <w:r w:rsidRPr="00F3500B">
        <w:lastRenderedPageBreak/>
        <w:t>6.5.2.10</w:t>
      </w:r>
      <w:r w:rsidRPr="00F3500B">
        <w:tab/>
        <w:t>SummaryPreferences DS</w:t>
      </w:r>
      <w:bookmarkEnd w:id="2038"/>
    </w:p>
    <w:p w:rsidR="00A3385F" w:rsidRPr="00F3500B" w:rsidRDefault="002F05F2">
      <w:pPr>
        <w:pStyle w:val="FL"/>
        <w:rPr>
          <w:rFonts w:eastAsia="???"/>
        </w:rPr>
      </w:pPr>
      <w:r w:rsidRPr="00F3500B">
        <w:rPr>
          <w:noProof/>
          <w:lang w:val="fr-CH" w:eastAsia="fr-CH"/>
        </w:rPr>
        <w:drawing>
          <wp:inline distT="0" distB="0" distL="0" distR="0" wp14:anchorId="74CEC54C" wp14:editId="3B73DB90">
            <wp:extent cx="4397375" cy="4619625"/>
            <wp:effectExtent l="0" t="0" r="0" b="0"/>
            <wp:docPr id="46" name="Picture 46" descr="docum_p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um_p3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7375" cy="4619625"/>
                    </a:xfrm>
                    <a:prstGeom prst="rect">
                      <a:avLst/>
                    </a:prstGeom>
                    <a:noFill/>
                    <a:ln>
                      <a:noFill/>
                    </a:ln>
                  </pic:spPr>
                </pic:pic>
              </a:graphicData>
            </a:graphic>
          </wp:inline>
        </w:drawing>
      </w:r>
    </w:p>
    <w:p w:rsidR="00A3385F" w:rsidRPr="00F3500B" w:rsidRDefault="00A3385F">
      <w:pPr>
        <w:rPr>
          <w:rFonts w:eastAsia="Arial Unicode MS"/>
        </w:rPr>
      </w:pPr>
      <w:r w:rsidRPr="00F3500B">
        <w:rPr>
          <w:rFonts w:eastAsia="???"/>
        </w:rPr>
        <w:t>The Summ</w:t>
      </w:r>
      <w:r w:rsidRPr="00F3500B">
        <w:rPr>
          <w:rFonts w:eastAsia="Arial Unicode MS"/>
        </w:rPr>
        <w:t>aryPreferences DS describes a user</w:t>
      </w:r>
      <w:r w:rsidR="005B1F1E" w:rsidRPr="00F3500B">
        <w:rPr>
          <w:rFonts w:eastAsia="Arial Unicode MS"/>
        </w:rPr>
        <w:t>'</w:t>
      </w:r>
      <w:r w:rsidRPr="00F3500B">
        <w:rPr>
          <w:rFonts w:eastAsia="Arial Unicode MS"/>
        </w:rPr>
        <w:t xml:space="preserve">s preferences for nonlinear navigation of media especially with respect to visualization and </w:t>
      </w:r>
      <w:r w:rsidR="002C5DA5" w:rsidRPr="00F3500B">
        <w:rPr>
          <w:rFonts w:eastAsia="Arial Unicode MS"/>
        </w:rPr>
        <w:t>audio rendering</w:t>
      </w:r>
      <w:r w:rsidRPr="00F3500B">
        <w:rPr>
          <w:rFonts w:eastAsia="Arial Unicode MS"/>
        </w:rPr>
        <w:t xml:space="preserve"> of AV content.</w:t>
      </w:r>
    </w:p>
    <w:p w:rsidR="00A3385F" w:rsidRPr="00F3500B" w:rsidRDefault="00A3385F">
      <w:r w:rsidRPr="00F3500B">
        <w:rPr>
          <w:rFonts w:eastAsia="Arial Unicode MS"/>
        </w:rPr>
        <w:t xml:space="preserve">The specification of the SummaryPreferences DS is given in </w:t>
      </w:r>
      <w:r w:rsidR="00C16A9B" w:rsidRPr="00F3500B">
        <w:rPr>
          <w:rFonts w:eastAsia="Arial Unicode MS"/>
        </w:rPr>
        <w:t>clause 1</w:t>
      </w:r>
      <w:r w:rsidRPr="00F3500B">
        <w:rPr>
          <w:rFonts w:eastAsia="Arial Unicode MS"/>
        </w:rPr>
        <w:t>5.2.10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BrowsingPreferences DS is specified in </w:t>
      </w:r>
      <w:r w:rsidR="00C16A9B" w:rsidRPr="00F3500B">
        <w:rPr>
          <w:rFonts w:eastAsia="Arial Unicode MS"/>
        </w:rPr>
        <w:t>clause 1</w:t>
      </w:r>
      <w:r w:rsidRPr="00F3500B">
        <w:rPr>
          <w:rFonts w:eastAsia="Arial Unicode MS"/>
        </w:rPr>
        <w:t>5.2.10.2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BrowsingPreferences DS are specified in </w:t>
      </w:r>
      <w:r w:rsidR="00C16A9B" w:rsidRPr="00F3500B">
        <w:rPr>
          <w:rFonts w:eastAsia="Arial Unicode MS"/>
        </w:rPr>
        <w:t>clause 1</w:t>
      </w:r>
      <w:r w:rsidRPr="00F3500B">
        <w:rPr>
          <w:rFonts w:eastAsia="Arial Unicode MS"/>
        </w:rPr>
        <w:t>5.2.10.3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r w:rsidRPr="00F3500B">
        <w:t>The following table provides an informative example mapping of elements (and attributes) from UserPreferences/BrowsingPreferences/SummaryPreferences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2056"/>
        <w:gridCol w:w="6294"/>
      </w:tblGrid>
      <w:tr w:rsidR="00A3385F" w:rsidRPr="00F3500B">
        <w:trPr>
          <w:tblHeader/>
          <w:jc w:val="center"/>
        </w:trPr>
        <w:tc>
          <w:tcPr>
            <w:tcW w:w="2056" w:type="dxa"/>
            <w:tcBorders>
              <w:top w:val="single" w:sz="12" w:space="0" w:color="auto"/>
              <w:left w:val="nil"/>
              <w:bottom w:val="single" w:sz="12" w:space="0" w:color="auto"/>
              <w:right w:val="nil"/>
            </w:tcBorders>
          </w:tcPr>
          <w:p w:rsidR="00A3385F" w:rsidRPr="00F3500B" w:rsidRDefault="00A3385F" w:rsidP="000E3232">
            <w:pPr>
              <w:pStyle w:val="TAH"/>
            </w:pPr>
            <w:r w:rsidRPr="00F3500B">
              <w:t>Element/attribute Name</w:t>
            </w:r>
          </w:p>
        </w:tc>
        <w:tc>
          <w:tcPr>
            <w:tcW w:w="6294" w:type="dxa"/>
            <w:tcBorders>
              <w:top w:val="single" w:sz="12" w:space="0" w:color="auto"/>
              <w:left w:val="nil"/>
              <w:bottom w:val="single" w:sz="12" w:space="0" w:color="auto"/>
              <w:right w:val="nil"/>
            </w:tcBorders>
          </w:tcPr>
          <w:p w:rsidR="00A3385F" w:rsidRPr="00F3500B" w:rsidRDefault="00A3385F" w:rsidP="000E3232">
            <w:pPr>
              <w:pStyle w:val="TAH"/>
            </w:pPr>
            <w:r w:rsidRPr="00F3500B">
              <w:t>Mapping</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SummaryType</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SegmentInformationTable/SegmentGroupInformation/GroupType</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SummaryTheme</w:t>
            </w:r>
          </w:p>
        </w:tc>
        <w:tc>
          <w:tcPr>
            <w:tcW w:w="6294" w:type="dxa"/>
            <w:tcBorders>
              <w:top w:val="single" w:sz="6" w:space="0" w:color="auto"/>
              <w:left w:val="nil"/>
              <w:bottom w:val="single" w:sz="6" w:space="0" w:color="auto"/>
              <w:right w:val="nil"/>
            </w:tcBorders>
          </w:tcPr>
          <w:p w:rsidR="00A3385F" w:rsidRPr="00E05D84" w:rsidRDefault="00A3385F" w:rsidP="000E3232">
            <w:pPr>
              <w:pStyle w:val="TAL"/>
              <w:rPr>
                <w:lang w:val="fr-CH"/>
              </w:rPr>
            </w:pPr>
            <w:r w:rsidRPr="00E05D84">
              <w:rPr>
                <w:lang w:val="fr-CH"/>
              </w:rPr>
              <w:t>SegmentInformationTable/SegmentInformation/Description/Title</w:t>
            </w:r>
            <w:r w:rsidR="00E43565" w:rsidRPr="00E05D84">
              <w:rPr>
                <w:lang w:val="fr-CH"/>
              </w:rPr>
              <w:t>.</w:t>
            </w:r>
          </w:p>
          <w:p w:rsidR="00A3385F" w:rsidRPr="00E05D84" w:rsidRDefault="00A3385F" w:rsidP="000E3232">
            <w:pPr>
              <w:pStyle w:val="TAL"/>
              <w:rPr>
                <w:lang w:val="fr-CH"/>
              </w:rPr>
            </w:pPr>
            <w:r w:rsidRPr="00E05D84">
              <w:rPr>
                <w:lang w:val="fr-CH"/>
              </w:rPr>
              <w:t>SegmentInformationTable/SegmentInformation/Description/Synopsis</w:t>
            </w:r>
            <w:r w:rsidR="00E43565" w:rsidRPr="00E05D84">
              <w:rPr>
                <w:lang w:val="fr-CH"/>
              </w:rPr>
              <w:t>.</w:t>
            </w:r>
          </w:p>
          <w:p w:rsidR="00A3385F" w:rsidRPr="00F3500B" w:rsidRDefault="00A3385F" w:rsidP="000E3232">
            <w:pPr>
              <w:pStyle w:val="TAL"/>
            </w:pPr>
            <w:r w:rsidRPr="00F3500B">
              <w:t>SegmentInformationTable/SegmentInformation/Description/Keyword</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MaxSummaryDuration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MaxNumOfKeyFrames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BE2347">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NumOfChars</w:t>
            </w:r>
          </w:p>
        </w:tc>
        <w:tc>
          <w:tcPr>
            <w:tcW w:w="6294" w:type="dxa"/>
            <w:tcBorders>
              <w:top w:val="single" w:sz="6" w:space="0" w:color="auto"/>
              <w:left w:val="nil"/>
              <w:bottom w:val="single" w:sz="6" w:space="0" w:color="auto"/>
              <w:right w:val="nil"/>
            </w:tcBorders>
          </w:tcPr>
          <w:p w:rsidR="00A3385F" w:rsidRPr="00E05D84" w:rsidRDefault="00A3385F" w:rsidP="000E3232">
            <w:pPr>
              <w:pStyle w:val="TAL"/>
              <w:rPr>
                <w:lang w:val="fr-CH"/>
              </w:rPr>
            </w:pPr>
            <w:r w:rsidRPr="00E05D84">
              <w:rPr>
                <w:lang w:val="fr-CH"/>
              </w:rPr>
              <w:t>SegmentInformationTable/SegmentInformation/Description/Synopsis</w:t>
            </w:r>
            <w:r w:rsidR="00E43565" w:rsidRPr="00E05D84">
              <w:rPr>
                <w:lang w:val="fr-CH"/>
              </w:rPr>
              <w:t>.</w:t>
            </w:r>
          </w:p>
          <w:p w:rsidR="00A3385F" w:rsidRPr="00E05D84" w:rsidRDefault="00A3385F" w:rsidP="000E3232">
            <w:pPr>
              <w:pStyle w:val="TAL"/>
              <w:rPr>
                <w:lang w:val="fr-CH"/>
              </w:rPr>
            </w:pPr>
            <w:r w:rsidRPr="00E05D84">
              <w:rPr>
                <w:lang w:val="fr-CH"/>
              </w:rPr>
              <w:t>SegmentInformationTable/ProgramInformation/BasicDescription/Synopsis</w:t>
            </w:r>
            <w:r w:rsidR="00E43565" w:rsidRPr="00E05D84">
              <w:rPr>
                <w:lang w:val="fr-CH"/>
              </w:rPr>
              <w:t>.</w:t>
            </w:r>
          </w:p>
        </w:tc>
      </w:tr>
      <w:tr w:rsidR="00A3385F" w:rsidRPr="00BE2347">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MinNumOfChars</w:t>
            </w:r>
          </w:p>
        </w:tc>
        <w:tc>
          <w:tcPr>
            <w:tcW w:w="6294" w:type="dxa"/>
            <w:tcBorders>
              <w:top w:val="single" w:sz="6" w:space="0" w:color="auto"/>
              <w:left w:val="nil"/>
              <w:bottom w:val="single" w:sz="6" w:space="0" w:color="auto"/>
              <w:right w:val="nil"/>
            </w:tcBorders>
          </w:tcPr>
          <w:p w:rsidR="00A3385F" w:rsidRPr="00E05D84" w:rsidRDefault="00A3385F" w:rsidP="000E3232">
            <w:pPr>
              <w:pStyle w:val="TAL"/>
              <w:rPr>
                <w:lang w:val="fr-CH"/>
              </w:rPr>
            </w:pPr>
            <w:r w:rsidRPr="00E05D84">
              <w:rPr>
                <w:lang w:val="fr-CH"/>
              </w:rPr>
              <w:t>SegmentInformationTable/SegmentInformation/Description/Synopsis</w:t>
            </w:r>
            <w:r w:rsidR="00E43565" w:rsidRPr="00E05D84">
              <w:rPr>
                <w:lang w:val="fr-CH"/>
              </w:rPr>
              <w:t>.</w:t>
            </w:r>
          </w:p>
          <w:p w:rsidR="00A3385F" w:rsidRPr="00E05D84" w:rsidRDefault="00A3385F" w:rsidP="000E3232">
            <w:pPr>
              <w:pStyle w:val="TAL"/>
              <w:rPr>
                <w:lang w:val="fr-CH"/>
              </w:rPr>
            </w:pPr>
            <w:r w:rsidRPr="00E05D84">
              <w:rPr>
                <w:lang w:val="fr-CH"/>
              </w:rPr>
              <w:t>ProgramInformationTable/ProgramInformation/BasicDescription/Synopsis</w:t>
            </w:r>
            <w:r w:rsidR="00E43565" w:rsidRPr="00E05D84">
              <w:rPr>
                <w:lang w:val="fr-CH"/>
              </w:rPr>
              <w:t>.</w:t>
            </w:r>
          </w:p>
        </w:tc>
      </w:tr>
      <w:tr w:rsidR="00A3385F" w:rsidRPr="00BE2347">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keepNext w:val="0"/>
              <w:rPr>
                <w:rFonts w:ascii="Courier New" w:hAnsi="Courier New"/>
              </w:rPr>
            </w:pPr>
            <w:r w:rsidRPr="00F3500B">
              <w:rPr>
                <w:rFonts w:ascii="Courier New" w:hAnsi="Courier New"/>
              </w:rPr>
              <w:t>MaxNumOfChars</w:t>
            </w:r>
          </w:p>
        </w:tc>
        <w:tc>
          <w:tcPr>
            <w:tcW w:w="6294" w:type="dxa"/>
            <w:tcBorders>
              <w:top w:val="single" w:sz="6" w:space="0" w:color="auto"/>
              <w:left w:val="nil"/>
              <w:bottom w:val="single" w:sz="6" w:space="0" w:color="auto"/>
              <w:right w:val="nil"/>
            </w:tcBorders>
          </w:tcPr>
          <w:p w:rsidR="00A3385F" w:rsidRPr="00E05D84" w:rsidRDefault="00A3385F" w:rsidP="000E3232">
            <w:pPr>
              <w:pStyle w:val="TAL"/>
              <w:keepNext w:val="0"/>
              <w:rPr>
                <w:lang w:val="fr-CH"/>
              </w:rPr>
            </w:pPr>
            <w:r w:rsidRPr="00E05D84">
              <w:rPr>
                <w:lang w:val="fr-CH"/>
              </w:rPr>
              <w:t>SegmentInformationTable/SegmentInformation/Description/Synopsis</w:t>
            </w:r>
            <w:r w:rsidR="00E43565" w:rsidRPr="00E05D84">
              <w:rPr>
                <w:lang w:val="fr-CH"/>
              </w:rPr>
              <w:t>.</w:t>
            </w:r>
          </w:p>
          <w:p w:rsidR="00A3385F" w:rsidRPr="00E05D84" w:rsidRDefault="00A3385F" w:rsidP="000E3232">
            <w:pPr>
              <w:pStyle w:val="TAL"/>
              <w:keepNext w:val="0"/>
              <w:rPr>
                <w:lang w:val="fr-CH"/>
              </w:rPr>
            </w:pPr>
            <w:r w:rsidRPr="00E05D84">
              <w:rPr>
                <w:lang w:val="fr-CH"/>
              </w:rPr>
              <w:t>ProgramInformationTable/ProgramInformation/BasicDescription/Synopsis</w:t>
            </w:r>
            <w:r w:rsidR="00E43565" w:rsidRPr="00E05D84">
              <w:rPr>
                <w:lang w:val="fr-CH"/>
              </w:rPr>
              <w:t>.</w:t>
            </w:r>
          </w:p>
        </w:tc>
      </w:tr>
    </w:tbl>
    <w:p w:rsidR="00A3385F" w:rsidRPr="00F3500B" w:rsidRDefault="00A3385F" w:rsidP="00614D0B">
      <w:pPr>
        <w:pStyle w:val="Heading2"/>
        <w:rPr>
          <w:lang w:eastAsia="ja-JP"/>
        </w:rPr>
      </w:pPr>
      <w:bookmarkStart w:id="2039" w:name="_Toc445718991"/>
      <w:r w:rsidRPr="00F3500B">
        <w:rPr>
          <w:lang w:eastAsia="ja-JP"/>
        </w:rPr>
        <w:lastRenderedPageBreak/>
        <w:t>6.6</w:t>
      </w:r>
      <w:r w:rsidRPr="00F3500B">
        <w:rPr>
          <w:lang w:eastAsia="ja-JP"/>
        </w:rPr>
        <w:tab/>
        <w:t>Segmentation metadata</w:t>
      </w:r>
      <w:bookmarkEnd w:id="2039"/>
    </w:p>
    <w:p w:rsidR="00EE285B" w:rsidRPr="00F3500B" w:rsidRDefault="00EE285B" w:rsidP="00C321EA">
      <w:pPr>
        <w:pStyle w:val="Heading3"/>
      </w:pPr>
      <w:bookmarkStart w:id="2040" w:name="_Toc445718992"/>
      <w:r w:rsidRPr="00F3500B">
        <w:t>6.6.0</w:t>
      </w:r>
      <w:r w:rsidRPr="00F3500B">
        <w:tab/>
      </w:r>
      <w:proofErr w:type="gramStart"/>
      <w:r w:rsidRPr="00F3500B">
        <w:t>Introduction  to</w:t>
      </w:r>
      <w:proofErr w:type="gramEnd"/>
      <w:r w:rsidRPr="00F3500B">
        <w:t xml:space="preserve"> segmentation</w:t>
      </w:r>
      <w:bookmarkEnd w:id="2040"/>
    </w:p>
    <w:p w:rsidR="00A3385F" w:rsidRPr="00F3500B" w:rsidRDefault="00A3385F">
      <w:pPr>
        <w:rPr>
          <w:rFonts w:eastAsia="Arial Unicode MS"/>
          <w:lang w:eastAsia="ja-JP"/>
        </w:rPr>
      </w:pPr>
      <w:r w:rsidRPr="00F3500B">
        <w:t>Segmentation refers to the ability to define</w:t>
      </w:r>
      <w:r w:rsidRPr="00F3500B">
        <w:rPr>
          <w:rFonts w:eastAsia="Arial Unicode MS"/>
          <w:lang w:eastAsia="ja-JP"/>
        </w:rPr>
        <w:t>,</w:t>
      </w:r>
      <w:r w:rsidRPr="00F3500B">
        <w:t xml:space="preserve"> access and manipulate temporal intervals (i.e.</w:t>
      </w:r>
      <w:r w:rsidRPr="00F3500B">
        <w:rPr>
          <w:i/>
        </w:rPr>
        <w:t xml:space="preserve"> </w:t>
      </w:r>
      <w:r w:rsidRPr="00F3500B">
        <w:t xml:space="preserve">segments) within an AV stream. By associating metadata with segments and segment groups, it is possible to restructure and re-purpose an input AV stream to generate alternative consumption and navigation modes. Such modes could include, for example, a summary of the content with highlights, or a set of bookmarks that point to </w:t>
      </w:r>
      <w:r w:rsidR="00452C3A" w:rsidRPr="00F3500B">
        <w:t>"</w:t>
      </w:r>
      <w:r w:rsidRPr="00F3500B">
        <w:t>topic headings</w:t>
      </w:r>
      <w:r w:rsidR="00452C3A" w:rsidRPr="00F3500B">
        <w:t>"</w:t>
      </w:r>
      <w:r w:rsidRPr="00F3500B">
        <w:t xml:space="preserve"> within the stream. Such metadata can be provided by service providers or broadcasters as a value-added feature and/or generated by viewers themselves.</w:t>
      </w:r>
      <w:r w:rsidRPr="00F3500B">
        <w:rPr>
          <w:rFonts w:eastAsia="Arial Unicode MS"/>
          <w:lang w:eastAsia="ja-JP"/>
        </w:rPr>
        <w:t xml:space="preserve"> </w:t>
      </w:r>
      <w:r w:rsidRPr="00F3500B">
        <w:t>Applications include</w:t>
      </w:r>
      <w:r w:rsidRPr="00F3500B">
        <w:rPr>
          <w:rFonts w:eastAsia="Arial Unicode MS"/>
          <w:lang w:eastAsia="ja-JP"/>
        </w:rPr>
        <w:t>,</w:t>
      </w:r>
      <w:r w:rsidRPr="00F3500B">
        <w:t xml:space="preserve"> for example</w:t>
      </w:r>
      <w:r w:rsidRPr="00F3500B">
        <w:rPr>
          <w:rFonts w:eastAsia="Arial Unicode MS"/>
          <w:lang w:eastAsia="ja-JP"/>
        </w:rPr>
        <w:t>,</w:t>
      </w:r>
      <w:r w:rsidRPr="00F3500B">
        <w:t xml:space="preserve"> repurposing of content for educational purposes.</w:t>
      </w:r>
    </w:p>
    <w:p w:rsidR="00A3385F" w:rsidRPr="00F3500B" w:rsidRDefault="00A3385F" w:rsidP="00614D0B">
      <w:pPr>
        <w:pStyle w:val="Heading3"/>
      </w:pPr>
      <w:bookmarkStart w:id="2041" w:name="_Toc445718993"/>
      <w:r w:rsidRPr="00F3500B">
        <w:t>6.6.1</w:t>
      </w:r>
      <w:r w:rsidRPr="00F3500B">
        <w:tab/>
        <w:t>Segmentation metadata: definitions and requirements</w:t>
      </w:r>
      <w:bookmarkEnd w:id="2041"/>
    </w:p>
    <w:p w:rsidR="008532F7" w:rsidRPr="00F3500B" w:rsidRDefault="009674CC">
      <w:r w:rsidRPr="00F3500B">
        <w:t>T</w:t>
      </w:r>
      <w:r w:rsidR="00E031C0" w:rsidRPr="00F3500B">
        <w:t>he present clause</w:t>
      </w:r>
      <w:r w:rsidR="00C16A9B" w:rsidRPr="00F3500B">
        <w:t xml:space="preserve"> </w:t>
      </w:r>
      <w:r w:rsidRPr="00F3500B">
        <w:t xml:space="preserve">introduces </w:t>
      </w:r>
      <w:r w:rsidR="00A3385F" w:rsidRPr="00F3500B">
        <w:t>an overview of segmentation, including definitions of terminology and a list of requirements for common applications.</w:t>
      </w:r>
    </w:p>
    <w:p w:rsidR="00A3385F" w:rsidRPr="00F3500B" w:rsidRDefault="00A3385F">
      <w:r w:rsidRPr="00F3500B">
        <w:t xml:space="preserve">An entity-relationship diagram of the various components of a (segmented) programme is shown in figure 8. The properties and relationships of each entity are provided in more detail in the following </w:t>
      </w:r>
      <w:r w:rsidR="0021468C" w:rsidRPr="00F3500B">
        <w:t>clause</w:t>
      </w:r>
      <w:r w:rsidRPr="00F3500B">
        <w:t>s.</w:t>
      </w:r>
    </w:p>
    <w:p w:rsidR="00A3385F" w:rsidRPr="00F3500B" w:rsidRDefault="002F05F2">
      <w:pPr>
        <w:pStyle w:val="FL"/>
      </w:pPr>
      <w:r w:rsidRPr="00F3500B">
        <w:rPr>
          <w:noProof/>
          <w:lang w:val="fr-CH" w:eastAsia="fr-CH"/>
        </w:rPr>
        <w:drawing>
          <wp:inline distT="0" distB="0" distL="0" distR="0" wp14:anchorId="66BAECF7" wp14:editId="2C21AEC7">
            <wp:extent cx="3928110" cy="2146935"/>
            <wp:effectExtent l="0" t="0" r="0" b="0"/>
            <wp:docPr id="47" name="Picture 47" descr="Programme Dia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gramme Diag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8110" cy="2146935"/>
                    </a:xfrm>
                    <a:prstGeom prst="rect">
                      <a:avLst/>
                    </a:prstGeom>
                    <a:noFill/>
                    <a:ln>
                      <a:noFill/>
                    </a:ln>
                  </pic:spPr>
                </pic:pic>
              </a:graphicData>
            </a:graphic>
          </wp:inline>
        </w:drawing>
      </w:r>
    </w:p>
    <w:p w:rsidR="00A3385F" w:rsidRPr="00F3500B" w:rsidRDefault="00A3385F">
      <w:pPr>
        <w:pStyle w:val="TF"/>
      </w:pPr>
      <w:bookmarkStart w:id="2042" w:name="_Toc445718792"/>
      <w:r w:rsidRPr="00F3500B">
        <w:t xml:space="preserve">Figure </w:t>
      </w:r>
      <w:r w:rsidR="00BF1EEF">
        <w:fldChar w:fldCharType="begin"/>
      </w:r>
      <w:r w:rsidR="00BF1EEF">
        <w:instrText xml:space="preserve"> SEQ Figure \* A</w:instrText>
      </w:r>
      <w:r w:rsidR="00BF1EEF">
        <w:instrText xml:space="preserve">RABIC </w:instrText>
      </w:r>
      <w:r w:rsidR="00BF1EEF">
        <w:fldChar w:fldCharType="separate"/>
      </w:r>
      <w:r w:rsidR="00831E19" w:rsidRPr="00F3500B">
        <w:t>8</w:t>
      </w:r>
      <w:r w:rsidR="00BF1EEF">
        <w:fldChar w:fldCharType="end"/>
      </w:r>
      <w:r w:rsidRPr="00F3500B">
        <w:t>: Entity-relationship graph for the</w:t>
      </w:r>
      <w:r w:rsidRPr="00F3500B">
        <w:br/>
        <w:t>segmentation-related components of a TVA system</w:t>
      </w:r>
      <w:bookmarkEnd w:id="2042"/>
    </w:p>
    <w:p w:rsidR="00A3385F" w:rsidRPr="00F3500B" w:rsidRDefault="00A3385F">
      <w:pPr>
        <w:pStyle w:val="H6"/>
      </w:pPr>
      <w:r w:rsidRPr="00F3500B">
        <w:t>Entity definitions</w:t>
      </w:r>
    </w:p>
    <w:p w:rsidR="00A3385F" w:rsidRPr="00F3500B" w:rsidRDefault="00A3385F" w:rsidP="00C85F29">
      <w:pPr>
        <w:rPr>
          <w:rFonts w:eastAsia="Arial Unicode MS"/>
          <w:lang w:eastAsia="ja-JP"/>
        </w:rPr>
      </w:pPr>
      <w:r w:rsidRPr="00F3500B">
        <w:rPr>
          <w:b/>
        </w:rPr>
        <w:t>Programme</w:t>
      </w:r>
      <w:r w:rsidRPr="00F3500B">
        <w:t xml:space="preserve"> </w:t>
      </w:r>
      <w:r w:rsidR="007539A3" w:rsidRPr="00F3500B">
        <w:t>-</w:t>
      </w:r>
      <w:r w:rsidRPr="00F3500B">
        <w:t xml:space="preserve"> </w:t>
      </w:r>
      <w:r w:rsidR="005A63F6" w:rsidRPr="00F3500B">
        <w:t>T</w:t>
      </w:r>
      <w:r w:rsidRPr="00F3500B">
        <w:t>he programme represents an editorially coherent piece of content</w:t>
      </w:r>
      <w:r w:rsidRPr="00F3500B">
        <w:rPr>
          <w:lang w:eastAsia="ja-JP"/>
        </w:rPr>
        <w:t xml:space="preserve"> unambiguously identified by a CRID</w:t>
      </w:r>
      <w:r w:rsidRPr="00F3500B">
        <w:t>.</w:t>
      </w:r>
    </w:p>
    <w:p w:rsidR="00A3385F" w:rsidRPr="00F3500B" w:rsidRDefault="00A3385F">
      <w:pPr>
        <w:rPr>
          <w:rFonts w:eastAsia="Arial Unicode MS"/>
          <w:lang w:eastAsia="ja-JP"/>
        </w:rPr>
      </w:pPr>
      <w:r w:rsidRPr="00F3500B">
        <w:rPr>
          <w:rFonts w:eastAsia="Arial Unicode MS"/>
          <w:b/>
          <w:lang w:eastAsia="ja-JP"/>
        </w:rPr>
        <w:t>Programme Group</w:t>
      </w:r>
      <w:r w:rsidRPr="00F3500B">
        <w:t xml:space="preserve"> - </w:t>
      </w:r>
      <w:r w:rsidR="005A63F6" w:rsidRPr="00F3500B">
        <w:t>T</w:t>
      </w:r>
      <w:r w:rsidRPr="00F3500B">
        <w:rPr>
          <w:rFonts w:eastAsia="Arial Unicode MS"/>
          <w:lang w:eastAsia="ja-JP"/>
        </w:rPr>
        <w:t xml:space="preserve">he programme group entity defines a grouping of programmes. Programme groups can also contain other programme groups. The relevant group type for segmentation applications is the </w:t>
      </w:r>
      <w:r w:rsidR="00452C3A" w:rsidRPr="00F3500B">
        <w:rPr>
          <w:rFonts w:eastAsia="Arial Unicode MS"/>
          <w:lang w:eastAsia="ja-JP"/>
        </w:rPr>
        <w:t>"</w:t>
      </w:r>
      <w:r w:rsidRPr="00F3500B">
        <w:rPr>
          <w:rFonts w:eastAsia="Arial Unicode MS"/>
          <w:lang w:eastAsia="ja-JP"/>
        </w:rPr>
        <w:t>Programme Compilation</w:t>
      </w:r>
      <w:r w:rsidR="00452C3A" w:rsidRPr="00F3500B">
        <w:rPr>
          <w:rFonts w:eastAsia="Arial Unicode MS"/>
          <w:lang w:eastAsia="ja-JP"/>
        </w:rPr>
        <w:t>"</w:t>
      </w:r>
      <w:r w:rsidRPr="00F3500B">
        <w:rPr>
          <w:rFonts w:eastAsia="Arial Unicode MS"/>
          <w:lang w:eastAsia="ja-JP"/>
        </w:rPr>
        <w:t xml:space="preserve"> group type, which allows Segments from multiple programmes to be combined in Segment Groups.</w:t>
      </w:r>
    </w:p>
    <w:p w:rsidR="00A3385F" w:rsidRPr="00F3500B" w:rsidRDefault="00A3385F">
      <w:r w:rsidRPr="00F3500B">
        <w:rPr>
          <w:b/>
        </w:rPr>
        <w:t>Programme Location</w:t>
      </w:r>
      <w:r w:rsidRPr="00F3500B">
        <w:t xml:space="preserve"> </w:t>
      </w:r>
      <w:r w:rsidR="007539A3" w:rsidRPr="00F3500B">
        <w:t>-</w:t>
      </w:r>
      <w:r w:rsidRPr="00F3500B">
        <w:t xml:space="preserve"> Programme Location provides a physical location where the programme is available. A</w:t>
      </w:r>
      <w:r w:rsidR="00535599" w:rsidRPr="00F3500B">
        <w:t> </w:t>
      </w:r>
      <w:r w:rsidRPr="00F3500B">
        <w:t>programme may be available at multiple programme locations; selection of a particular programme location is performed during the location resolution process. The timelines of different instances of a programme identified by a given CRID are assumed to be identical; hence it is inconsequential for the segmentation description which location is selected during the resolution process.</w:t>
      </w:r>
    </w:p>
    <w:p w:rsidR="00A3385F" w:rsidRPr="00F3500B" w:rsidRDefault="00A3385F">
      <w:r w:rsidRPr="00F3500B">
        <w:rPr>
          <w:b/>
        </w:rPr>
        <w:t>Segment</w:t>
      </w:r>
      <w:r w:rsidRPr="00F3500B">
        <w:t xml:space="preserve"> - A segment is a continuous fragment of a programme. A particular segment can belong to a single programme only, but it can be a member of multiple segment groups.</w:t>
      </w:r>
    </w:p>
    <w:p w:rsidR="00A3385F" w:rsidRPr="00F3500B" w:rsidRDefault="00A3385F">
      <w:pPr>
        <w:rPr>
          <w:rFonts w:eastAsia="Arial Unicode MS"/>
          <w:lang w:eastAsia="ja-JP"/>
        </w:rPr>
      </w:pPr>
      <w:r w:rsidRPr="00F3500B">
        <w:rPr>
          <w:b/>
        </w:rPr>
        <w:t>Segment Group</w:t>
      </w:r>
      <w:r w:rsidRPr="00F3500B">
        <w:t xml:space="preserve"> - </w:t>
      </w:r>
      <w:r w:rsidR="003910DE" w:rsidRPr="00F3500B">
        <w:t>D</w:t>
      </w:r>
      <w:r w:rsidRPr="00F3500B">
        <w:t>enotes a collection of segments that are grouped together, for a particular purpose or due to a shared property. A seg</w:t>
      </w:r>
      <w:r w:rsidR="00545828" w:rsidRPr="00F3500B">
        <w:t>ment group can contain segments</w:t>
      </w:r>
      <w:r w:rsidRPr="00F3500B">
        <w:t xml:space="preserve"> or other segment groups.</w:t>
      </w:r>
    </w:p>
    <w:p w:rsidR="00A3385F" w:rsidRPr="00F3500B" w:rsidRDefault="00A3385F">
      <w:pPr>
        <w:pStyle w:val="H6"/>
      </w:pPr>
      <w:r w:rsidRPr="00F3500B">
        <w:t>Relationship definitions</w:t>
      </w:r>
    </w:p>
    <w:p w:rsidR="008532F7" w:rsidRPr="00F3500B" w:rsidRDefault="00A3385F">
      <w:r w:rsidRPr="00F3500B">
        <w:rPr>
          <w:b/>
        </w:rPr>
        <w:t>Programme-to-Segment:</w:t>
      </w:r>
      <w:r w:rsidRPr="00F3500B">
        <w:t xml:space="preserve"> A Segment is part of a single programme, which is identified by its CRID. A Programme</w:t>
      </w:r>
      <w:r w:rsidRPr="00F3500B">
        <w:rPr>
          <w:lang w:eastAsia="ja-JP"/>
        </w:rPr>
        <w:t xml:space="preserve"> </w:t>
      </w:r>
      <w:r w:rsidRPr="00F3500B">
        <w:t>can contain multiple segments.</w:t>
      </w:r>
    </w:p>
    <w:p w:rsidR="008532F7" w:rsidRPr="00F3500B" w:rsidRDefault="00A3385F">
      <w:r w:rsidRPr="00F3500B">
        <w:rPr>
          <w:b/>
        </w:rPr>
        <w:lastRenderedPageBreak/>
        <w:t>Segment-to-Segment Group:</w:t>
      </w:r>
      <w:r w:rsidRPr="00F3500B">
        <w:t xml:space="preserve"> A Segment can belong to zero or more Segment Groups. A Segment Group can contain zero or more Segments (possibly from multiple Programmes).</w:t>
      </w:r>
    </w:p>
    <w:p w:rsidR="00A3385F" w:rsidRPr="00F3500B" w:rsidRDefault="00A3385F">
      <w:r w:rsidRPr="00F3500B">
        <w:rPr>
          <w:b/>
        </w:rPr>
        <w:t>Segment Group-to-Segment Group:</w:t>
      </w:r>
      <w:r w:rsidRPr="00F3500B">
        <w:t xml:space="preserve"> A Segment Group can be a member of zero or more Segment Groups and it can contain zero or more Segment Groups. A Segment Group may contain either segments, or subgroups, but not both.</w:t>
      </w:r>
    </w:p>
    <w:p w:rsidR="00A3385F" w:rsidRPr="00F3500B" w:rsidRDefault="00A3385F">
      <w:pPr>
        <w:pStyle w:val="NO"/>
      </w:pPr>
      <w:r w:rsidRPr="00F3500B">
        <w:t>NOTE:</w:t>
      </w:r>
      <w:r w:rsidRPr="00F3500B">
        <w:tab/>
        <w:t>This latter constraint is imposed by the syntax and semantics of the description schemes.</w:t>
      </w:r>
    </w:p>
    <w:p w:rsidR="00A3385F" w:rsidRPr="00F3500B" w:rsidRDefault="00A3385F" w:rsidP="00614D0B">
      <w:pPr>
        <w:pStyle w:val="Heading3"/>
      </w:pPr>
      <w:bookmarkStart w:id="2043" w:name="_Toc445718994"/>
      <w:r w:rsidRPr="00F3500B">
        <w:t>6.6.2</w:t>
      </w:r>
      <w:r w:rsidRPr="00F3500B">
        <w:tab/>
        <w:t>Basic segment description</w:t>
      </w:r>
      <w:bookmarkEnd w:id="2043"/>
    </w:p>
    <w:p w:rsidR="00A3385F" w:rsidRPr="00F3500B" w:rsidRDefault="00A3385F">
      <w:pPr>
        <w:jc w:val="both"/>
      </w:pPr>
      <w:r w:rsidRPr="00F3500B">
        <w:t>The following complex type defines descriptive properties of segments.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spacing w:after="140"/>
        <w:rPr>
          <w:rFonts w:eastAsia="MS Mincho"/>
        </w:rPr>
      </w:pPr>
      <w:r w:rsidRPr="00F3500B">
        <w:rPr>
          <w:noProof/>
          <w:lang w:val="fr-CH" w:eastAsia="fr-CH"/>
        </w:rPr>
        <w:drawing>
          <wp:inline distT="0" distB="0" distL="0" distR="0" wp14:anchorId="233AC31D" wp14:editId="205BF991">
            <wp:extent cx="3808730" cy="2679700"/>
            <wp:effectExtent l="0" t="0" r="0" b="0"/>
            <wp:docPr id="48" name="Picture 48" descr="TVA shanghai_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VA shanghai_p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8730" cy="267970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BasicSegmentDescriptionType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:TitleType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:SynopsisType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:GenreType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Keyword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:KeywordType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RelatedMaterial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:RelatedMaterialType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:CreditsListType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tblHeader/>
          <w:jc w:val="center"/>
        </w:trPr>
        <w:tc>
          <w:tcPr>
            <w:tcW w:w="3708" w:type="dxa"/>
            <w:tcBorders>
              <w:bottom w:val="single" w:sz="12" w:space="0" w:color="000000"/>
            </w:tcBorders>
          </w:tcPr>
          <w:p w:rsidR="00A3385F" w:rsidRPr="00F3500B" w:rsidRDefault="00A3385F" w:rsidP="00AC74D7">
            <w:pPr>
              <w:pStyle w:val="TAH"/>
            </w:pPr>
            <w:r w:rsidRPr="00F3500B">
              <w:lastRenderedPageBreak/>
              <w:t>Name</w:t>
            </w:r>
          </w:p>
        </w:tc>
        <w:tc>
          <w:tcPr>
            <w:tcW w:w="4770" w:type="dxa"/>
            <w:tcBorders>
              <w:bottom w:val="single" w:sz="12" w:space="0" w:color="000000"/>
            </w:tcBorders>
          </w:tcPr>
          <w:p w:rsidR="00A3385F" w:rsidRPr="00F3500B" w:rsidRDefault="00A3385F" w:rsidP="00AC74D7">
            <w:pPr>
              <w:pStyle w:val="TAH"/>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BasicSegmentDescriptionType</w:t>
            </w:r>
          </w:p>
        </w:tc>
        <w:tc>
          <w:tcPr>
            <w:tcW w:w="4770" w:type="dxa"/>
            <w:tcBorders>
              <w:top w:val="nil"/>
              <w:bottom w:val="single" w:sz="6" w:space="0" w:color="000000"/>
            </w:tcBorders>
          </w:tcPr>
          <w:p w:rsidR="00A3385F" w:rsidRPr="00F3500B" w:rsidRDefault="00A3385F" w:rsidP="00AC74D7">
            <w:pPr>
              <w:pStyle w:val="TAL"/>
            </w:pPr>
            <w:r w:rsidRPr="00F3500B">
              <w:t>Defines basic segment description.</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Title</w:t>
            </w:r>
          </w:p>
        </w:tc>
        <w:tc>
          <w:tcPr>
            <w:tcW w:w="4770" w:type="dxa"/>
            <w:tcBorders>
              <w:top w:val="nil"/>
              <w:bottom w:val="single" w:sz="6" w:space="0" w:color="000000"/>
            </w:tcBorders>
          </w:tcPr>
          <w:p w:rsidR="00A3385F" w:rsidRPr="00F3500B" w:rsidRDefault="00A3385F" w:rsidP="00AC74D7">
            <w:pPr>
              <w:pStyle w:val="TAL"/>
            </w:pPr>
            <w:r w:rsidRPr="00F3500B">
              <w:t>A title of the segment (optional). A segment can have several titles when necessary, e.g. in different languages.</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Synopsis</w:t>
            </w:r>
          </w:p>
        </w:tc>
        <w:tc>
          <w:tcPr>
            <w:tcW w:w="4770" w:type="dxa"/>
            <w:tcBorders>
              <w:top w:val="nil"/>
              <w:bottom w:val="single" w:sz="6" w:space="0" w:color="000000"/>
            </w:tcBorders>
          </w:tcPr>
          <w:p w:rsidR="00A3385F" w:rsidRPr="00F3500B" w:rsidRDefault="00A3385F" w:rsidP="00AC74D7">
            <w:pPr>
              <w:pStyle w:val="TAL"/>
            </w:pPr>
            <w:r w:rsidRPr="00F3500B">
              <w:t>A synopsis or textual description of the segment (optional). A segment can have several synopses when necessary, e.g. in different languages or lengths.</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Genre</w:t>
            </w:r>
          </w:p>
        </w:tc>
        <w:tc>
          <w:tcPr>
            <w:tcW w:w="4770" w:type="dxa"/>
            <w:tcBorders>
              <w:top w:val="nil"/>
              <w:bottom w:val="single" w:sz="6" w:space="0" w:color="000000"/>
            </w:tcBorders>
          </w:tcPr>
          <w:p w:rsidR="00A3385F" w:rsidRPr="00F3500B" w:rsidRDefault="00A3385F" w:rsidP="00AC74D7">
            <w:pPr>
              <w:pStyle w:val="TAL"/>
            </w:pPr>
            <w:r w:rsidRPr="00F3500B">
              <w:t xml:space="preserve">A genre for the Segment.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w:t>
            </w:r>
          </w:p>
        </w:tc>
      </w:tr>
      <w:tr w:rsidR="00A3385F" w:rsidRPr="00F3500B">
        <w:trPr>
          <w:jc w:val="center"/>
        </w:trPr>
        <w:tc>
          <w:tcPr>
            <w:tcW w:w="3708" w:type="dxa"/>
            <w:tcBorders>
              <w:top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Keyword</w:t>
            </w:r>
          </w:p>
        </w:tc>
        <w:tc>
          <w:tcPr>
            <w:tcW w:w="4770" w:type="dxa"/>
            <w:tcBorders>
              <w:top w:val="single" w:sz="6" w:space="0" w:color="000000"/>
            </w:tcBorders>
          </w:tcPr>
          <w:p w:rsidR="00A3385F" w:rsidRPr="00F3500B" w:rsidRDefault="00A3385F" w:rsidP="00AC74D7">
            <w:pPr>
              <w:pStyle w:val="TAL"/>
            </w:pPr>
            <w:r w:rsidRPr="00F3500B">
              <w:t xml:space="preserve">A </w:t>
            </w:r>
            <w:r w:rsidRPr="00F3500B">
              <w:rPr>
                <w:rFonts w:eastAsia="Arial Unicode MS"/>
                <w:lang w:eastAsia="ja-JP"/>
              </w:rPr>
              <w:t>list of keywords</w:t>
            </w:r>
            <w:r w:rsidRPr="00F3500B">
              <w:t xml:space="preserve"> associated with the segment (optional). A segment can have several keywords when necessary, e.g. in different languages.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RelatedMaterial</w:t>
            </w:r>
          </w:p>
        </w:tc>
        <w:tc>
          <w:tcPr>
            <w:tcW w:w="4770" w:type="dxa"/>
            <w:tcBorders>
              <w:top w:val="single" w:sz="6" w:space="0" w:color="000000"/>
              <w:bottom w:val="single" w:sz="6" w:space="0" w:color="000000"/>
            </w:tcBorders>
          </w:tcPr>
          <w:p w:rsidR="00A3385F" w:rsidRPr="00F3500B" w:rsidRDefault="00A3385F" w:rsidP="00AC74D7">
            <w:pPr>
              <w:pStyle w:val="TAL"/>
            </w:pPr>
            <w:r w:rsidRPr="00F3500B">
              <w:t>A link to external material related to the segment (optional). A segment can have multiple links.</w:t>
            </w:r>
          </w:p>
        </w:tc>
      </w:tr>
      <w:tr w:rsidR="00A3385F" w:rsidRPr="00F3500B">
        <w:trPr>
          <w:jc w:val="center"/>
        </w:trPr>
        <w:tc>
          <w:tcPr>
            <w:tcW w:w="3708" w:type="dxa"/>
            <w:tcBorders>
              <w:top w:val="single" w:sz="6" w:space="0" w:color="000000"/>
              <w:bottom w:val="single" w:sz="2"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CreditsList</w:t>
            </w:r>
          </w:p>
        </w:tc>
        <w:tc>
          <w:tcPr>
            <w:tcW w:w="4770" w:type="dxa"/>
            <w:tcBorders>
              <w:top w:val="single" w:sz="6" w:space="0" w:color="000000"/>
              <w:bottom w:val="single" w:sz="2" w:space="0" w:color="000000"/>
            </w:tcBorders>
          </w:tcPr>
          <w:p w:rsidR="00A3385F" w:rsidRPr="00F3500B" w:rsidRDefault="00A3385F" w:rsidP="00AC74D7">
            <w:pPr>
              <w:pStyle w:val="TAL"/>
            </w:pPr>
            <w:r w:rsidRPr="00F3500B">
              <w:t>The list of credits (e.g. actors, directors, etc.) for the segment.</w:t>
            </w:r>
          </w:p>
        </w:tc>
      </w:tr>
    </w:tbl>
    <w:p w:rsidR="00A3385F" w:rsidRPr="00F3500B" w:rsidRDefault="00A3385F" w:rsidP="005C0437">
      <w:pPr>
        <w:pStyle w:val="FP"/>
      </w:pPr>
    </w:p>
    <w:p w:rsidR="00A3385F" w:rsidRPr="00F3500B" w:rsidRDefault="00185374" w:rsidP="00614D0B">
      <w:pPr>
        <w:pStyle w:val="Heading3"/>
      </w:pPr>
      <w:bookmarkStart w:id="2044" w:name="_Toc445718995"/>
      <w:r w:rsidRPr="00F3500B">
        <w:t>6.6.3</w:t>
      </w:r>
      <w:r w:rsidRPr="00F3500B">
        <w:tab/>
      </w:r>
      <w:r w:rsidR="00A3385F" w:rsidRPr="00F3500B">
        <w:t>TVAMediaTime Type</w:t>
      </w:r>
      <w:bookmarkEnd w:id="2044"/>
    </w:p>
    <w:p w:rsidR="00A3385F" w:rsidRPr="00F3500B" w:rsidRDefault="00A3385F">
      <w:r w:rsidRPr="00F3500B">
        <w:t>The TVAMediaTime Type is used to describe a time point relative to a known origin and with an optional duration. This type is used extensively by the Segmentation data types.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TVAMediaRelIncrTimePointType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:MediaRelIncrTimePointType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mediaTimeUnit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:mediaDurationType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2367C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00A3385F" w:rsidRPr="00F3500B">
        <w:rPr>
          <w:rFonts w:ascii="Courier New" w:eastAsia="Arial Unicode MS" w:hAnsi="Courier New"/>
          <w:sz w:val="18"/>
        </w:rPr>
        <w:t>default</w:t>
      </w:r>
      <w:proofErr w:type="gramEnd"/>
      <w:r w:rsidR="00A3385F" w:rsidRPr="00F3500B">
        <w:rPr>
          <w:rFonts w:ascii="Courier New" w:eastAsia="Arial Unicode MS" w:hAnsi="Courier New"/>
          <w:sz w:val="18"/>
        </w:rPr>
        <w:t>=</w:t>
      </w:r>
      <w:r w:rsidR="00452C3A" w:rsidRPr="00F3500B">
        <w:rPr>
          <w:rFonts w:ascii="Courier New" w:eastAsia="Arial Unicode MS" w:hAnsi="Courier New"/>
          <w:sz w:val="18"/>
        </w:rPr>
        <w:t>"</w:t>
      </w:r>
      <w:r w:rsidR="00A3385F" w:rsidRPr="00F3500B">
        <w:rPr>
          <w:rFonts w:ascii="Courier New" w:hAnsi="Courier New"/>
          <w:sz w:val="18"/>
        </w:rPr>
        <w:t>PT1N1000F</w:t>
      </w:r>
      <w:r w:rsidR="00452C3A" w:rsidRPr="00F3500B">
        <w:t>"</w:t>
      </w:r>
      <w:r w:rsidR="00A91158"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TVAMediaTimeType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choice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:MediaRelTimePointType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MediaRelIncrTimePoint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:TVAMediaRelIncrTimePointType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:mediaDurationType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MediaIncrDuration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:MediaIncrDurationType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5C0437">
      <w:pPr>
        <w:pStyle w:val="FP"/>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TVAMediaRelIncrTimePointType</w:t>
            </w:r>
          </w:p>
        </w:tc>
        <w:tc>
          <w:tcPr>
            <w:tcW w:w="4847" w:type="dxa"/>
            <w:tcBorders>
              <w:top w:val="nil"/>
              <w:bottom w:val="single" w:sz="6" w:space="0" w:color="000000"/>
            </w:tcBorders>
          </w:tcPr>
          <w:p w:rsidR="00A3385F" w:rsidRPr="00F3500B" w:rsidRDefault="00A3385F">
            <w:pPr>
              <w:pStyle w:val="TAL"/>
              <w:keepLines w:val="0"/>
            </w:pPr>
            <w:r w:rsidRPr="00F3500B">
              <w:t>This complextype is used to define a time point on a timebase, using a declared set of time units.</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mediaTimeUnit</w:t>
            </w:r>
          </w:p>
        </w:tc>
        <w:tc>
          <w:tcPr>
            <w:tcW w:w="4847" w:type="dxa"/>
            <w:tcBorders>
              <w:top w:val="nil"/>
              <w:bottom w:val="single" w:sz="6" w:space="0" w:color="000000"/>
            </w:tcBorders>
          </w:tcPr>
          <w:p w:rsidR="00A3385F" w:rsidRPr="00F3500B" w:rsidRDefault="00A3385F">
            <w:pPr>
              <w:pStyle w:val="TAL"/>
              <w:keepLines w:val="0"/>
            </w:pPr>
            <w:r w:rsidRPr="00F3500B">
              <w:t xml:space="preserve">An optional attribute which defines the units in which the Time point is defined. If this attribute is not declared then, the system shall use that defined in an ancestors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element if any, or within the segments associated segment group. If no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is defined then by default the mediaTimeUnits shall be in milliseconds.</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TVAMediaTimeType</w:t>
            </w:r>
          </w:p>
        </w:tc>
        <w:tc>
          <w:tcPr>
            <w:tcW w:w="4847" w:type="dxa"/>
            <w:tcBorders>
              <w:top w:val="nil"/>
              <w:bottom w:val="single" w:sz="6" w:space="0" w:color="000000"/>
            </w:tcBorders>
          </w:tcPr>
          <w:p w:rsidR="00A3385F" w:rsidRPr="00F3500B" w:rsidRDefault="00A3385F">
            <w:pPr>
              <w:pStyle w:val="TAL"/>
              <w:keepNext w:val="0"/>
              <w:keepLines w:val="0"/>
            </w:pPr>
            <w:r w:rsidRPr="00F3500B">
              <w:t>A complex type which is used to define a time point on a time line and an optional duration for the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MediaRelTimePoint</w:t>
            </w:r>
          </w:p>
        </w:tc>
        <w:tc>
          <w:tcPr>
            <w:tcW w:w="4847" w:type="dxa"/>
            <w:tcBorders>
              <w:top w:val="nil"/>
              <w:bottom w:val="single" w:sz="6" w:space="0" w:color="000000"/>
            </w:tcBorders>
          </w:tcPr>
          <w:p w:rsidR="00A3385F" w:rsidRPr="00F3500B" w:rsidRDefault="00A3385F">
            <w:pPr>
              <w:pStyle w:val="TAL"/>
            </w:pPr>
            <w:r w:rsidRPr="00F3500B">
              <w:t xml:space="preserve">This element is used to signal a relative time point using a Gregorian date and day time. When no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is defined then the time base is assumed to be </w:t>
            </w:r>
            <w:r w:rsidR="00452C3A" w:rsidRPr="00F3500B">
              <w:t>"</w:t>
            </w:r>
            <w:r w:rsidRPr="00F3500B">
              <w:t>00:00:00.000</w:t>
            </w:r>
            <w:r w:rsidR="00452C3A" w:rsidRPr="00F3500B">
              <w:t>"</w:t>
            </w:r>
            <w:r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lastRenderedPageBreak/>
              <w:t>MediaRelIncrTimePoint</w:t>
            </w:r>
          </w:p>
        </w:tc>
        <w:tc>
          <w:tcPr>
            <w:tcW w:w="4847" w:type="dxa"/>
            <w:tcBorders>
              <w:top w:val="nil"/>
              <w:bottom w:val="single" w:sz="6" w:space="0" w:color="000000"/>
            </w:tcBorders>
          </w:tcPr>
          <w:p w:rsidR="00A3385F" w:rsidRPr="00F3500B" w:rsidRDefault="00A3385F">
            <w:pPr>
              <w:pStyle w:val="TAL"/>
            </w:pPr>
            <w:r w:rsidRPr="00F3500B">
              <w:t xml:space="preserve">This element is used to signal a relative time point, in a user defined set of </w:t>
            </w:r>
            <w:r w:rsidRPr="00F3500B">
              <w:rPr>
                <w:rFonts w:ascii="Courier New" w:hAnsi="Courier New"/>
              </w:rPr>
              <w:t>mediaTimeUnits</w:t>
            </w:r>
            <w:r w:rsidRPr="00F3500B">
              <w:t>.</w:t>
            </w:r>
          </w:p>
          <w:p w:rsidR="00A3385F" w:rsidRPr="00F3500B" w:rsidRDefault="00A3385F">
            <w:pPr>
              <w:pStyle w:val="TAL"/>
            </w:pPr>
            <w:r w:rsidRPr="00F3500B">
              <w:t xml:space="preserve">If </w:t>
            </w:r>
            <w:r w:rsidRPr="00F3500B">
              <w:rPr>
                <w:rFonts w:ascii="Courier New" w:hAnsi="Courier New"/>
              </w:rPr>
              <w:t>mediaTimeUnits</w:t>
            </w:r>
            <w:r w:rsidRPr="00F3500B">
              <w:t xml:space="preserve"> are defined within this element then they override any previously defined within a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element.</w:t>
            </w:r>
          </w:p>
          <w:p w:rsidR="00A3385F" w:rsidRPr="00F3500B" w:rsidRDefault="00A3385F">
            <w:pPr>
              <w:pStyle w:val="TAL"/>
            </w:pPr>
            <w:r w:rsidRPr="00F3500B">
              <w:t>The mediaTimeBase attribute shall not be used.</w:t>
            </w:r>
          </w:p>
        </w:tc>
      </w:tr>
      <w:tr w:rsidR="00A3385F" w:rsidRPr="00F3500B">
        <w:trPr>
          <w:jc w:val="center"/>
        </w:trPr>
        <w:tc>
          <w:tcPr>
            <w:tcW w:w="3708" w:type="dxa"/>
            <w:tcBorders>
              <w:top w:val="nil"/>
              <w:bottom w:val="single" w:sz="6" w:space="0" w:color="000000"/>
            </w:tcBorders>
          </w:tcPr>
          <w:p w:rsidR="00A3385F" w:rsidRPr="00F3500B" w:rsidRDefault="00A3385F" w:rsidP="005C0437">
            <w:pPr>
              <w:pStyle w:val="TAL"/>
              <w:keepLines w:val="0"/>
              <w:ind w:left="284"/>
              <w:rPr>
                <w:rFonts w:ascii="Courier New" w:hAnsi="Courier New"/>
              </w:rPr>
            </w:pPr>
            <w:r w:rsidRPr="00F3500B">
              <w:rPr>
                <w:rFonts w:ascii="Courier New" w:hAnsi="Courier New"/>
              </w:rPr>
              <w:t>MediaDuration</w:t>
            </w:r>
          </w:p>
        </w:tc>
        <w:tc>
          <w:tcPr>
            <w:tcW w:w="4847" w:type="dxa"/>
            <w:tcBorders>
              <w:top w:val="nil"/>
              <w:bottom w:val="single" w:sz="6" w:space="0" w:color="000000"/>
            </w:tcBorders>
          </w:tcPr>
          <w:p w:rsidR="00A3385F" w:rsidRPr="00F3500B" w:rsidRDefault="00A3385F" w:rsidP="005C0437">
            <w:pPr>
              <w:pStyle w:val="TAL"/>
            </w:pPr>
            <w:r w:rsidRPr="00F3500B">
              <w:t>This element is used to signal a duration using a days, hours, minutes, seconds and fractions of seconds.</w:t>
            </w:r>
          </w:p>
          <w:p w:rsidR="00A3385F" w:rsidRPr="00F3500B" w:rsidRDefault="00A3385F" w:rsidP="005C0437">
            <w:pPr>
              <w:pStyle w:val="TAL"/>
            </w:pPr>
            <w:r w:rsidRPr="00F3500B">
              <w:t>See MPEG-7 MDS specification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r w:rsidR="00E43565" w:rsidRPr="00F3500B">
              <w:t>.</w:t>
            </w:r>
          </w:p>
        </w:tc>
      </w:tr>
      <w:tr w:rsidR="00A3385F" w:rsidRPr="00F3500B">
        <w:trPr>
          <w:jc w:val="center"/>
        </w:trPr>
        <w:tc>
          <w:tcPr>
            <w:tcW w:w="3708" w:type="dxa"/>
            <w:tcBorders>
              <w:top w:val="nil"/>
              <w:bottom w:val="single" w:sz="6" w:space="0" w:color="000000"/>
            </w:tcBorders>
          </w:tcPr>
          <w:p w:rsidR="00A3385F" w:rsidRPr="00F3500B" w:rsidRDefault="00A3385F" w:rsidP="005C0437">
            <w:pPr>
              <w:pStyle w:val="TAL"/>
              <w:keepNext w:val="0"/>
              <w:keepLines w:val="0"/>
              <w:ind w:left="284"/>
              <w:rPr>
                <w:rFonts w:ascii="Courier New" w:hAnsi="Courier New"/>
              </w:rPr>
            </w:pPr>
            <w:r w:rsidRPr="00F3500B">
              <w:rPr>
                <w:rFonts w:ascii="Courier New" w:hAnsi="Courier New"/>
              </w:rPr>
              <w:t>MediaIncrDuration</w:t>
            </w:r>
          </w:p>
        </w:tc>
        <w:tc>
          <w:tcPr>
            <w:tcW w:w="4847" w:type="dxa"/>
            <w:tcBorders>
              <w:top w:val="nil"/>
              <w:bottom w:val="single" w:sz="6" w:space="0" w:color="000000"/>
            </w:tcBorders>
          </w:tcPr>
          <w:p w:rsidR="00A3385F" w:rsidRPr="00F3500B" w:rsidRDefault="00A3385F" w:rsidP="005C0437">
            <w:pPr>
              <w:pStyle w:val="TAL"/>
              <w:keepNext w:val="0"/>
            </w:pPr>
            <w:r w:rsidRPr="00F3500B">
              <w:t xml:space="preserve">This element is used to signal a duration using declared </w:t>
            </w:r>
            <w:r w:rsidRPr="00F3500B">
              <w:rPr>
                <w:rFonts w:ascii="Courier New" w:hAnsi="Courier New"/>
              </w:rPr>
              <w:t>mediaTimeUnits</w:t>
            </w:r>
            <w:r w:rsidR="00E43565" w:rsidRPr="00F3500B">
              <w:rPr>
                <w:rFonts w:ascii="Times New Roman" w:hAnsi="Times New Roman"/>
              </w:rPr>
              <w:t>.</w:t>
            </w:r>
          </w:p>
        </w:tc>
      </w:tr>
    </w:tbl>
    <w:p w:rsidR="00AC74D7" w:rsidRPr="00F3500B" w:rsidRDefault="00AC74D7" w:rsidP="00831E19"/>
    <w:p w:rsidR="00A3385F" w:rsidRPr="00F3500B" w:rsidRDefault="00185374" w:rsidP="00535599">
      <w:pPr>
        <w:pStyle w:val="Heading3"/>
      </w:pPr>
      <w:bookmarkStart w:id="2045" w:name="_Toc445718996"/>
      <w:r w:rsidRPr="00F3500B">
        <w:t>6.6.4</w:t>
      </w:r>
      <w:r w:rsidRPr="00F3500B">
        <w:tab/>
      </w:r>
      <w:r w:rsidR="00A3385F" w:rsidRPr="00F3500B">
        <w:t>TimeBaseReference Type</w:t>
      </w:r>
      <w:bookmarkEnd w:id="2045"/>
    </w:p>
    <w:p w:rsidR="00A3385F" w:rsidRPr="00F3500B" w:rsidRDefault="00A3385F" w:rsidP="00535599">
      <w:pPr>
        <w:keepNext/>
      </w:pPr>
      <w:r w:rsidRPr="00F3500B">
        <w:t>The following type is used within the Segment structures to define a time base, which segments are authored against.</w:t>
      </w:r>
    </w:p>
    <w:p w:rsidR="00A3385F" w:rsidRPr="00F3500B" w:rsidRDefault="00A3385F" w:rsidP="00535599">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TimeBaseReferenceType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35599">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choice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MediaRelIncrTimePoint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:MediaRelIncrTimePointType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timebaseId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5C0437">
      <w:pPr>
        <w:pStyle w:val="FP"/>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TimeBaseReferenceType</w:t>
            </w:r>
          </w:p>
        </w:tc>
        <w:tc>
          <w:tcPr>
            <w:tcW w:w="4847" w:type="dxa"/>
            <w:tcBorders>
              <w:top w:val="nil"/>
              <w:bottom w:val="single" w:sz="6" w:space="0" w:color="000000"/>
            </w:tcBorders>
          </w:tcPr>
          <w:p w:rsidR="00A3385F" w:rsidRPr="00F3500B" w:rsidRDefault="00A3385F">
            <w:pPr>
              <w:pStyle w:val="TAL"/>
              <w:keepLines w:val="0"/>
            </w:pPr>
            <w:r w:rsidRPr="00F3500B">
              <w:t xml:space="preserve">This element enables the definition of a TimeBase from which all </w:t>
            </w:r>
            <w:r w:rsidRPr="00F3500B">
              <w:rPr>
                <w:rFonts w:ascii="Courier New" w:hAnsi="Courier New"/>
              </w:rPr>
              <w:t>segmentLocators</w:t>
            </w:r>
            <w:r w:rsidRPr="00F3500B">
              <w:t xml:space="preserve"> and </w:t>
            </w:r>
            <w:r w:rsidRPr="00F3500B">
              <w:rPr>
                <w:rFonts w:ascii="Courier New" w:hAnsi="Courier New"/>
              </w:rPr>
              <w:t>KeyFrameLocators</w:t>
            </w:r>
            <w:r w:rsidRPr="00F3500B">
              <w:t xml:space="preserve"> are authored relative too.</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MediaTimePoint</w:t>
            </w:r>
          </w:p>
        </w:tc>
        <w:tc>
          <w:tcPr>
            <w:tcW w:w="4847" w:type="dxa"/>
            <w:tcBorders>
              <w:top w:val="nil"/>
              <w:bottom w:val="single" w:sz="6" w:space="0" w:color="000000"/>
            </w:tcBorders>
          </w:tcPr>
          <w:p w:rsidR="00A3385F" w:rsidRPr="00F3500B" w:rsidRDefault="00A3385F" w:rsidP="00ED0A36">
            <w:pPr>
              <w:pStyle w:val="TAL"/>
              <w:keepNext w:val="0"/>
              <w:keepLines w:val="0"/>
            </w:pPr>
            <w:r w:rsidRPr="00F3500B">
              <w:t xml:space="preserve">This element enables the definition of a timebase origin using a Gregorian date and day time without specifying the </w:t>
            </w:r>
            <w:r w:rsidR="00ED0A36" w:rsidRPr="00F3500B">
              <w:t>time zone designator</w:t>
            </w:r>
            <w:r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MediaRelIncrTimePoint</w:t>
            </w:r>
          </w:p>
        </w:tc>
        <w:tc>
          <w:tcPr>
            <w:tcW w:w="4847" w:type="dxa"/>
            <w:tcBorders>
              <w:top w:val="nil"/>
              <w:bottom w:val="single" w:sz="6" w:space="0" w:color="000000"/>
            </w:tcBorders>
          </w:tcPr>
          <w:p w:rsidR="00A3385F" w:rsidRPr="00F3500B" w:rsidRDefault="00A3385F">
            <w:pPr>
              <w:pStyle w:val="TAL"/>
              <w:keepNext w:val="0"/>
              <w:keepLines w:val="0"/>
            </w:pPr>
            <w:r w:rsidRPr="00F3500B">
              <w:t>This element enables the definition of a timebase origin using specified time units. If no time units are given it shall be assumed that the time is defined in milliseconds</w:t>
            </w:r>
            <w:r w:rsidR="000923EB" w:rsidRPr="00F3500B">
              <w:t xml:space="preserve"> i.e. </w:t>
            </w:r>
            <w:r w:rsidR="00452C3A" w:rsidRPr="00F3500B">
              <w:t>"</w:t>
            </w:r>
            <w:r w:rsidRPr="00F3500B">
              <w:t>PT1N1000F</w:t>
            </w:r>
            <w:r w:rsidR="00452C3A" w:rsidRPr="00F3500B">
              <w:t>"</w:t>
            </w:r>
            <w:r w:rsidRPr="00F3500B">
              <w:t>.</w:t>
            </w:r>
          </w:p>
          <w:p w:rsidR="00A3385F" w:rsidRPr="00F3500B" w:rsidRDefault="00A3385F">
            <w:pPr>
              <w:pStyle w:val="TAL"/>
              <w:keepNext w:val="0"/>
              <w:keepLines w:val="0"/>
            </w:pPr>
            <w:r w:rsidRPr="00F3500B">
              <w:t xml:space="preserve">The </w:t>
            </w:r>
            <w:r w:rsidRPr="00F3500B">
              <w:rPr>
                <w:rFonts w:ascii="Courier New" w:hAnsi="Courier New"/>
              </w:rPr>
              <w:t>mediaTimeBase</w:t>
            </w:r>
            <w:r w:rsidRPr="00F3500B">
              <w:t xml:space="preserve"> attribute shall not be used.</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50"/>
              <w:rPr>
                <w:rFonts w:ascii="Courier New" w:hAnsi="Courier New"/>
              </w:rPr>
            </w:pPr>
            <w:r w:rsidRPr="00F3500B">
              <w:rPr>
                <w:rFonts w:ascii="Courier New" w:hAnsi="Courier New"/>
              </w:rPr>
              <w:t>timebaseId</w:t>
            </w:r>
          </w:p>
        </w:tc>
        <w:tc>
          <w:tcPr>
            <w:tcW w:w="4847" w:type="dxa"/>
            <w:tcBorders>
              <w:top w:val="nil"/>
              <w:bottom w:val="single" w:sz="6" w:space="0" w:color="000000"/>
            </w:tcBorders>
          </w:tcPr>
          <w:p w:rsidR="00A3385F" w:rsidRPr="00F3500B" w:rsidRDefault="00A3385F">
            <w:pPr>
              <w:pStyle w:val="TAL"/>
              <w:keepNext w:val="0"/>
              <w:keepLines w:val="0"/>
            </w:pPr>
            <w:r w:rsidRPr="00F3500B">
              <w:t xml:space="preserve">This attribute shall be used to optionally identify a specific timebase within the content, for which the segments have been authored for. </w:t>
            </w:r>
            <w:proofErr w:type="gramStart"/>
            <w:r w:rsidRPr="00F3500B">
              <w:t>if</w:t>
            </w:r>
            <w:proofErr w:type="gramEnd"/>
            <w:r w:rsidRPr="00F3500B">
              <w:t xml:space="preserve"> this element is not present then the timebase shall be identified by using the CRID.</w:t>
            </w:r>
          </w:p>
        </w:tc>
      </w:tr>
    </w:tbl>
    <w:p w:rsidR="00E43565" w:rsidRPr="00F3500B" w:rsidRDefault="00E43565" w:rsidP="005C0437">
      <w:pPr>
        <w:pStyle w:val="FP"/>
      </w:pPr>
    </w:p>
    <w:p w:rsidR="00A3385F" w:rsidRPr="00F3500B" w:rsidRDefault="00A3385F" w:rsidP="00614D0B">
      <w:pPr>
        <w:pStyle w:val="Heading3"/>
      </w:pPr>
      <w:bookmarkStart w:id="2046" w:name="_Toc445718997"/>
      <w:r w:rsidRPr="00F3500B">
        <w:lastRenderedPageBreak/>
        <w:t>6.6.5</w:t>
      </w:r>
      <w:r w:rsidRPr="00F3500B">
        <w:tab/>
        <w:t>Segment Information</w:t>
      </w:r>
      <w:bookmarkEnd w:id="2046"/>
    </w:p>
    <w:p w:rsidR="00A3385F" w:rsidRPr="00F3500B" w:rsidRDefault="00A3385F">
      <w:pPr>
        <w:keepNext/>
        <w:keepLines/>
      </w:pPr>
      <w:r w:rsidRPr="00F3500B">
        <w:t>The following element and complex type define a segment.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0381F4D7" wp14:editId="2B9A8252">
            <wp:extent cx="4118610" cy="2520315"/>
            <wp:effectExtent l="0" t="0" r="0" b="0"/>
            <wp:docPr id="49" name="Picture 49"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aus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8610" cy="252031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SegmentInformationType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ProgramRef</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:CRIDRefType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Tim</w:t>
      </w:r>
      <w:r w:rsidRPr="00F3500B">
        <w:rPr>
          <w:rFonts w:ascii="Courier New" w:eastAsia="Arial Unicode MS" w:hAnsi="Courier New"/>
          <w:sz w:val="18"/>
        </w:rPr>
        <w:t>eBaseReference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:TimeBaseReferenceType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Description</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tva:BasicSegmentDescriptionType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:TVAMediaTimeType</w:t>
      </w:r>
      <w:proofErr w:type="gramEnd"/>
      <w:r w:rsidR="00452C3A" w:rsidRPr="00F3500B">
        <w:rPr>
          <w:rFonts w:ascii="Courier New" w:eastAsia="Arial Unicode MS" w:hAnsi="Courier New"/>
          <w:sz w:val="18"/>
        </w:rPr>
        <w:t>"</w:t>
      </w:r>
      <w:r w:rsidR="004726B7"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004726B7"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KeyFrameLocator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:TVAMediaTimeType</w:t>
      </w:r>
      <w:proofErr w:type="gramEnd"/>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2A2336" w:rsidRPr="00F3500B" w:rsidRDefault="002A2336" w:rsidP="002A233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:UniqueIDType</w:t>
      </w:r>
      <w:proofErr w:type="gramEnd"/>
      <w:r w:rsidR="00452C3A" w:rsidRPr="00F3500B">
        <w:rPr>
          <w:rFonts w:ascii="Courier New" w:eastAsia="MS Mincho" w:hAnsi="Courier New"/>
          <w:sz w:val="18"/>
        </w:rPr>
        <w:t>"</w:t>
      </w:r>
    </w:p>
    <w:p w:rsidR="002A2336" w:rsidRPr="00F3500B" w:rsidRDefault="002A2336" w:rsidP="002A233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segmentId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SegmentInformationType</w:t>
            </w:r>
          </w:p>
        </w:tc>
        <w:tc>
          <w:tcPr>
            <w:tcW w:w="4847" w:type="dxa"/>
            <w:tcBorders>
              <w:top w:val="nil"/>
              <w:bottom w:val="single" w:sz="6" w:space="0" w:color="000000"/>
            </w:tcBorders>
          </w:tcPr>
          <w:p w:rsidR="00A3385F" w:rsidRPr="00F3500B" w:rsidRDefault="00A3385F">
            <w:pPr>
              <w:pStyle w:val="TAL"/>
              <w:keepLines w:val="0"/>
            </w:pPr>
            <w:r w:rsidRPr="00F3500B">
              <w:t>Defines an individual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ProgramRef</w:t>
            </w:r>
          </w:p>
        </w:tc>
        <w:tc>
          <w:tcPr>
            <w:tcW w:w="4847" w:type="dxa"/>
            <w:tcBorders>
              <w:top w:val="nil"/>
              <w:bottom w:val="single" w:sz="6" w:space="0" w:color="000000"/>
            </w:tcBorders>
          </w:tcPr>
          <w:p w:rsidR="00A3385F" w:rsidRPr="00F3500B" w:rsidRDefault="00A3385F" w:rsidP="0078392D">
            <w:pPr>
              <w:pStyle w:val="TAL"/>
              <w:rPr>
                <w:rFonts w:eastAsia="Arial Unicode MS"/>
              </w:rPr>
            </w:pPr>
            <w:r w:rsidRPr="00F3500B">
              <w:t>A reference to the programme this segment belongs to. When the ProgramRef element is not instantiated within a segment, the programme that the segment belongs to is specified by the ProgramRef element of (one of) its parent segment group(s).</w:t>
            </w:r>
            <w:r w:rsidRPr="00F3500B">
              <w:rPr>
                <w:rFonts w:eastAsia="Arial Unicode MS"/>
              </w:rPr>
              <w:t xml:space="preserve"> When the segment is a direct member of a segment group that defines a programme compilation (i.e. the </w:t>
            </w:r>
            <w:r w:rsidRPr="00F3500B">
              <w:t>ProgramRef</w:t>
            </w:r>
            <w:r w:rsidRPr="00F3500B">
              <w:rPr>
                <w:rFonts w:eastAsia="Arial Unicode MS"/>
              </w:rPr>
              <w:t xml:space="preserve"> element of the parent segment group references a CRID associated with a Programme Compilation), the </w:t>
            </w:r>
            <w:r w:rsidRPr="00F3500B">
              <w:t xml:space="preserve">ProgramRef </w:t>
            </w:r>
            <w:r w:rsidRPr="00F3500B">
              <w:rPr>
                <w:rFonts w:eastAsia="Arial Unicode MS"/>
              </w:rPr>
              <w:t>element of the segment will reference the CRID of the particular programme that the segment belongs to.</w:t>
            </w:r>
          </w:p>
          <w:p w:rsidR="0078392D" w:rsidRPr="00F3500B" w:rsidRDefault="0078392D" w:rsidP="003910DE">
            <w:pPr>
              <w:pStyle w:val="TAN"/>
              <w:rPr>
                <w:rFonts w:eastAsia="Arial Unicode MS"/>
              </w:rPr>
            </w:pPr>
            <w:r w:rsidRPr="00F3500B">
              <w:t>N</w:t>
            </w:r>
            <w:r w:rsidR="003910DE" w:rsidRPr="00F3500B">
              <w:t>OTE</w:t>
            </w:r>
            <w:r w:rsidRPr="00F3500B">
              <w:t>:</w:t>
            </w:r>
            <w:r w:rsidR="003910DE" w:rsidRPr="00F3500B">
              <w:tab/>
            </w:r>
            <w:r w:rsidRPr="00F3500B">
              <w:t>When the use of a globally unique segmentId is required, the segmentId and ProgramRef should be combined to identify a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TimeBaseReference</w:t>
            </w:r>
          </w:p>
        </w:tc>
        <w:tc>
          <w:tcPr>
            <w:tcW w:w="4847" w:type="dxa"/>
            <w:tcBorders>
              <w:top w:val="nil"/>
              <w:bottom w:val="single" w:sz="6" w:space="0" w:color="000000"/>
            </w:tcBorders>
          </w:tcPr>
          <w:p w:rsidR="00A3385F" w:rsidRPr="00F3500B" w:rsidRDefault="00A3385F">
            <w:pPr>
              <w:pStyle w:val="TAL"/>
              <w:keepLines w:val="0"/>
            </w:pPr>
            <w:r w:rsidRPr="00F3500B">
              <w:t xml:space="preserve">An optional element which when present signals the use of a different Timebase to that signalled within the segment Group for which this segment is a member of. </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Description</w:t>
            </w:r>
          </w:p>
        </w:tc>
        <w:tc>
          <w:tcPr>
            <w:tcW w:w="4847" w:type="dxa"/>
            <w:tcBorders>
              <w:top w:val="nil"/>
              <w:bottom w:val="single" w:sz="6" w:space="0" w:color="000000"/>
            </w:tcBorders>
          </w:tcPr>
          <w:p w:rsidR="00A3385F" w:rsidRPr="00F3500B" w:rsidRDefault="00A3385F">
            <w:pPr>
              <w:pStyle w:val="TAL"/>
              <w:keepNext w:val="0"/>
              <w:keepLines w:val="0"/>
            </w:pPr>
            <w:r w:rsidRPr="00F3500B">
              <w:t>A description of the content of the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lastRenderedPageBreak/>
              <w:t>SegmentLocator</w:t>
            </w:r>
          </w:p>
        </w:tc>
        <w:tc>
          <w:tcPr>
            <w:tcW w:w="4847" w:type="dxa"/>
            <w:tcBorders>
              <w:top w:val="nil"/>
              <w:bottom w:val="single" w:sz="6" w:space="0" w:color="000000"/>
            </w:tcBorders>
          </w:tcPr>
          <w:p w:rsidR="00A3385F" w:rsidRPr="00F3500B" w:rsidRDefault="00A3385F">
            <w:pPr>
              <w:pStyle w:val="TAL"/>
              <w:keepLines w:val="0"/>
            </w:pPr>
            <w:r w:rsidRPr="00F3500B">
              <w:t xml:space="preserve">Locates the segment within a programme (instance) in terms of start time and duration (optional). If the duration is not specified, the segment ends at the end of the programme. </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KeyFrameLocator</w:t>
            </w:r>
          </w:p>
        </w:tc>
        <w:tc>
          <w:tcPr>
            <w:tcW w:w="4847" w:type="dxa"/>
            <w:tcBorders>
              <w:top w:val="nil"/>
              <w:bottom w:val="single" w:sz="6" w:space="0" w:color="000000"/>
            </w:tcBorders>
          </w:tcPr>
          <w:p w:rsidR="00A3385F" w:rsidRPr="00F3500B" w:rsidRDefault="00A3385F">
            <w:pPr>
              <w:pStyle w:val="TAL"/>
              <w:keepNext w:val="0"/>
              <w:keepLines w:val="0"/>
            </w:pPr>
            <w:r w:rsidRPr="00F3500B">
              <w:t xml:space="preserve">Locates a key frame of the segment within a programme in terms of a time point (optional). Multiple key frames may be associated with a single segment. </w:t>
            </w:r>
          </w:p>
        </w:tc>
      </w:tr>
      <w:tr w:rsidR="002A2336" w:rsidRPr="00F3500B">
        <w:trPr>
          <w:jc w:val="center"/>
        </w:trPr>
        <w:tc>
          <w:tcPr>
            <w:tcW w:w="3708" w:type="dxa"/>
            <w:tcBorders>
              <w:top w:val="nil"/>
              <w:bottom w:val="single" w:sz="6" w:space="0" w:color="000000"/>
            </w:tcBorders>
          </w:tcPr>
          <w:p w:rsidR="002A2336" w:rsidRPr="00F3500B" w:rsidRDefault="002A2336">
            <w:pPr>
              <w:pStyle w:val="TAL"/>
              <w:keepNext w:val="0"/>
              <w:keepLines w:val="0"/>
              <w:ind w:left="284"/>
              <w:rPr>
                <w:rFonts w:ascii="Courier New" w:hAnsi="Courier New"/>
              </w:rPr>
            </w:pPr>
            <w:r w:rsidRPr="00F3500B">
              <w:rPr>
                <w:rFonts w:ascii="Courier New" w:hAnsi="Courier New"/>
              </w:rPr>
              <w:t>OtherIdentifier</w:t>
            </w:r>
          </w:p>
        </w:tc>
        <w:tc>
          <w:tcPr>
            <w:tcW w:w="4847" w:type="dxa"/>
            <w:tcBorders>
              <w:top w:val="nil"/>
              <w:bottom w:val="single" w:sz="6" w:space="0" w:color="000000"/>
            </w:tcBorders>
          </w:tcPr>
          <w:p w:rsidR="002A2336" w:rsidRPr="00F3500B" w:rsidRDefault="002A2336">
            <w:pPr>
              <w:pStyle w:val="TAL"/>
              <w:keepNext w:val="0"/>
              <w:keepLines w:val="0"/>
            </w:pPr>
            <w:r w:rsidRPr="00F3500B">
              <w:t>An additional optional identifier to identify a segment</w:t>
            </w:r>
            <w:r w:rsidR="00DA0936"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segmentId</w:t>
            </w:r>
          </w:p>
        </w:tc>
        <w:tc>
          <w:tcPr>
            <w:tcW w:w="4847" w:type="dxa"/>
            <w:tcBorders>
              <w:top w:val="nil"/>
              <w:bottom w:val="single" w:sz="6" w:space="0" w:color="000000"/>
            </w:tcBorders>
          </w:tcPr>
          <w:p w:rsidR="00A3385F" w:rsidRPr="00F3500B" w:rsidRDefault="00A3385F">
            <w:pPr>
              <w:pStyle w:val="TAL"/>
              <w:keepNext w:val="0"/>
              <w:keepLines w:val="0"/>
            </w:pPr>
            <w:r w:rsidRPr="00F3500B">
              <w:t>The unique identifier of the segment of TVAIDType type.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Used to identify the fragment of data to which this description belongs to.</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 xml:space="preserve">A reference to an instance of MetadataOriginationInformation containing information about the provider of metadata. </w:t>
            </w:r>
          </w:p>
        </w:tc>
      </w:tr>
      <w:tr w:rsidR="00A3385F" w:rsidRPr="00F3500B">
        <w:trPr>
          <w:jc w:val="center"/>
        </w:trPr>
        <w:tc>
          <w:tcPr>
            <w:tcW w:w="3708" w:type="dxa"/>
            <w:tcBorders>
              <w:top w:val="single" w:sz="6" w:space="0" w:color="000000"/>
              <w:bottom w:val="single" w:sz="2" w:space="0" w:color="000000"/>
            </w:tcBorders>
          </w:tcPr>
          <w:p w:rsidR="00A3385F" w:rsidRPr="00F3500B" w:rsidRDefault="004C73E1">
            <w:pPr>
              <w:pStyle w:val="TAL"/>
              <w:keepNext w:val="0"/>
              <w:keepLines w:val="0"/>
              <w:ind w:left="284"/>
              <w:rPr>
                <w:rFonts w:ascii="Courier New" w:hAnsi="Courier New" w:cs="Courier New"/>
                <w:lang w:eastAsia="ja-JP"/>
              </w:rPr>
            </w:pPr>
            <w:r w:rsidRPr="00F3500B">
              <w:rPr>
                <w:rFonts w:ascii="Courier New" w:hAnsi="Courier New" w:cs="Courier New"/>
              </w:rPr>
              <w:t>xml:lang</w:t>
            </w:r>
          </w:p>
        </w:tc>
        <w:tc>
          <w:tcPr>
            <w:tcW w:w="4847" w:type="dxa"/>
            <w:tcBorders>
              <w:top w:val="single" w:sz="6" w:space="0" w:color="000000"/>
              <w:bottom w:val="single" w:sz="2" w:space="0" w:color="000000"/>
            </w:tcBorders>
          </w:tcPr>
          <w:p w:rsidR="00A3385F" w:rsidRPr="00F3500B" w:rsidRDefault="00A3385F">
            <w:pPr>
              <w:pStyle w:val="TAL"/>
              <w:keepNext w:val="0"/>
              <w:keepLines w:val="0"/>
            </w:pPr>
            <w:r w:rsidRPr="00F3500B">
              <w:t>The default natural language of the description.</w:t>
            </w:r>
          </w:p>
        </w:tc>
      </w:tr>
    </w:tbl>
    <w:p w:rsidR="00A3385F" w:rsidRPr="00F3500B" w:rsidRDefault="00A3385F"/>
    <w:p w:rsidR="00A3385F" w:rsidRPr="00F3500B" w:rsidRDefault="00A3385F" w:rsidP="00535599">
      <w:pPr>
        <w:pStyle w:val="Heading3"/>
      </w:pPr>
      <w:bookmarkStart w:id="2047" w:name="_Toc445718998"/>
      <w:r w:rsidRPr="00F3500B">
        <w:t>6.6.6</w:t>
      </w:r>
      <w:r w:rsidRPr="00F3500B">
        <w:tab/>
        <w:t>Segment Group Information</w:t>
      </w:r>
      <w:bookmarkEnd w:id="2047"/>
    </w:p>
    <w:p w:rsidR="00A3385F" w:rsidRPr="00F3500B" w:rsidRDefault="00A3385F" w:rsidP="00535599">
      <w:pPr>
        <w:keepNext/>
      </w:pPr>
      <w:r w:rsidRPr="00F3500B">
        <w:t>The following element and complex types define segment grouping.</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GroupIntervalType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:TVAIDRefsType</w:t>
      </w:r>
      <w:proofErr w:type="gramEnd"/>
      <w:r w:rsidR="00452C3A" w:rsidRPr="00F3500B">
        <w:rPr>
          <w:rFonts w:ascii="Courier New" w:eastAsia="Arial Unicode MS" w:hAnsi="Courier New"/>
          <w:sz w:val="18"/>
        </w:rPr>
        <w: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8532F7"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:TVAIDRefsType</w:t>
      </w:r>
      <w:proofErr w:type="gramEnd"/>
      <w:r w:rsidR="00452C3A" w:rsidRPr="00F3500B">
        <w:rPr>
          <w:rFonts w:ascii="Courier New" w:eastAsia="Arial Unicode MS" w:hAnsi="Courier New"/>
          <w:sz w:val="18"/>
        </w:rPr>
        <w: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Style w:val="FL"/>
        <w:keepNext w:val="0"/>
        <w:keepLines w:val="0"/>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57B51">
      <w:pPr>
        <w:pStyle w:val="FL"/>
        <w:keepNext w:val="0"/>
        <w:keepLines w:val="0"/>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61864FB1" wp14:editId="78AC1336">
            <wp:extent cx="4436745" cy="3331845"/>
            <wp:effectExtent l="0" t="0" r="0" b="0"/>
            <wp:docPr id="50" name="Picture 50"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aus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6745" cy="3331845"/>
                    </a:xfrm>
                    <a:prstGeom prst="rect">
                      <a:avLst/>
                    </a:prstGeom>
                    <a:noFill/>
                    <a:ln>
                      <a:noFill/>
                    </a:ln>
                  </pic:spPr>
                </pic:pic>
              </a:graphicData>
            </a:graphic>
          </wp:inline>
        </w:drawing>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lastRenderedPageBreak/>
        <w:t>&lt;complexType name=</w:t>
      </w:r>
      <w:r w:rsidR="00452C3A" w:rsidRPr="00F3500B">
        <w:rPr>
          <w:rFonts w:ascii="Courier New" w:eastAsia="MS Mincho" w:hAnsi="Courier New"/>
          <w:sz w:val="18"/>
        </w:rPr>
        <w:t>"</w:t>
      </w:r>
      <w:r w:rsidRPr="00F3500B">
        <w:rPr>
          <w:rFonts w:ascii="Courier New" w:eastAsia="MS Mincho" w:hAnsi="Courier New"/>
          <w:sz w:val="18"/>
        </w:rPr>
        <w:t>SegmentGroupInformationType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ProgramRef</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:CRIDRefType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MS Mincho" w:hAnsi="Courier New"/>
          <w:sz w:val="18"/>
        </w:rPr>
        <w:tab/>
        <w:t>&lt;elemen</w:t>
      </w:r>
      <w:r w:rsidRPr="00F3500B">
        <w:rPr>
          <w:rFonts w:ascii="Courier New" w:eastAsia="Arial Unicode MS" w:hAnsi="Courier New"/>
          <w:sz w:val="18"/>
        </w:rPr>
        <w:t>t name=</w:t>
      </w:r>
      <w:r w:rsidR="00452C3A" w:rsidRPr="00F3500B">
        <w:rPr>
          <w:rFonts w:ascii="Courier New" w:eastAsia="Arial Unicode MS" w:hAnsi="Courier New"/>
          <w:sz w:val="18"/>
        </w:rPr>
        <w:t>"</w:t>
      </w:r>
      <w:r w:rsidRPr="00F3500B">
        <w:rPr>
          <w:rFonts w:ascii="Courier New" w:eastAsia="Arial Unicode MS" w:hAnsi="Courier New"/>
          <w:sz w:val="18"/>
        </w:rPr>
        <w:t>TimeBaseReference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:TimeBaseReferenceType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:BaseSegmentGroupTypeType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Description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tva:BasicSegmentDescriptionType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GroupInterval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:GroupIntervalType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:SegmentsType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:GroupsType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KeyFrameLocator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:TVAMediaTimeType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8608B" w:rsidRPr="00F3500B" w:rsidRDefault="0088608B" w:rsidP="0088608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:UniqueIDType</w:t>
      </w:r>
      <w:proofErr w:type="gramEnd"/>
      <w:r w:rsidR="00452C3A" w:rsidRPr="00F3500B">
        <w:rPr>
          <w:rFonts w:ascii="Courier New" w:eastAsia="MS Mincho" w:hAnsi="Courier New"/>
          <w:sz w:val="18"/>
        </w:rPr>
        <w:t>"</w:t>
      </w:r>
    </w:p>
    <w:p w:rsidR="0088608B" w:rsidRPr="00F3500B" w:rsidRDefault="0088608B" w:rsidP="0088608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minOccurs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groupId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ordered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numberOfSegments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numberOfKeyFrames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:mediaDurationType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topLevel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BaseSegmentGroupTypeType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:BaseSegmentGroupTypeType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w:t>
      </w:r>
      <w:proofErr w:type="gramStart"/>
      <w:r w:rsidRPr="00F3500B">
        <w:rPr>
          <w:rFonts w:ascii="Courier New" w:eastAsia="Arial Unicode MS" w:hAnsi="Courier New"/>
          <w:sz w:val="18"/>
        </w:rPr>
        <w:t>simpleType</w:t>
      </w:r>
      <w:proofErr w:type="gramEnd"/>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highlights/objects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highlights/events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bookmarks/objects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bookmarks/events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themeGroup</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preview/title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preview/slideshow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tableOfContents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insertionPoints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alternativeGroups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882D4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sz w:val="18"/>
          <w:szCs w:val="18"/>
        </w:rPr>
        <w:t>&lt;enumeration value=</w:t>
      </w:r>
      <w:r w:rsidR="00452C3A" w:rsidRPr="00F3500B">
        <w:rPr>
          <w:rFonts w:ascii="Courier New" w:hAnsi="Courier New" w:cs="Courier New"/>
          <w:sz w:val="18"/>
          <w:szCs w:val="18"/>
        </w:rPr>
        <w:t>"</w:t>
      </w:r>
      <w:r w:rsidRPr="00F3500B">
        <w:rPr>
          <w:rFonts w:ascii="Courier New" w:hAnsi="Courier New" w:cs="Courier New"/>
          <w:color w:val="000000"/>
          <w:sz w:val="18"/>
          <w:szCs w:val="18"/>
        </w:rPr>
        <w:t>alternativeSegments</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color w:val="000000"/>
          <w:sz w:val="18"/>
          <w:szCs w:val="18"/>
        </w:rPr>
        <w:br/>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00A3385F" w:rsidRPr="00F3500B">
        <w:rPr>
          <w:rFonts w:ascii="Courier New" w:eastAsia="Arial Unicode MS" w:hAnsi="Courier New"/>
          <w:sz w:val="18"/>
        </w:rPr>
        <w:t>other</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E05D84">
        <w:rPr>
          <w:rFonts w:ascii="Courier New" w:eastAsia="Arial Unicode MS" w:hAnsi="Courier New"/>
          <w:sz w:val="18"/>
          <w:lang w:val="fr-CH"/>
        </w:rPr>
        <w:t>&lt;/</w:t>
      </w:r>
      <w:proofErr w:type="gramStart"/>
      <w:r w:rsidRPr="00E05D84">
        <w:rPr>
          <w:rFonts w:ascii="Courier New" w:eastAsia="Arial Unicode MS" w:hAnsi="Courier New"/>
          <w:sz w:val="18"/>
          <w:lang w:val="fr-CH"/>
        </w:rPr>
        <w:t>restriction</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simpleType</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attribute</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extension</w:t>
      </w:r>
      <w:proofErr w:type="gramEnd"/>
      <w:r w:rsidRPr="00E05D84">
        <w:rPr>
          <w:rFonts w:ascii="Courier New" w:eastAsia="Arial Unicode MS" w:hAnsi="Courier New"/>
          <w:sz w:val="18"/>
          <w:lang w:val="fr-CH"/>
        </w:rPr>
        <w:t>&gt;</w:t>
      </w:r>
    </w:p>
    <w:p w:rsidR="00A3385F" w:rsidRPr="00E05D84"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complexContent</w:t>
      </w:r>
      <w:proofErr w:type="gramEnd"/>
      <w:r w:rsidRPr="00E05D84">
        <w:rPr>
          <w:rFonts w:ascii="Courier New" w:eastAsia="Arial Unicode MS" w:hAnsi="Courier New"/>
          <w:sz w:val="18"/>
          <w:lang w:val="fr-CH"/>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544"/>
        <w:gridCol w:w="4810"/>
        <w:gridCol w:w="10"/>
      </w:tblGrid>
      <w:tr w:rsidR="00A3385F" w:rsidRPr="00F3500B" w:rsidTr="00157B51">
        <w:trPr>
          <w:tblHeader/>
          <w:jc w:val="center"/>
        </w:trPr>
        <w:tc>
          <w:tcPr>
            <w:tcW w:w="3544" w:type="dxa"/>
            <w:tcBorders>
              <w:top w:val="single" w:sz="12" w:space="0" w:color="000000"/>
              <w:bottom w:val="single" w:sz="12" w:space="0" w:color="000000"/>
            </w:tcBorders>
          </w:tcPr>
          <w:p w:rsidR="00A3385F" w:rsidRPr="00F3500B" w:rsidRDefault="00A3385F">
            <w:pPr>
              <w:pStyle w:val="TAH"/>
              <w:keepNext w:val="0"/>
              <w:keepLines w:val="0"/>
            </w:pPr>
            <w:r w:rsidRPr="00F3500B">
              <w:lastRenderedPageBreak/>
              <w:t>Name</w:t>
            </w:r>
          </w:p>
        </w:tc>
        <w:tc>
          <w:tcPr>
            <w:tcW w:w="4820" w:type="dxa"/>
            <w:gridSpan w:val="2"/>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rsidTr="00157B51">
        <w:trPr>
          <w:jc w:val="center"/>
        </w:trPr>
        <w:tc>
          <w:tcPr>
            <w:tcW w:w="3544" w:type="dxa"/>
            <w:tcBorders>
              <w:top w:val="single" w:sz="12" w:space="0" w:color="000000"/>
              <w:bottom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GroupIntervalType</w:t>
            </w:r>
          </w:p>
        </w:tc>
        <w:tc>
          <w:tcPr>
            <w:tcW w:w="4820" w:type="dxa"/>
            <w:gridSpan w:val="2"/>
            <w:tcBorders>
              <w:top w:val="single" w:sz="12" w:space="0" w:color="000000"/>
              <w:bottom w:val="nil"/>
            </w:tcBorders>
          </w:tcPr>
          <w:p w:rsidR="00A3385F" w:rsidRPr="00F3500B" w:rsidRDefault="00A3385F">
            <w:pPr>
              <w:pStyle w:val="TAH"/>
              <w:keepNext w:val="0"/>
              <w:keepLines w:val="0"/>
              <w:jc w:val="left"/>
              <w:rPr>
                <w:b w:val="0"/>
              </w:rPr>
            </w:pPr>
            <w:r w:rsidRPr="00F3500B">
              <w:rPr>
                <w:b w:val="0"/>
              </w:rPr>
              <w:t xml:space="preserve">A complex type that defines a reference to a single segment that defines the temporal range of the segment group. </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L"/>
              <w:keepNext w:val="0"/>
              <w:keepLines w:val="0"/>
              <w:ind w:left="209"/>
              <w:rPr>
                <w:rFonts w:ascii="Courier New" w:hAnsi="Courier New"/>
              </w:rPr>
            </w:pPr>
            <w:r w:rsidRPr="00F3500B">
              <w:rPr>
                <w:rFonts w:ascii="Courier New" w:hAnsi="Courier New"/>
              </w:rPr>
              <w:t>ref</w:t>
            </w:r>
          </w:p>
        </w:tc>
        <w:tc>
          <w:tcPr>
            <w:tcW w:w="4820" w:type="dxa"/>
            <w:gridSpan w:val="2"/>
            <w:tcBorders>
              <w:top w:val="single" w:sz="4" w:space="0" w:color="auto"/>
              <w:bottom w:val="single" w:sz="4" w:space="0" w:color="auto"/>
            </w:tcBorders>
          </w:tcPr>
          <w:p w:rsidR="00A3385F" w:rsidRPr="00F3500B" w:rsidRDefault="00A3385F">
            <w:pPr>
              <w:pStyle w:val="TAL"/>
              <w:keepNext w:val="0"/>
              <w:keepLines w:val="0"/>
            </w:pPr>
            <w:r w:rsidRPr="00F3500B">
              <w:t xml:space="preserve">A reference to a segment with a </w:t>
            </w:r>
            <w:r w:rsidRPr="00F3500B">
              <w:rPr>
                <w:rFonts w:ascii="Courier New" w:hAnsi="Courier New"/>
              </w:rPr>
              <w:t>segmentId</w:t>
            </w:r>
            <w:r w:rsidRPr="00F3500B">
              <w:t xml:space="preserve"> attribute matching this value.</w:t>
            </w:r>
          </w:p>
        </w:tc>
      </w:tr>
      <w:tr w:rsidR="00A3385F" w:rsidRPr="00F3500B" w:rsidTr="00157B51">
        <w:trPr>
          <w:jc w:val="center"/>
        </w:trPr>
        <w:tc>
          <w:tcPr>
            <w:tcW w:w="3544" w:type="dxa"/>
            <w:tcBorders>
              <w:top w:val="nil"/>
              <w:bottom w:val="single" w:sz="4" w:space="0" w:color="auto"/>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SegmentsType</w:t>
            </w:r>
          </w:p>
        </w:tc>
        <w:tc>
          <w:tcPr>
            <w:tcW w:w="4820" w:type="dxa"/>
            <w:gridSpan w:val="2"/>
            <w:tcBorders>
              <w:top w:val="nil"/>
              <w:bottom w:val="single" w:sz="4" w:space="0" w:color="auto"/>
            </w:tcBorders>
          </w:tcPr>
          <w:p w:rsidR="00A3385F" w:rsidRPr="00F3500B" w:rsidRDefault="00A3385F">
            <w:pPr>
              <w:pStyle w:val="TAH"/>
              <w:keepNext w:val="0"/>
              <w:keepLines w:val="0"/>
              <w:jc w:val="left"/>
              <w:rPr>
                <w:b w:val="0"/>
              </w:rPr>
            </w:pPr>
            <w:r w:rsidRPr="00F3500B">
              <w:rPr>
                <w:b w:val="0"/>
              </w:rPr>
              <w:t>A complex type that defines the segments that are part of this group.</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L"/>
              <w:keepNext w:val="0"/>
              <w:keepLines w:val="0"/>
              <w:ind w:left="209"/>
              <w:rPr>
                <w:rFonts w:ascii="Courier New" w:hAnsi="Courier New"/>
              </w:rPr>
            </w:pPr>
            <w:r w:rsidRPr="00F3500B">
              <w:rPr>
                <w:rFonts w:ascii="Courier New" w:hAnsi="Courier New"/>
              </w:rPr>
              <w:t>refList</w:t>
            </w:r>
          </w:p>
        </w:tc>
        <w:tc>
          <w:tcPr>
            <w:tcW w:w="4820" w:type="dxa"/>
            <w:gridSpan w:val="2"/>
            <w:tcBorders>
              <w:top w:val="single" w:sz="4" w:space="0" w:color="auto"/>
              <w:bottom w:val="single" w:sz="4" w:space="0" w:color="auto"/>
            </w:tcBorders>
          </w:tcPr>
          <w:p w:rsidR="00A3385F" w:rsidRPr="00F3500B" w:rsidRDefault="00A3385F">
            <w:pPr>
              <w:pStyle w:val="TAL"/>
              <w:keepNext w:val="0"/>
              <w:keepLines w:val="0"/>
            </w:pPr>
            <w:r w:rsidRPr="00F3500B">
              <w:t xml:space="preserve">A list of references to elements of type </w:t>
            </w:r>
            <w:r w:rsidRPr="00F3500B">
              <w:rPr>
                <w:rFonts w:ascii="Courier New" w:hAnsi="Courier New"/>
              </w:rPr>
              <w:t>SegmentInformationType</w:t>
            </w:r>
            <w:r w:rsidRPr="00F3500B">
              <w:t xml:space="preserve"> with a matching </w:t>
            </w:r>
            <w:r w:rsidRPr="00F3500B">
              <w:rPr>
                <w:rFonts w:ascii="Courier New" w:hAnsi="Courier New"/>
              </w:rPr>
              <w:t>segmentId</w:t>
            </w:r>
            <w:r w:rsidRPr="00F3500B">
              <w:t xml:space="preserve"> attribute. The order of the references to segments in this list determines the </w:t>
            </w:r>
            <w:r w:rsidRPr="00F3500B">
              <w:rPr>
                <w:rFonts w:eastAsia="Arial Unicode MS"/>
                <w:lang w:eastAsia="ja-JP"/>
              </w:rPr>
              <w:t>temporal playback order</w:t>
            </w:r>
            <w:r w:rsidRPr="00F3500B">
              <w:t xml:space="preserve"> of the segments.</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GroupsType</w:t>
            </w:r>
          </w:p>
        </w:tc>
        <w:tc>
          <w:tcPr>
            <w:tcW w:w="4820" w:type="dxa"/>
            <w:gridSpan w:val="2"/>
            <w:tcBorders>
              <w:top w:val="single" w:sz="4" w:space="0" w:color="auto"/>
              <w:bottom w:val="single" w:sz="4" w:space="0" w:color="auto"/>
            </w:tcBorders>
          </w:tcPr>
          <w:p w:rsidR="00A3385F" w:rsidRPr="00F3500B" w:rsidRDefault="00A3385F">
            <w:pPr>
              <w:pStyle w:val="TAH"/>
              <w:keepNext w:val="0"/>
              <w:keepLines w:val="0"/>
              <w:jc w:val="left"/>
              <w:rPr>
                <w:b w:val="0"/>
              </w:rPr>
            </w:pPr>
            <w:r w:rsidRPr="00F3500B">
              <w:rPr>
                <w:b w:val="0"/>
              </w:rPr>
              <w:t xml:space="preserve">A complex type that defines a list of segment groups. </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H"/>
              <w:keepNext w:val="0"/>
              <w:keepLines w:val="0"/>
              <w:ind w:left="209"/>
              <w:jc w:val="left"/>
              <w:rPr>
                <w:rFonts w:ascii="Courier New" w:hAnsi="Courier New"/>
                <w:b w:val="0"/>
              </w:rPr>
            </w:pPr>
            <w:r w:rsidRPr="00F3500B">
              <w:rPr>
                <w:rFonts w:ascii="Courier New" w:hAnsi="Courier New"/>
                <w:b w:val="0"/>
              </w:rPr>
              <w:t>refList</w:t>
            </w:r>
          </w:p>
        </w:tc>
        <w:tc>
          <w:tcPr>
            <w:tcW w:w="4820" w:type="dxa"/>
            <w:gridSpan w:val="2"/>
            <w:tcBorders>
              <w:top w:val="single" w:sz="4" w:space="0" w:color="auto"/>
              <w:bottom w:val="single" w:sz="4" w:space="0" w:color="auto"/>
            </w:tcBorders>
          </w:tcPr>
          <w:p w:rsidR="00A3385F" w:rsidRPr="00F3500B" w:rsidRDefault="00A3385F">
            <w:pPr>
              <w:pStyle w:val="TAH"/>
              <w:keepNext w:val="0"/>
              <w:keepLines w:val="0"/>
              <w:jc w:val="left"/>
              <w:rPr>
                <w:b w:val="0"/>
              </w:rPr>
            </w:pPr>
            <w:r w:rsidRPr="00F3500B">
              <w:rPr>
                <w:b w:val="0"/>
              </w:rPr>
              <w:t xml:space="preserve">A list of references to elements of type </w:t>
            </w:r>
            <w:r w:rsidRPr="00F3500B">
              <w:rPr>
                <w:rFonts w:ascii="Courier New" w:hAnsi="Courier New"/>
                <w:b w:val="0"/>
              </w:rPr>
              <w:t>SegmentGroupInformationType</w:t>
            </w:r>
            <w:r w:rsidRPr="00F3500B">
              <w:rPr>
                <w:b w:val="0"/>
              </w:rPr>
              <w:t xml:space="preserve"> with a matching </w:t>
            </w:r>
            <w:r w:rsidRPr="00F3500B">
              <w:rPr>
                <w:rFonts w:ascii="Courier New" w:hAnsi="Courier New"/>
                <w:b w:val="0"/>
              </w:rPr>
              <w:t>groupId</w:t>
            </w:r>
            <w:r w:rsidRPr="00F3500B">
              <w:rPr>
                <w:b w:val="0"/>
              </w:rPr>
              <w:t xml:space="preserve"> attribute. The order of the references to segment groups in this list determines their ordering.</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SegmentGroupInformationType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Defines an individual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5A63F6">
            <w:pPr>
              <w:pStyle w:val="TAL"/>
              <w:keepLines w:val="0"/>
              <w:ind w:left="284"/>
              <w:rPr>
                <w:rFonts w:ascii="Courier New" w:hAnsi="Courier New"/>
              </w:rPr>
            </w:pPr>
            <w:r w:rsidRPr="00F3500B">
              <w:rPr>
                <w:rFonts w:ascii="Courier New" w:hAnsi="Courier New"/>
              </w:rPr>
              <w:t>ProgramRef</w:t>
            </w:r>
          </w:p>
        </w:tc>
        <w:tc>
          <w:tcPr>
            <w:tcW w:w="4820" w:type="dxa"/>
            <w:gridSpan w:val="2"/>
            <w:tcBorders>
              <w:top w:val="nil"/>
              <w:bottom w:val="single" w:sz="6" w:space="0" w:color="000000"/>
            </w:tcBorders>
          </w:tcPr>
          <w:p w:rsidR="00A3385F" w:rsidRPr="00F3500B" w:rsidRDefault="00A3385F" w:rsidP="005A63F6">
            <w:pPr>
              <w:pStyle w:val="TAL"/>
              <w:keepLines w:val="0"/>
            </w:pPr>
            <w:r w:rsidRPr="00F3500B">
              <w:t xml:space="preserve">A reference to the programme this segment group belongs to. When the member segments/groups are collected from different programmes, the </w:t>
            </w:r>
            <w:r w:rsidRPr="00F3500B">
              <w:rPr>
                <w:rFonts w:ascii="Courier New" w:hAnsi="Courier New"/>
              </w:rPr>
              <w:t>ProgramRef</w:t>
            </w:r>
            <w:r w:rsidRPr="00F3500B">
              <w:t xml:space="preserve"> element references the CRID of a programme group of type </w:t>
            </w:r>
            <w:r w:rsidR="00452C3A" w:rsidRPr="00F3500B">
              <w:t>"</w:t>
            </w:r>
            <w:r w:rsidRPr="00F3500B">
              <w:rPr>
                <w:rFonts w:ascii="Courier New" w:hAnsi="Courier New"/>
              </w:rPr>
              <w:t>programCompilation</w:t>
            </w:r>
            <w:r w:rsidR="00452C3A" w:rsidRPr="00F3500B">
              <w:t>"</w:t>
            </w:r>
            <w:r w:rsidRPr="00F3500B">
              <w:t>. This CRID is resolved into the individual programmes CRIDs.</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TimeBaseReference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An optional element which when present signals the use of a specific Time base for all segments of this group.</w:t>
            </w:r>
          </w:p>
          <w:p w:rsidR="00A3385F" w:rsidRPr="00F3500B" w:rsidRDefault="00A3385F">
            <w:pPr>
              <w:pStyle w:val="TAL"/>
              <w:keepNext w:val="0"/>
              <w:keepLines w:val="0"/>
            </w:pPr>
            <w:r w:rsidRPr="00F3500B">
              <w:t xml:space="preserve">When not present all segments unless specifically signalled have a timebase using timeunits of milliseconds, with an origin of </w:t>
            </w:r>
            <w:r w:rsidR="00452C3A" w:rsidRPr="00F3500B">
              <w:t>"</w:t>
            </w:r>
            <w:r w:rsidRPr="00F3500B">
              <w:t>0</w:t>
            </w:r>
            <w:r w:rsidR="00452C3A" w:rsidRPr="00F3500B">
              <w:t>"</w:t>
            </w:r>
            <w:r w:rsidRPr="00F3500B">
              <w:t xml:space="preserve"> and the timebase identified using the CRID as declared by the ProgramRef element of this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GroupType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The type of the segment </w:t>
            </w:r>
            <w:r w:rsidRPr="00F3500B">
              <w:rPr>
                <w:lang w:eastAsia="ja-JP"/>
              </w:rPr>
              <w:t>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Description</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A description of the content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C63CBD">
            <w:pPr>
              <w:pStyle w:val="TAL"/>
              <w:keepLines w:val="0"/>
              <w:ind w:left="284"/>
              <w:rPr>
                <w:rFonts w:ascii="Courier New" w:hAnsi="Courier New"/>
              </w:rPr>
            </w:pPr>
            <w:r w:rsidRPr="00F3500B">
              <w:rPr>
                <w:rFonts w:ascii="Courier New" w:hAnsi="Courier New"/>
              </w:rPr>
              <w:t>GroupInterval</w:t>
            </w:r>
          </w:p>
        </w:tc>
        <w:tc>
          <w:tcPr>
            <w:tcW w:w="4820" w:type="dxa"/>
            <w:gridSpan w:val="2"/>
            <w:tcBorders>
              <w:top w:val="nil"/>
              <w:bottom w:val="single" w:sz="6" w:space="0" w:color="000000"/>
            </w:tcBorders>
          </w:tcPr>
          <w:p w:rsidR="00A3385F" w:rsidRPr="00F3500B" w:rsidRDefault="00A3385F" w:rsidP="00C63CBD">
            <w:pPr>
              <w:pStyle w:val="TAL"/>
              <w:keepLines w:val="0"/>
            </w:pPr>
            <w:r w:rsidRPr="00F3500B">
              <w:t>A reference to a single segment that defines the temporal range of the segment group. In the example of a football game, GroupInterval would be used to indicate that all the members of the segment group are available within the specified time interval, e.g. the first half.</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Segments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Defines the segments that are part of this group by providing a list of references to the identifiers of elements of type </w:t>
            </w:r>
            <w:r w:rsidRPr="00F3500B">
              <w:rPr>
                <w:rFonts w:ascii="Courier New" w:hAnsi="Courier New"/>
              </w:rPr>
              <w:t xml:space="preserve">SegmentInformationType </w:t>
            </w:r>
            <w:r w:rsidRPr="00F3500B">
              <w:t xml:space="preserve">(optional). The order of the references to segments in this list determines the </w:t>
            </w:r>
            <w:r w:rsidRPr="00F3500B">
              <w:rPr>
                <w:rFonts w:eastAsia="Arial Unicode MS"/>
                <w:lang w:eastAsia="ja-JP"/>
              </w:rPr>
              <w:t>temporal playback order</w:t>
            </w:r>
            <w:r w:rsidRPr="00F3500B">
              <w:t xml:space="preserve"> of segments within this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E43565">
            <w:pPr>
              <w:pStyle w:val="TAL"/>
              <w:keepLines w:val="0"/>
              <w:ind w:left="284"/>
              <w:rPr>
                <w:rFonts w:ascii="Courier New" w:hAnsi="Courier New"/>
              </w:rPr>
            </w:pPr>
            <w:r w:rsidRPr="00F3500B">
              <w:rPr>
                <w:rFonts w:ascii="Courier New" w:hAnsi="Courier New"/>
              </w:rPr>
              <w:t>Groups</w:t>
            </w:r>
          </w:p>
        </w:tc>
        <w:tc>
          <w:tcPr>
            <w:tcW w:w="4820" w:type="dxa"/>
            <w:gridSpan w:val="2"/>
            <w:tcBorders>
              <w:top w:val="nil"/>
              <w:bottom w:val="single" w:sz="6" w:space="0" w:color="000000"/>
            </w:tcBorders>
          </w:tcPr>
          <w:p w:rsidR="00A3385F" w:rsidRPr="00F3500B" w:rsidRDefault="00A3385F" w:rsidP="00E43565">
            <w:pPr>
              <w:pStyle w:val="TAL"/>
              <w:keepLines w:val="0"/>
            </w:pPr>
            <w:r w:rsidRPr="00F3500B">
              <w:t xml:space="preserve">Defines the segment groups that are subgroups of this group by providing a list of references to the identifiers of elements of type </w:t>
            </w:r>
            <w:r w:rsidRPr="00F3500B">
              <w:rPr>
                <w:rFonts w:ascii="Courier New" w:hAnsi="Courier New"/>
              </w:rPr>
              <w:t xml:space="preserve">SegmentGroupInformationType </w:t>
            </w:r>
            <w:r w:rsidRPr="00F3500B">
              <w:t>(optional). The order of the references to segment groups in this list determines their ordering within this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KeyFrameLocator</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Locates a key frame of the segment group within a programme in terms of a time point (optional). Multiple key frames may be associated with a single segment group.</w:t>
            </w:r>
          </w:p>
        </w:tc>
      </w:tr>
      <w:tr w:rsidR="0088608B" w:rsidRPr="00F3500B" w:rsidTr="00157B51">
        <w:trPr>
          <w:jc w:val="center"/>
        </w:trPr>
        <w:tc>
          <w:tcPr>
            <w:tcW w:w="3544" w:type="dxa"/>
            <w:tcBorders>
              <w:top w:val="nil"/>
              <w:bottom w:val="single" w:sz="6" w:space="0" w:color="000000"/>
            </w:tcBorders>
          </w:tcPr>
          <w:p w:rsidR="0088608B" w:rsidRPr="00F3500B" w:rsidRDefault="0088608B">
            <w:pPr>
              <w:pStyle w:val="TAL"/>
              <w:keepNext w:val="0"/>
              <w:keepLines w:val="0"/>
              <w:ind w:left="284"/>
              <w:rPr>
                <w:rFonts w:ascii="Courier New" w:hAnsi="Courier New"/>
              </w:rPr>
            </w:pPr>
            <w:r w:rsidRPr="00F3500B">
              <w:rPr>
                <w:rFonts w:ascii="Courier New" w:hAnsi="Courier New"/>
              </w:rPr>
              <w:t>OtherIdentifier</w:t>
            </w:r>
          </w:p>
        </w:tc>
        <w:tc>
          <w:tcPr>
            <w:tcW w:w="4820" w:type="dxa"/>
            <w:gridSpan w:val="2"/>
            <w:tcBorders>
              <w:top w:val="nil"/>
              <w:bottom w:val="single" w:sz="6" w:space="0" w:color="000000"/>
            </w:tcBorders>
          </w:tcPr>
          <w:p w:rsidR="0088608B" w:rsidRPr="00F3500B" w:rsidRDefault="0088608B">
            <w:pPr>
              <w:pStyle w:val="TAL"/>
              <w:keepNext w:val="0"/>
              <w:keepLines w:val="0"/>
            </w:pPr>
            <w:r w:rsidRPr="00F3500B">
              <w:t xml:space="preserve">An additional optional identifier to identify </w:t>
            </w:r>
            <w:r w:rsidR="004F4F51" w:rsidRPr="00F3500B">
              <w:t>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groupId</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unique identifier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ordered</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Specifies whether the given segment group presents an ordered playback list (i.e. whether order of the segment or segment groups within the given segment group is significant) (optional). The value of the attribute should match the semantics of the associated SegmentGroupType (e.g. highlights for </w:t>
            </w:r>
            <w:r w:rsidR="00452C3A" w:rsidRPr="00F3500B">
              <w:t>"</w:t>
            </w:r>
            <w:r w:rsidRPr="00F3500B">
              <w:t>ordered</w:t>
            </w:r>
            <w:r w:rsidR="00452C3A" w:rsidRPr="00F3500B">
              <w:t>"</w:t>
            </w:r>
            <w:r w:rsidRPr="00F3500B">
              <w:t xml:space="preserve"> and bookmarks for </w:t>
            </w:r>
            <w:r w:rsidR="00452C3A" w:rsidRPr="00F3500B">
              <w:t>"</w:t>
            </w:r>
            <w:r w:rsidRPr="00F3500B">
              <w:t>unordered</w:t>
            </w:r>
            <w:r w:rsidR="00452C3A" w:rsidRPr="00F3500B">
              <w:t>"</w:t>
            </w:r>
            <w:r w:rsidRPr="00F3500B">
              <w:t>).</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numberOfSegments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number of segments in the segment group (optional). The value of this attribute specifies only the segments that are direct members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lastRenderedPageBreak/>
              <w:t>numberOfKeyFrames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number of key frames in the segment group (optional). The value of this attribute specifies only the key frames of the segments that are direct members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duration</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sum of the durations of the segments contained within this group (optional). This duration corresponds to the sum of the durations of the segments that are direct members of the segment group.</w:t>
            </w:r>
          </w:p>
        </w:tc>
      </w:tr>
      <w:tr w:rsidR="00A3385F" w:rsidRPr="00F3500B" w:rsidTr="00157B51">
        <w:trPr>
          <w:jc w:val="center"/>
        </w:trPr>
        <w:tc>
          <w:tcPr>
            <w:tcW w:w="3544" w:type="dxa"/>
            <w:tcBorders>
              <w:top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topLevel</w:t>
            </w:r>
          </w:p>
        </w:tc>
        <w:tc>
          <w:tcPr>
            <w:tcW w:w="4820" w:type="dxa"/>
            <w:gridSpan w:val="2"/>
            <w:tcBorders>
              <w:top w:val="single" w:sz="6" w:space="0" w:color="000000"/>
            </w:tcBorders>
          </w:tcPr>
          <w:p w:rsidR="00A3385F" w:rsidRPr="00F3500B" w:rsidRDefault="00A3385F">
            <w:pPr>
              <w:pStyle w:val="TAL"/>
              <w:keepNext w:val="0"/>
              <w:keepLines w:val="0"/>
            </w:pPr>
            <w:r w:rsidRPr="00F3500B">
              <w:t>Specifies whether the given segment group is a top-level group (optional).</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810" w:type="dxa"/>
            <w:tcBorders>
              <w:top w:val="single" w:sz="6" w:space="0" w:color="000000"/>
              <w:bottom w:val="single" w:sz="6" w:space="0" w:color="000000"/>
            </w:tcBorders>
          </w:tcPr>
          <w:p w:rsidR="00A3385F" w:rsidRPr="00F3500B" w:rsidRDefault="00A3385F">
            <w:pPr>
              <w:pStyle w:val="TAL"/>
              <w:keepNext w:val="0"/>
              <w:keepLines w:val="0"/>
            </w:pPr>
            <w:r w:rsidRPr="00F3500B">
              <w:t>Used to identify the fragment of data to which this description belongs to</w:t>
            </w:r>
            <w:r w:rsidR="00E43565" w:rsidRPr="00F3500B">
              <w:t>.</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810" w:type="dxa"/>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4C73E1">
            <w:pPr>
              <w:pStyle w:val="TAL"/>
              <w:keepNext w:val="0"/>
              <w:keepLines w:val="0"/>
              <w:ind w:left="284"/>
              <w:rPr>
                <w:rFonts w:ascii="Courier New" w:hAnsi="Courier New"/>
                <w:lang w:eastAsia="ja-JP"/>
              </w:rPr>
            </w:pPr>
            <w:r w:rsidRPr="00F3500B">
              <w:rPr>
                <w:rFonts w:ascii="Courier New" w:hAnsi="Courier New"/>
                <w:lang w:eastAsia="ja-JP"/>
              </w:rPr>
              <w:t>xml:lang</w:t>
            </w:r>
          </w:p>
        </w:tc>
        <w:tc>
          <w:tcPr>
            <w:tcW w:w="4810" w:type="dxa"/>
            <w:tcBorders>
              <w:top w:val="single" w:sz="6" w:space="0" w:color="000000"/>
              <w:bottom w:val="single" w:sz="6" w:space="0" w:color="000000"/>
            </w:tcBorders>
          </w:tcPr>
          <w:p w:rsidR="00A3385F" w:rsidRPr="00F3500B" w:rsidRDefault="00A3385F">
            <w:pPr>
              <w:pStyle w:val="TAL"/>
              <w:keepNext w:val="0"/>
              <w:keepLines w:val="0"/>
              <w:rPr>
                <w:rFonts w:cs="Arial"/>
              </w:rPr>
            </w:pPr>
            <w:r w:rsidRPr="00F3500B">
              <w:rPr>
                <w:rFonts w:cs="Arial"/>
                <w:lang w:eastAsia="ja-JP"/>
              </w:rPr>
              <w:t>The default natural language of the description.</w:t>
            </w:r>
          </w:p>
        </w:tc>
      </w:tr>
      <w:tr w:rsidR="00A3385F" w:rsidRPr="00F3500B" w:rsidTr="00157B51">
        <w:trPr>
          <w:jc w:val="center"/>
        </w:trPr>
        <w:tc>
          <w:tcPr>
            <w:tcW w:w="3544" w:type="dxa"/>
            <w:tcBorders>
              <w:top w:val="single" w:sz="6" w:space="0" w:color="000000"/>
              <w:left w:val="nil"/>
              <w:bottom w:val="single" w:sz="6" w:space="0" w:color="000000"/>
            </w:tcBorders>
          </w:tcPr>
          <w:p w:rsidR="00A3385F" w:rsidRPr="00F3500B" w:rsidRDefault="00A3385F" w:rsidP="005C0437">
            <w:pPr>
              <w:pStyle w:val="TAL"/>
              <w:keepNext w:val="0"/>
              <w:rPr>
                <w:rFonts w:ascii="Courier New" w:hAnsi="Courier New"/>
              </w:rPr>
            </w:pPr>
            <w:r w:rsidRPr="00F3500B">
              <w:rPr>
                <w:rFonts w:ascii="Courier New" w:hAnsi="Courier New"/>
              </w:rPr>
              <w:t>BaseSegmentGroupTypeType</w:t>
            </w:r>
          </w:p>
        </w:tc>
        <w:tc>
          <w:tcPr>
            <w:tcW w:w="4820" w:type="dxa"/>
            <w:gridSpan w:val="2"/>
            <w:tcBorders>
              <w:top w:val="single" w:sz="6" w:space="0" w:color="000000"/>
              <w:bottom w:val="single" w:sz="6" w:space="0" w:color="000000"/>
            </w:tcBorders>
          </w:tcPr>
          <w:p w:rsidR="00A3385F" w:rsidRPr="00F3500B" w:rsidRDefault="00A3385F" w:rsidP="005C0437">
            <w:pPr>
              <w:pStyle w:val="TAL"/>
              <w:keepNext w:val="0"/>
            </w:pPr>
            <w:r w:rsidRPr="00F3500B">
              <w:t>An abstract type that specifies the valid types of segment groups.</w:t>
            </w:r>
          </w:p>
        </w:tc>
      </w:tr>
      <w:tr w:rsidR="00A3385F" w:rsidRPr="00F3500B" w:rsidTr="00157B51">
        <w:trPr>
          <w:jc w:val="center"/>
        </w:trPr>
        <w:tc>
          <w:tcPr>
            <w:tcW w:w="3544" w:type="dxa"/>
            <w:tcBorders>
              <w:top w:val="single" w:sz="6" w:space="0" w:color="000000"/>
              <w:left w:val="nil"/>
              <w:bottom w:val="nil"/>
            </w:tcBorders>
          </w:tcPr>
          <w:p w:rsidR="00A3385F" w:rsidRPr="00F3500B" w:rsidRDefault="00A3385F" w:rsidP="00157B51">
            <w:pPr>
              <w:pStyle w:val="TAL"/>
              <w:keepNext w:val="0"/>
              <w:keepLines w:val="0"/>
              <w:rPr>
                <w:rFonts w:ascii="Courier New" w:hAnsi="Courier New"/>
              </w:rPr>
            </w:pPr>
            <w:r w:rsidRPr="00F3500B">
              <w:rPr>
                <w:rFonts w:ascii="Courier New" w:hAnsi="Courier New"/>
              </w:rPr>
              <w:t>SegmentGroupTypeType</w:t>
            </w:r>
          </w:p>
        </w:tc>
        <w:tc>
          <w:tcPr>
            <w:tcW w:w="4820" w:type="dxa"/>
            <w:gridSpan w:val="2"/>
            <w:tcBorders>
              <w:top w:val="single" w:sz="6" w:space="0" w:color="000000"/>
              <w:bottom w:val="nil"/>
            </w:tcBorders>
          </w:tcPr>
          <w:p w:rsidR="00A3385F" w:rsidRPr="00F3500B" w:rsidRDefault="00A3385F" w:rsidP="00157B51">
            <w:pPr>
              <w:pStyle w:val="TAL"/>
              <w:keepNext w:val="0"/>
              <w:keepLines w:val="0"/>
            </w:pPr>
            <w:r w:rsidRPr="00F3500B">
              <w:t>An enumerated list of the TVA-defined segment group types. The allowed types are defined as follows:</w:t>
            </w:r>
          </w:p>
          <w:p w:rsidR="00A3385F" w:rsidRPr="00F3500B" w:rsidRDefault="00A3385F" w:rsidP="00157B51">
            <w:pPr>
              <w:pStyle w:val="TAL"/>
              <w:keepNext w:val="0"/>
              <w:keepLines w:val="0"/>
            </w:pPr>
            <w:proofErr w:type="gramStart"/>
            <w:r w:rsidRPr="00F3500B">
              <w:rPr>
                <w:i/>
              </w:rPr>
              <w:t>highlights</w:t>
            </w:r>
            <w:proofErr w:type="gramEnd"/>
            <w:r w:rsidRPr="00F3500B">
              <w:t xml:space="preserve"> - The group of segments represents selected highlights from one or more programmes. A segment group of this type requires continuous playback.</w:t>
            </w:r>
          </w:p>
          <w:p w:rsidR="00A3385F" w:rsidRPr="00F3500B" w:rsidRDefault="00A3385F" w:rsidP="00157B51">
            <w:pPr>
              <w:pStyle w:val="TAL"/>
              <w:keepNext w:val="0"/>
              <w:keepLines w:val="0"/>
            </w:pPr>
            <w:proofErr w:type="gramStart"/>
            <w:r w:rsidRPr="00F3500B">
              <w:rPr>
                <w:i/>
              </w:rPr>
              <w:t>highlights/objects</w:t>
            </w:r>
            <w:proofErr w:type="gramEnd"/>
            <w:r w:rsidRPr="00F3500B">
              <w:t xml:space="preserve"> - The group of segments represents selected highlights from a programme (or programmes) that share a common object or objects (e.g. </w:t>
            </w:r>
            <w:r w:rsidRPr="00F3500B">
              <w:rPr>
                <w:i/>
              </w:rPr>
              <w:t>Seinfeld</w:t>
            </w:r>
            <w:r w:rsidRPr="00F3500B">
              <w:t xml:space="preserve"> highlights with Kramer). A segment group of this type requires continuous playback.</w:t>
            </w:r>
          </w:p>
          <w:p w:rsidR="00A3385F" w:rsidRPr="00F3500B" w:rsidRDefault="00A3385F" w:rsidP="00157B51">
            <w:pPr>
              <w:pStyle w:val="TAL"/>
              <w:keepNext w:val="0"/>
              <w:keepLines w:val="0"/>
            </w:pPr>
            <w:proofErr w:type="gramStart"/>
            <w:r w:rsidRPr="00F3500B">
              <w:rPr>
                <w:i/>
              </w:rPr>
              <w:t>highlights/events</w:t>
            </w:r>
            <w:proofErr w:type="gramEnd"/>
            <w:r w:rsidRPr="00F3500B">
              <w:t xml:space="preserve"> - The group of segments represents selected highlights from a programme (or programmes) that share a common event or events (e.g. touchdowns in the Super Bowl). A segment group of this type requires continuous ordered playback.</w:t>
            </w:r>
          </w:p>
          <w:p w:rsidR="00A3385F" w:rsidRPr="00F3500B" w:rsidRDefault="00A3385F" w:rsidP="00157B51">
            <w:pPr>
              <w:pStyle w:val="TAL"/>
              <w:keepNext w:val="0"/>
              <w:keepLines w:val="0"/>
            </w:pPr>
            <w:proofErr w:type="gramStart"/>
            <w:r w:rsidRPr="00F3500B">
              <w:rPr>
                <w:i/>
              </w:rPr>
              <w:t>bookmarks</w:t>
            </w:r>
            <w:proofErr w:type="gramEnd"/>
            <w:r w:rsidRPr="00F3500B">
              <w:t xml:space="preserve"> - The segment group defines a set of access points to a programme. If the member segments of a segment group of type </w:t>
            </w:r>
            <w:r w:rsidRPr="00F3500B">
              <w:rPr>
                <w:i/>
              </w:rPr>
              <w:t xml:space="preserve">bookmarks </w:t>
            </w:r>
            <w:r w:rsidRPr="00F3500B">
              <w:t xml:space="preserve">contain segment duration information, this duration information shall be ignored and the segments shall be treated as </w:t>
            </w:r>
            <w:r w:rsidR="00452C3A" w:rsidRPr="00F3500B">
              <w:t>"</w:t>
            </w:r>
            <w:r w:rsidRPr="00F3500B">
              <w:t>open</w:t>
            </w:r>
            <w:r w:rsidR="005E40B0" w:rsidRPr="00F3500B">
              <w:noBreakHyphen/>
            </w:r>
            <w:r w:rsidRPr="00F3500B">
              <w:t>ended.</w:t>
            </w:r>
            <w:r w:rsidR="00452C3A" w:rsidRPr="00F3500B">
              <w:t>"</w:t>
            </w:r>
            <w:r w:rsidRPr="00F3500B">
              <w:t xml:space="preserve"> A segment group of this type does not require continuous playback.</w:t>
            </w:r>
          </w:p>
          <w:p w:rsidR="00A3385F" w:rsidRPr="00F3500B" w:rsidRDefault="00A3385F" w:rsidP="00157B51">
            <w:pPr>
              <w:pStyle w:val="TAL"/>
              <w:keepNext w:val="0"/>
              <w:keepLines w:val="0"/>
            </w:pPr>
            <w:proofErr w:type="gramStart"/>
            <w:r w:rsidRPr="00F3500B">
              <w:rPr>
                <w:i/>
              </w:rPr>
              <w:t>bookmarks/objects</w:t>
            </w:r>
            <w:proofErr w:type="gramEnd"/>
            <w:r w:rsidRPr="00F3500B">
              <w:t xml:space="preserve"> - The segment group defines a set of access points to a programme, where the selected access points share a common object or objects. If the member segments of a segment group of type </w:t>
            </w:r>
            <w:r w:rsidRPr="00F3500B">
              <w:rPr>
                <w:i/>
              </w:rPr>
              <w:t xml:space="preserve">bookmarks/objects </w:t>
            </w:r>
            <w:r w:rsidRPr="00F3500B">
              <w:t xml:space="preserve">contain segment duration information, this duration information shall be ignored and the segments shall be treated as </w:t>
            </w:r>
            <w:r w:rsidR="00452C3A" w:rsidRPr="00F3500B">
              <w:t>"</w:t>
            </w:r>
            <w:r w:rsidRPr="00F3500B">
              <w:t>open-ended.</w:t>
            </w:r>
            <w:r w:rsidR="00452C3A" w:rsidRPr="00F3500B">
              <w:t>"</w:t>
            </w:r>
            <w:r w:rsidRPr="00F3500B">
              <w:t xml:space="preserve"> A segment group of this type does not require continuous playback.</w:t>
            </w:r>
          </w:p>
          <w:p w:rsidR="00A3385F" w:rsidRPr="00F3500B" w:rsidRDefault="00A3385F" w:rsidP="00157B51">
            <w:pPr>
              <w:pStyle w:val="TAL"/>
              <w:keepNext w:val="0"/>
              <w:keepLines w:val="0"/>
            </w:pPr>
            <w:proofErr w:type="gramStart"/>
            <w:r w:rsidRPr="00F3500B">
              <w:rPr>
                <w:i/>
              </w:rPr>
              <w:t>bookmarks/events</w:t>
            </w:r>
            <w:proofErr w:type="gramEnd"/>
            <w:r w:rsidRPr="00F3500B">
              <w:t xml:space="preserve"> - The segment group defines a set of access points to a programme, where the selected access points share a common event or events. If the member segments of a segment group of type </w:t>
            </w:r>
            <w:r w:rsidRPr="00F3500B">
              <w:rPr>
                <w:i/>
              </w:rPr>
              <w:t xml:space="preserve">bookmarks/events </w:t>
            </w:r>
            <w:r w:rsidRPr="00F3500B">
              <w:t xml:space="preserve">contain segment duration information, this duration information shall be ignored and the segments shall be treated as </w:t>
            </w:r>
            <w:r w:rsidR="00452C3A" w:rsidRPr="00F3500B">
              <w:t>"</w:t>
            </w:r>
            <w:r w:rsidRPr="00F3500B">
              <w:t>open-ended.</w:t>
            </w:r>
            <w:r w:rsidR="00452C3A" w:rsidRPr="00F3500B">
              <w:t>"</w:t>
            </w:r>
            <w:r w:rsidRPr="00F3500B">
              <w:t xml:space="preserve"> A segment group of this type does not require continuous playback.</w:t>
            </w:r>
          </w:p>
          <w:p w:rsidR="008532F7" w:rsidRPr="00F3500B" w:rsidRDefault="00A3385F" w:rsidP="00157B51">
            <w:pPr>
              <w:pStyle w:val="TAL"/>
              <w:keepNext w:val="0"/>
              <w:keepLines w:val="0"/>
            </w:pPr>
            <w:proofErr w:type="gramStart"/>
            <w:r w:rsidRPr="00F3500B">
              <w:rPr>
                <w:i/>
              </w:rPr>
              <w:t>themeGroup</w:t>
            </w:r>
            <w:proofErr w:type="gramEnd"/>
            <w:r w:rsidRPr="00F3500B">
              <w:rPr>
                <w:i/>
              </w:rPr>
              <w:t xml:space="preserve"> </w:t>
            </w:r>
            <w:r w:rsidRPr="00F3500B">
              <w:t>- The segment group comprises segments that share a common topic or theme. The common theme can be specified in the segment group description. A theme group does not necessarily require direct continuous playback.</w:t>
            </w:r>
          </w:p>
          <w:p w:rsidR="00A3385F" w:rsidRPr="00F3500B" w:rsidRDefault="00A3385F" w:rsidP="00157B51">
            <w:pPr>
              <w:pStyle w:val="TAL"/>
              <w:keepNext w:val="0"/>
              <w:keepLines w:val="0"/>
            </w:pPr>
            <w:proofErr w:type="gramStart"/>
            <w:r w:rsidRPr="00F3500B">
              <w:rPr>
                <w:i/>
              </w:rPr>
              <w:t>preview</w:t>
            </w:r>
            <w:proofErr w:type="gramEnd"/>
            <w:r w:rsidRPr="00F3500B">
              <w:t xml:space="preserve"> - The segment group defines a preview of a programme. A segment group of this type requires continuous playback.</w:t>
            </w:r>
          </w:p>
          <w:p w:rsidR="00A3385F" w:rsidRPr="00F3500B" w:rsidRDefault="00A3385F" w:rsidP="00157B51">
            <w:pPr>
              <w:pStyle w:val="TAL"/>
            </w:pPr>
            <w:proofErr w:type="gramStart"/>
            <w:r w:rsidRPr="00F3500B">
              <w:rPr>
                <w:i/>
              </w:rPr>
              <w:lastRenderedPageBreak/>
              <w:t>preview/title</w:t>
            </w:r>
            <w:proofErr w:type="gramEnd"/>
            <w:r w:rsidRPr="00F3500B">
              <w:t xml:space="preserve"> - The segment group defines a preview of a programme, where the preview serves as a promotional title or trailer for the programme. A segment group of this type requires continuous playback.</w:t>
            </w:r>
          </w:p>
        </w:tc>
      </w:tr>
      <w:tr w:rsidR="00A3385F" w:rsidRPr="00F3500B" w:rsidTr="00157B51">
        <w:trPr>
          <w:jc w:val="center"/>
        </w:trPr>
        <w:tc>
          <w:tcPr>
            <w:tcW w:w="3544" w:type="dxa"/>
            <w:tcBorders>
              <w:top w:val="nil"/>
              <w:left w:val="nil"/>
              <w:bottom w:val="single" w:sz="6" w:space="0" w:color="000000"/>
            </w:tcBorders>
          </w:tcPr>
          <w:p w:rsidR="00A3385F" w:rsidRPr="00F3500B" w:rsidRDefault="00A3385F" w:rsidP="00157B51">
            <w:pPr>
              <w:pStyle w:val="TAL"/>
              <w:keepNext w:val="0"/>
              <w:keepLines w:val="0"/>
              <w:rPr>
                <w:rFonts w:ascii="Courier New" w:hAnsi="Courier New"/>
              </w:rPr>
            </w:pPr>
          </w:p>
        </w:tc>
        <w:tc>
          <w:tcPr>
            <w:tcW w:w="4820" w:type="dxa"/>
            <w:gridSpan w:val="2"/>
            <w:tcBorders>
              <w:top w:val="nil"/>
              <w:bottom w:val="single" w:sz="6" w:space="0" w:color="000000"/>
            </w:tcBorders>
          </w:tcPr>
          <w:p w:rsidR="00A3385F" w:rsidRPr="00F3500B" w:rsidRDefault="00A3385F" w:rsidP="00157B51">
            <w:pPr>
              <w:pStyle w:val="TAL"/>
              <w:keepNext w:val="0"/>
              <w:keepLines w:val="0"/>
            </w:pPr>
            <w:proofErr w:type="gramStart"/>
            <w:r w:rsidRPr="00F3500B">
              <w:rPr>
                <w:i/>
              </w:rPr>
              <w:t>preview/slideshow</w:t>
            </w:r>
            <w:proofErr w:type="gramEnd"/>
            <w:r w:rsidRPr="00F3500B">
              <w:t xml:space="preserve"> - The segment group defines a preview of a programme, where the preview serves as a compact slideshow of the programme content. A segment group of this type requires continuous playback.</w:t>
            </w:r>
          </w:p>
          <w:p w:rsidR="00A3385F" w:rsidRPr="00F3500B" w:rsidRDefault="00A3385F" w:rsidP="00157B51">
            <w:pPr>
              <w:pStyle w:val="TAL"/>
              <w:keepNext w:val="0"/>
              <w:keepLines w:val="0"/>
            </w:pPr>
            <w:proofErr w:type="gramStart"/>
            <w:r w:rsidRPr="00F3500B">
              <w:rPr>
                <w:i/>
              </w:rPr>
              <w:t>tableOfContents</w:t>
            </w:r>
            <w:proofErr w:type="gramEnd"/>
            <w:r w:rsidRPr="00F3500B">
              <w:rPr>
                <w:i/>
              </w:rPr>
              <w:t xml:space="preserve"> </w:t>
            </w:r>
            <w:r w:rsidRPr="00F3500B">
              <w:t>- The segment group defines a navigable table of contents for the programme. A segment group of this type does not require continuous playback.</w:t>
            </w:r>
          </w:p>
          <w:p w:rsidR="00A3385F" w:rsidRPr="00F3500B" w:rsidRDefault="00A3385F" w:rsidP="00157B51">
            <w:pPr>
              <w:pStyle w:val="TAL"/>
              <w:keepNext w:val="0"/>
              <w:keepLines w:val="0"/>
            </w:pPr>
            <w:proofErr w:type="gramStart"/>
            <w:r w:rsidRPr="00F3500B">
              <w:rPr>
                <w:i/>
              </w:rPr>
              <w:t>synopsis</w:t>
            </w:r>
            <w:proofErr w:type="gramEnd"/>
            <w:r w:rsidRPr="00F3500B">
              <w:t xml:space="preserve"> - The segment group provides a summary or synopsis of the programme. A segment group of this type requires continuous playback.</w:t>
            </w:r>
          </w:p>
          <w:p w:rsidR="00A3385F" w:rsidRPr="00F3500B" w:rsidRDefault="00A3385F" w:rsidP="00157B51">
            <w:pPr>
              <w:pStyle w:val="TAL"/>
              <w:keepNext w:val="0"/>
              <w:keepLines w:val="0"/>
            </w:pPr>
            <w:proofErr w:type="gramStart"/>
            <w:r w:rsidRPr="00F3500B">
              <w:rPr>
                <w:i/>
              </w:rPr>
              <w:t>shots</w:t>
            </w:r>
            <w:proofErr w:type="gramEnd"/>
            <w:r w:rsidRPr="00F3500B">
              <w:t xml:space="preserve"> - The segment group provides a list of the shots in the programme. A segment group of this type does not require continuous playback.</w:t>
            </w:r>
          </w:p>
          <w:p w:rsidR="00A3385F" w:rsidRPr="00F3500B" w:rsidRDefault="00A3385F" w:rsidP="00157B51">
            <w:pPr>
              <w:pStyle w:val="TAL"/>
              <w:keepNext w:val="0"/>
              <w:keepLines w:val="0"/>
              <w:rPr>
                <w:i/>
              </w:rPr>
            </w:pPr>
            <w:proofErr w:type="gramStart"/>
            <w:r w:rsidRPr="00F3500B">
              <w:rPr>
                <w:i/>
              </w:rPr>
              <w:t>insertionPoints</w:t>
            </w:r>
            <w:proofErr w:type="gramEnd"/>
            <w:r w:rsidRPr="00F3500B">
              <w:t xml:space="preserve"> - The segment group provides a list of segments which function as insertion points into the programme of interest; e.g. temporal locations of the commercials to be shown during a programme. The duration information associated with member segments in a segment group of type</w:t>
            </w:r>
            <w:r w:rsidRPr="00F3500B">
              <w:rPr>
                <w:rFonts w:ascii="Courier New" w:hAnsi="Courier New"/>
              </w:rPr>
              <w:t xml:space="preserve"> insertionPoints</w:t>
            </w:r>
            <w:r w:rsidRPr="00F3500B">
              <w:t xml:space="preserve"> is ignored, since the member segments only determine the time instances in the original programme where additional content is to be inserted. A segment group of this type does not require continuous playback.</w:t>
            </w:r>
          </w:p>
          <w:p w:rsidR="00A3385F" w:rsidRPr="00F3500B" w:rsidRDefault="00A3385F" w:rsidP="00157B51">
            <w:pPr>
              <w:pStyle w:val="TAL"/>
              <w:keepNext w:val="0"/>
              <w:keepLines w:val="0"/>
            </w:pPr>
            <w:proofErr w:type="gramStart"/>
            <w:r w:rsidRPr="00F3500B">
              <w:rPr>
                <w:i/>
              </w:rPr>
              <w:t>alternativeGroups</w:t>
            </w:r>
            <w:proofErr w:type="gramEnd"/>
            <w:r w:rsidRPr="00F3500B">
              <w:t xml:space="preserve"> - Each member of this type of segment group provides an alternative view or representation, with the same functionality but different durations or levels of detail. A segment group of this type does not require continuous playback.</w:t>
            </w:r>
          </w:p>
          <w:p w:rsidR="00433962" w:rsidRPr="00F3500B" w:rsidRDefault="00433962" w:rsidP="00157B51">
            <w:pPr>
              <w:pStyle w:val="TAL"/>
              <w:keepNext w:val="0"/>
              <w:keepLines w:val="0"/>
              <w:rPr>
                <w:rFonts w:cs="Arial"/>
                <w:szCs w:val="18"/>
              </w:rPr>
            </w:pPr>
            <w:proofErr w:type="gramStart"/>
            <w:r w:rsidRPr="00F3500B">
              <w:rPr>
                <w:rStyle w:val="SGMLinline"/>
                <w:rFonts w:ascii="Arial" w:hAnsi="Arial" w:cs="Arial"/>
                <w:i/>
                <w:sz w:val="18"/>
                <w:szCs w:val="18"/>
              </w:rPr>
              <w:t>alternativeSegments</w:t>
            </w:r>
            <w:proofErr w:type="gramEnd"/>
            <w:r w:rsidR="004F4F51" w:rsidRPr="00F3500B">
              <w:rPr>
                <w:rFonts w:cs="Arial"/>
                <w:szCs w:val="18"/>
              </w:rPr>
              <w:t xml:space="preserve"> -</w:t>
            </w:r>
            <w:r w:rsidRPr="00F3500B">
              <w:rPr>
                <w:rFonts w:cs="Arial"/>
                <w:szCs w:val="18"/>
              </w:rPr>
              <w:t xml:space="preserve"> The segment group contains a list of segments, each one representing an alternative source of the same logical content. This caters for cases where a content segment </w:t>
            </w:r>
            <w:r w:rsidR="004F4F51" w:rsidRPr="00F3500B">
              <w:rPr>
                <w:rFonts w:cs="Arial"/>
                <w:szCs w:val="18"/>
              </w:rPr>
              <w:t xml:space="preserve">(e.g. a music track) </w:t>
            </w:r>
            <w:r w:rsidRPr="00F3500B">
              <w:rPr>
                <w:rFonts w:cs="Arial"/>
                <w:szCs w:val="18"/>
              </w:rPr>
              <w:t>is repeated at different points in the same programme, or in different programmes. Only one of the programmes referenced by the member segments needs to be acquired in order to satisfy the segment group as a whole. Only one of the alternative segments is played back when a segment group of this type is presented.</w:t>
            </w:r>
          </w:p>
          <w:p w:rsidR="00A3385F" w:rsidRPr="00F3500B" w:rsidRDefault="00A3385F" w:rsidP="00157B51">
            <w:pPr>
              <w:pStyle w:val="TAL"/>
              <w:keepNext w:val="0"/>
              <w:keepLines w:val="0"/>
            </w:pPr>
            <w:proofErr w:type="gramStart"/>
            <w:r w:rsidRPr="00F3500B">
              <w:rPr>
                <w:i/>
                <w:lang w:eastAsia="ja-JP"/>
              </w:rPr>
              <w:t>other</w:t>
            </w:r>
            <w:proofErr w:type="gramEnd"/>
            <w:r w:rsidRPr="00F3500B">
              <w:rPr>
                <w:i/>
                <w:lang w:eastAsia="ja-JP"/>
              </w:rPr>
              <w:t xml:space="preserve"> </w:t>
            </w:r>
            <w:r w:rsidRPr="00F3500B">
              <w:t>-</w:t>
            </w:r>
            <w:r w:rsidRPr="00F3500B">
              <w:rPr>
                <w:lang w:eastAsia="ja-JP"/>
              </w:rPr>
              <w:t xml:space="preserve"> any other segment group type.</w:t>
            </w:r>
          </w:p>
        </w:tc>
      </w:tr>
    </w:tbl>
    <w:p w:rsidR="00A3385F" w:rsidRPr="00F3500B" w:rsidRDefault="00A3385F">
      <w:pPr>
        <w:rPr>
          <w:lang w:eastAsia="ja-JP"/>
        </w:rPr>
      </w:pPr>
    </w:p>
    <w:p w:rsidR="00A3385F" w:rsidRPr="00F3500B" w:rsidRDefault="00A3385F">
      <w:pPr>
        <w:pStyle w:val="H6"/>
        <w:rPr>
          <w:lang w:eastAsia="ja-JP"/>
        </w:rPr>
      </w:pPr>
      <w:r w:rsidRPr="00F3500B">
        <w:rPr>
          <w:lang w:eastAsia="ja-JP"/>
        </w:rPr>
        <w:t>Validity constraints</w:t>
      </w:r>
    </w:p>
    <w:p w:rsidR="00A3385F" w:rsidRPr="00F3500B" w:rsidRDefault="00A3385F">
      <w:pPr>
        <w:rPr>
          <w:lang w:eastAsia="ja-JP"/>
        </w:rPr>
      </w:pPr>
      <w:r w:rsidRPr="00F3500B">
        <w:rPr>
          <w:lang w:eastAsia="ja-JP"/>
        </w:rPr>
        <w:t>Various validity constraints are imposed on the proposed DS to ensure that (i) it fits the data model of figure 1 and (ii) the sequence and relationships of the various segments and segment groups are unambiguously defined. These constraints, which are implicit in the DSs, are outlined below also for clarity:</w:t>
      </w:r>
    </w:p>
    <w:p w:rsidR="00A3385F" w:rsidRPr="00F3500B" w:rsidRDefault="00A3385F">
      <w:pPr>
        <w:pStyle w:val="B1"/>
        <w:rPr>
          <w:lang w:eastAsia="ja-JP"/>
        </w:rPr>
      </w:pPr>
      <w:r w:rsidRPr="00F3500B">
        <w:rPr>
          <w:lang w:eastAsia="ja-JP"/>
        </w:rPr>
        <w:t>A segment group may contain either segments, or subgroups, but not both.</w:t>
      </w:r>
    </w:p>
    <w:p w:rsidR="00A3385F" w:rsidRPr="00F3500B" w:rsidRDefault="00A3385F">
      <w:pPr>
        <w:pStyle w:val="B1"/>
        <w:rPr>
          <w:lang w:eastAsia="ja-JP"/>
        </w:rPr>
      </w:pPr>
      <w:r w:rsidRPr="00F3500B">
        <w:rPr>
          <w:lang w:eastAsia="ja-JP"/>
        </w:rPr>
        <w:t xml:space="preserve">A segment group of type </w:t>
      </w:r>
      <w:r w:rsidR="00452C3A" w:rsidRPr="00F3500B">
        <w:rPr>
          <w:lang w:eastAsia="ja-JP"/>
        </w:rPr>
        <w:t>"</w:t>
      </w:r>
      <w:r w:rsidRPr="00F3500B">
        <w:rPr>
          <w:rFonts w:ascii="Courier New" w:hAnsi="Courier New"/>
          <w:lang w:eastAsia="ja-JP"/>
        </w:rPr>
        <w:t>alternativeGroups</w:t>
      </w:r>
      <w:r w:rsidR="00452C3A" w:rsidRPr="00F3500B">
        <w:rPr>
          <w:lang w:eastAsia="ja-JP"/>
        </w:rPr>
        <w:t>"</w:t>
      </w:r>
      <w:r w:rsidRPr="00F3500B">
        <w:rPr>
          <w:lang w:eastAsia="ja-JP"/>
        </w:rPr>
        <w:t xml:space="preserve"> may not contain segments and shall only contain subgroups.</w:t>
      </w:r>
    </w:p>
    <w:p w:rsidR="00A3385F" w:rsidRPr="00F3500B" w:rsidRDefault="00A3385F">
      <w:pPr>
        <w:pStyle w:val="B1"/>
        <w:rPr>
          <w:lang w:eastAsia="ja-JP"/>
        </w:rPr>
      </w:pPr>
      <w:r w:rsidRPr="00F3500B">
        <w:rPr>
          <w:lang w:eastAsia="ja-JP"/>
        </w:rPr>
        <w:t xml:space="preserve">A segment group of any type other than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 xml:space="preserve"> and </w:t>
      </w:r>
      <w:r w:rsidR="00452C3A" w:rsidRPr="00F3500B">
        <w:rPr>
          <w:lang w:eastAsia="ja-JP"/>
        </w:rPr>
        <w:t>"</w:t>
      </w:r>
      <w:r w:rsidRPr="00F3500B">
        <w:rPr>
          <w:rFonts w:ascii="Courier New" w:hAnsi="Courier New"/>
          <w:lang w:eastAsia="ja-JP"/>
        </w:rPr>
        <w:t>alternativeGroups</w:t>
      </w:r>
      <w:r w:rsidR="00452C3A" w:rsidRPr="00F3500B">
        <w:rPr>
          <w:lang w:eastAsia="ja-JP"/>
        </w:rPr>
        <w:t>"</w:t>
      </w:r>
      <w:r w:rsidRPr="00F3500B">
        <w:rPr>
          <w:lang w:eastAsia="ja-JP"/>
        </w:rPr>
        <w:t xml:space="preserve"> may only contain segments. A group of type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 xml:space="preserve"> may contain other segment groups of type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w:t>
      </w:r>
    </w:p>
    <w:p w:rsidR="00A3385F" w:rsidRPr="00F3500B" w:rsidRDefault="00A3385F">
      <w:pPr>
        <w:rPr>
          <w:lang w:eastAsia="ja-JP"/>
        </w:rPr>
      </w:pPr>
      <w:r w:rsidRPr="00F3500B">
        <w:rPr>
          <w:lang w:eastAsia="ja-JP"/>
        </w:rPr>
        <w:t>These validity constraints reduce the complexity of the resulting descriptions by limiting the degree of nesting in the hierarchy. The navigation order of segments or segment groups is determined by the order of references to the segments in a segment group.</w:t>
      </w:r>
    </w:p>
    <w:p w:rsidR="00A3385F" w:rsidRPr="00F3500B" w:rsidRDefault="00A3385F" w:rsidP="00614D0B">
      <w:pPr>
        <w:pStyle w:val="Heading3"/>
      </w:pPr>
      <w:bookmarkStart w:id="2048" w:name="_Toc445718999"/>
      <w:r w:rsidRPr="00F3500B">
        <w:lastRenderedPageBreak/>
        <w:t>6.6.7</w:t>
      </w:r>
      <w:r w:rsidRPr="00F3500B">
        <w:tab/>
        <w:t>Segment information table</w:t>
      </w:r>
      <w:bookmarkEnd w:id="2048"/>
    </w:p>
    <w:p w:rsidR="00A3385F" w:rsidRPr="00F3500B" w:rsidRDefault="00A3385F" w:rsidP="00473866">
      <w:pPr>
        <w:keepNext/>
      </w:pPr>
      <w:r w:rsidRPr="00F3500B">
        <w:t>The following element and complex type define a structure for holding all segmentation-related metadata.</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SegmentInformation</w:t>
      </w:r>
      <w:r w:rsidR="00452C3A" w:rsidRPr="00F3500B">
        <w:rPr>
          <w:rFonts w:ascii="Courier New" w:eastAsia="Arial Unicode MS" w:hAnsi="Courier New"/>
          <w:sz w:val="18"/>
        </w:rPr>
        <w:t>"</w:t>
      </w:r>
    </w:p>
    <w:p w:rsidR="00A3385F" w:rsidRPr="00F3500B" w:rsidRDefault="00EB4607"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proofErr w:type="gramStart"/>
      <w:r w:rsidR="00A3385F" w:rsidRPr="00F3500B">
        <w:rPr>
          <w:rFonts w:ascii="Courier New" w:eastAsia="Arial Unicode MS" w:hAnsi="Courier New"/>
          <w:sz w:val="18"/>
        </w:rPr>
        <w:t>type</w:t>
      </w:r>
      <w:proofErr w:type="gramEnd"/>
      <w:r w:rsidR="00A3385F" w:rsidRPr="00F3500B">
        <w:rPr>
          <w:rFonts w:ascii="Courier New" w:eastAsia="Arial Unicode MS" w:hAnsi="Courier New"/>
          <w:sz w:val="18"/>
        </w:rPr>
        <w:t>=</w:t>
      </w:r>
      <w:r w:rsidR="00452C3A" w:rsidRPr="00F3500B">
        <w:rPr>
          <w:rFonts w:ascii="Courier New" w:eastAsia="Arial Unicode MS" w:hAnsi="Courier New"/>
          <w:sz w:val="18"/>
        </w:rPr>
        <w:t>"</w:t>
      </w:r>
      <w:r w:rsidR="00A3385F" w:rsidRPr="00F3500B">
        <w:rPr>
          <w:rFonts w:ascii="Courier New" w:eastAsia="Arial Unicode MS" w:hAnsi="Courier New"/>
          <w:sz w:val="18"/>
        </w:rPr>
        <w:t>tva:SegmentInformationType</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00A3385F" w:rsidRPr="00F3500B">
        <w:rPr>
          <w:rFonts w:ascii="Courier New" w:eastAsia="Arial Unicode MS" w:hAnsi="Courier New"/>
          <w:sz w:val="18"/>
        </w:rPr>
        <w:t>0</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A3385F"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8532F7"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SegmentGroupListType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SegmentGroupInformation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tva:SegmentGroupInformationType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val="fr-CH" w:eastAsia="fr-CH"/>
        </w:rPr>
        <w:drawing>
          <wp:inline distT="0" distB="0" distL="0" distR="0" wp14:anchorId="7C69FD9E" wp14:editId="0933921C">
            <wp:extent cx="4023360" cy="612140"/>
            <wp:effectExtent l="0" t="0" r="0" b="0"/>
            <wp:docPr id="51" name="Picture 51" descr="SanJose_p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nJose_p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23360" cy="61214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:SegmentListType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SegmentGroupList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:SegmentGroupListType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001A2A7B" w:rsidRPr="00F3500B">
        <w:rPr>
          <w:rFonts w:ascii="Courier New" w:eastAsia="Arial Unicode MS" w:hAnsi="Courier New"/>
          <w:sz w:val="18"/>
        </w:rPr>
        <w:t>minOccurs=</w:t>
      </w:r>
      <w:r w:rsidR="00452C3A" w:rsidRPr="00F3500B">
        <w:rPr>
          <w:rFonts w:ascii="Courier New" w:eastAsia="Arial Unicode MS" w:hAnsi="Courier New"/>
          <w:sz w:val="18"/>
        </w:rPr>
        <w:t>"</w:t>
      </w:r>
      <w:r w:rsidR="001A2A7B"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nil"/>
            </w:tcBorders>
          </w:tcPr>
          <w:p w:rsidR="00A3385F" w:rsidRPr="00F3500B" w:rsidRDefault="00A3385F">
            <w:pPr>
              <w:pStyle w:val="TAH"/>
            </w:pPr>
            <w:r w:rsidRPr="00F3500B">
              <w:t>Name</w:t>
            </w:r>
          </w:p>
        </w:tc>
        <w:tc>
          <w:tcPr>
            <w:tcW w:w="4770" w:type="dxa"/>
            <w:tcBorders>
              <w:bottom w:val="nil"/>
            </w:tcBorders>
          </w:tcPr>
          <w:p w:rsidR="00A3385F" w:rsidRPr="00F3500B" w:rsidRDefault="00A3385F">
            <w:pPr>
              <w:pStyle w:val="TAH"/>
            </w:pPr>
            <w:r w:rsidRPr="00F3500B">
              <w:t>Definition</w:t>
            </w:r>
          </w:p>
        </w:tc>
      </w:tr>
      <w:tr w:rsidR="00A3385F" w:rsidRPr="00F3500B">
        <w:trPr>
          <w:jc w:val="center"/>
        </w:trPr>
        <w:tc>
          <w:tcPr>
            <w:tcW w:w="3708" w:type="dxa"/>
            <w:tcBorders>
              <w:top w:val="single" w:sz="12" w:space="0" w:color="000000"/>
              <w:bottom w:val="nil"/>
            </w:tcBorders>
          </w:tcPr>
          <w:p w:rsidR="00A3385F" w:rsidRPr="00F3500B" w:rsidRDefault="00A3385F">
            <w:pPr>
              <w:pStyle w:val="TAL"/>
            </w:pPr>
            <w:r w:rsidRPr="00F3500B">
              <w:rPr>
                <w:rFonts w:ascii="Courier New" w:hAnsi="Courier New"/>
              </w:rPr>
              <w:t>SegmentListType</w:t>
            </w:r>
          </w:p>
        </w:tc>
        <w:tc>
          <w:tcPr>
            <w:tcW w:w="4770" w:type="dxa"/>
            <w:tcBorders>
              <w:top w:val="single" w:sz="12" w:space="0" w:color="000000"/>
              <w:bottom w:val="nil"/>
            </w:tcBorders>
          </w:tcPr>
          <w:p w:rsidR="00A3385F" w:rsidRPr="00F3500B" w:rsidRDefault="00A3385F">
            <w:pPr>
              <w:pStyle w:val="TAL"/>
            </w:pPr>
            <w:r w:rsidRPr="00F3500B">
              <w:t>A complex type that defines a set of segments.</w:t>
            </w:r>
          </w:p>
        </w:tc>
      </w:tr>
      <w:tr w:rsidR="00A3385F" w:rsidRPr="00F3500B">
        <w:trPr>
          <w:jc w:val="center"/>
        </w:trPr>
        <w:tc>
          <w:tcPr>
            <w:tcW w:w="3708" w:type="dxa"/>
            <w:tcBorders>
              <w:top w:val="single" w:sz="4" w:space="0" w:color="auto"/>
              <w:bottom w:val="single" w:sz="4" w:space="0" w:color="auto"/>
            </w:tcBorders>
          </w:tcPr>
          <w:p w:rsidR="00A3385F" w:rsidRPr="00F3500B" w:rsidRDefault="00A3385F">
            <w:pPr>
              <w:pStyle w:val="TAL"/>
              <w:ind w:left="312"/>
              <w:rPr>
                <w:rFonts w:ascii="Courier New" w:hAnsi="Courier New"/>
              </w:rPr>
            </w:pPr>
            <w:r w:rsidRPr="00F3500B">
              <w:rPr>
                <w:rFonts w:ascii="Courier New" w:hAnsi="Courier New"/>
              </w:rPr>
              <w:t>SegmentInformation</w:t>
            </w:r>
          </w:p>
        </w:tc>
        <w:tc>
          <w:tcPr>
            <w:tcW w:w="4770" w:type="dxa"/>
            <w:tcBorders>
              <w:top w:val="single" w:sz="4" w:space="0" w:color="auto"/>
              <w:bottom w:val="single" w:sz="4" w:space="0" w:color="auto"/>
            </w:tcBorders>
          </w:tcPr>
          <w:p w:rsidR="00A3385F" w:rsidRPr="00F3500B" w:rsidRDefault="00A3385F">
            <w:pPr>
              <w:pStyle w:val="TAL"/>
            </w:pPr>
            <w:r w:rsidRPr="00F3500B">
              <w:t>Information about a segment.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12"/>
              <w:rPr>
                <w:rFonts w:ascii="Courier New" w:hAnsi="Courier New"/>
              </w:rPr>
            </w:pPr>
            <w:r w:rsidRPr="00F3500B">
              <w:rPr>
                <w:rFonts w:ascii="Courier New" w:hAnsi="Courier New"/>
              </w:rPr>
              <w:t>SegmentGroupList</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defines a list of segment groups.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312"/>
              <w:rPr>
                <w:rFonts w:ascii="Courier New" w:hAnsi="Courier New"/>
              </w:rPr>
            </w:pPr>
            <w:r w:rsidRPr="00F3500B">
              <w:rPr>
                <w:rFonts w:ascii="Courier New" w:hAnsi="Courier New"/>
              </w:rPr>
              <w:t>SegmentGroupInformation</w:t>
            </w:r>
          </w:p>
        </w:tc>
        <w:tc>
          <w:tcPr>
            <w:tcW w:w="4770" w:type="dxa"/>
            <w:tcBorders>
              <w:top w:val="single" w:sz="6" w:space="0" w:color="000000"/>
              <w:bottom w:val="single" w:sz="6" w:space="0" w:color="000000"/>
            </w:tcBorders>
          </w:tcPr>
          <w:p w:rsidR="00A3385F" w:rsidRPr="00F3500B" w:rsidRDefault="00A3385F">
            <w:pPr>
              <w:pStyle w:val="TAL"/>
            </w:pPr>
            <w:r w:rsidRPr="00F3500B">
              <w:t>Information about a group of segments.</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SegmentInformationTableType</w:t>
            </w:r>
          </w:p>
        </w:tc>
        <w:tc>
          <w:tcPr>
            <w:tcW w:w="4770" w:type="dxa"/>
            <w:tcBorders>
              <w:top w:val="nil"/>
              <w:bottom w:val="single" w:sz="6" w:space="0" w:color="000000"/>
            </w:tcBorders>
          </w:tcPr>
          <w:p w:rsidR="00A3385F" w:rsidRPr="00F3500B" w:rsidRDefault="00A3385F">
            <w:pPr>
              <w:pStyle w:val="TAL"/>
            </w:pPr>
            <w:r w:rsidRPr="00F3500B">
              <w:t>Defines a structure for holding all segmentation-related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SegmentList</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The list of the segments in the </w:t>
            </w:r>
            <w:r w:rsidRPr="00F3500B">
              <w:rPr>
                <w:rFonts w:ascii="Courier New" w:hAnsi="Courier New"/>
              </w:rPr>
              <w:t>SegmentInformationTable</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SegmentGroupList</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The list of the segment groups in the </w:t>
            </w:r>
            <w:r w:rsidRPr="00F3500B">
              <w:rPr>
                <w:rFonts w:ascii="Courier New" w:hAnsi="Courier New"/>
              </w:rPr>
              <w:t>SegmentInformationTable</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477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4C73E1">
            <w:pPr>
              <w:pStyle w:val="TAL"/>
              <w:ind w:left="284"/>
              <w:rPr>
                <w:rFonts w:ascii="Courier New" w:eastAsia="Arial Unicode MS" w:hAnsi="Courier New"/>
              </w:rPr>
            </w:pPr>
            <w:r w:rsidRPr="00F3500B">
              <w:rPr>
                <w:rFonts w:ascii="Courier New" w:eastAsia="Arial Unicode MS" w:hAnsi="Courier New"/>
              </w:rPr>
              <w:t>xml:lang</w:t>
            </w:r>
          </w:p>
        </w:tc>
        <w:tc>
          <w:tcPr>
            <w:tcW w:w="4770" w:type="dxa"/>
            <w:tcBorders>
              <w:top w:val="single" w:sz="6" w:space="0" w:color="000000"/>
              <w:bottom w:val="single" w:sz="6" w:space="0" w:color="000000"/>
            </w:tcBorders>
          </w:tcPr>
          <w:p w:rsidR="00A3385F" w:rsidRPr="00F3500B" w:rsidRDefault="00A3385F">
            <w:pPr>
              <w:pStyle w:val="TAL"/>
            </w:pPr>
            <w:r w:rsidRPr="00F3500B">
              <w:rPr>
                <w:rFonts w:cs="Arial"/>
                <w:lang w:eastAsia="ja-JP"/>
              </w:rPr>
              <w:t>The default natural language of the description.</w:t>
            </w:r>
          </w:p>
        </w:tc>
      </w:tr>
    </w:tbl>
    <w:p w:rsidR="00A3385F" w:rsidRPr="00F3500B" w:rsidRDefault="00A3385F"/>
    <w:p w:rsidR="00A3385F" w:rsidRPr="00F3500B" w:rsidRDefault="00A3385F" w:rsidP="00614D0B">
      <w:pPr>
        <w:pStyle w:val="Heading2"/>
        <w:rPr>
          <w:lang w:eastAsia="ja-JP"/>
        </w:rPr>
      </w:pPr>
      <w:bookmarkStart w:id="2049" w:name="_Toc445719000"/>
      <w:r w:rsidRPr="00F3500B">
        <w:t>6.7</w:t>
      </w:r>
      <w:r w:rsidRPr="00F3500B">
        <w:tab/>
      </w:r>
      <w:r w:rsidR="00344126" w:rsidRPr="00F3500B">
        <w:rPr>
          <w:i/>
        </w:rPr>
        <w:t>TV</w:t>
      </w:r>
      <w:r w:rsidR="001425E5" w:rsidRPr="00F3500B">
        <w:rPr>
          <w:i/>
        </w:rPr>
        <w:t>-</w:t>
      </w:r>
      <w:r w:rsidR="00344126" w:rsidRPr="00F3500B">
        <w:rPr>
          <w:i/>
        </w:rPr>
        <w:t>Anytime</w:t>
      </w:r>
      <w:r w:rsidRPr="00F3500B">
        <w:t xml:space="preserve"> documents</w:t>
      </w:r>
      <w:bookmarkEnd w:id="2049"/>
    </w:p>
    <w:p w:rsidR="00A3385F" w:rsidRPr="00F3500B" w:rsidRDefault="00344126">
      <w:pPr>
        <w:rPr>
          <w:lang w:eastAsia="ja-JP"/>
        </w:rPr>
      </w:pPr>
      <w:r w:rsidRPr="00F3500B">
        <w:rPr>
          <w:rFonts w:eastAsia="Arial Unicode MS"/>
          <w:i/>
        </w:rPr>
        <w:t>TV</w:t>
      </w:r>
      <w:r w:rsidR="001425E5" w:rsidRPr="00F3500B">
        <w:rPr>
          <w:rFonts w:eastAsia="Arial Unicode MS"/>
          <w:i/>
        </w:rPr>
        <w:t>-</w:t>
      </w:r>
      <w:r w:rsidRPr="00F3500B">
        <w:rPr>
          <w:rFonts w:eastAsia="Arial Unicode MS"/>
          <w:i/>
        </w:rPr>
        <w:t>Anytime</w:t>
      </w:r>
      <w:r w:rsidR="00A3385F" w:rsidRPr="00F3500B">
        <w:rPr>
          <w:rFonts w:eastAsia="Arial Unicode MS"/>
        </w:rPr>
        <w:t xml:space="preserve"> metadata is structured into self-contained documents. Each document has a single top-level element that encloses all other </w:t>
      </w:r>
      <w:r w:rsidRPr="00F3500B">
        <w:rPr>
          <w:rFonts w:eastAsia="Arial Unicode MS"/>
          <w:i/>
        </w:rPr>
        <w:t>TV</w:t>
      </w:r>
      <w:r w:rsidR="001425E5" w:rsidRPr="00F3500B">
        <w:rPr>
          <w:rFonts w:eastAsia="Arial Unicode MS"/>
          <w:i/>
        </w:rPr>
        <w:t>-</w:t>
      </w:r>
      <w:r w:rsidRPr="00F3500B">
        <w:rPr>
          <w:rFonts w:eastAsia="Arial Unicode MS"/>
          <w:i/>
        </w:rPr>
        <w:t>Anytime</w:t>
      </w:r>
      <w:r w:rsidR="00A3385F" w:rsidRPr="00F3500B">
        <w:rPr>
          <w:rFonts w:eastAsia="Arial Unicode MS"/>
        </w:rPr>
        <w:t xml:space="preserve"> metadata.</w:t>
      </w:r>
    </w:p>
    <w:p w:rsidR="00A3385F" w:rsidRPr="00E05D84" w:rsidRDefault="00A3385F" w:rsidP="00614D0B">
      <w:pPr>
        <w:pStyle w:val="Heading3"/>
        <w:rPr>
          <w:lang w:val="fr-CH"/>
        </w:rPr>
      </w:pPr>
      <w:bookmarkStart w:id="2050" w:name="_Toc445719001"/>
      <w:r w:rsidRPr="00E05D84">
        <w:rPr>
          <w:lang w:val="fr-CH"/>
        </w:rPr>
        <w:t>6.7.1</w:t>
      </w:r>
      <w:r w:rsidRPr="00E05D84">
        <w:rPr>
          <w:lang w:val="fr-CH"/>
        </w:rPr>
        <w:tab/>
        <w:t>Information tables</w:t>
      </w:r>
      <w:bookmarkEnd w:id="2050"/>
    </w:p>
    <w:p w:rsidR="00A3385F" w:rsidRPr="00E05D84"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&lt;complexType name=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ProgramInformationTableType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&gt;</w:t>
      </w:r>
    </w:p>
    <w:p w:rsidR="00A3385F" w:rsidRPr="00E05D84"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t>&lt;</w:t>
      </w:r>
      <w:proofErr w:type="gramStart"/>
      <w:r w:rsidRPr="00E05D84">
        <w:rPr>
          <w:rFonts w:ascii="Courier New" w:eastAsia="Arial Unicode MS" w:hAnsi="Courier New"/>
          <w:sz w:val="18"/>
          <w:lang w:val="fr-CH"/>
        </w:rPr>
        <w:t>sequence</w:t>
      </w:r>
      <w:proofErr w:type="gramEnd"/>
      <w:r w:rsidRPr="00E05D84">
        <w:rPr>
          <w:rFonts w:ascii="Courier New" w:eastAsia="Arial Unicode MS" w:hAnsi="Courier New"/>
          <w:sz w:val="18"/>
          <w:lang w:val="fr-CH"/>
        </w:rPr>
        <w:t>&gt;</w:t>
      </w:r>
    </w:p>
    <w:p w:rsidR="008532F7" w:rsidRPr="00E05D84"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t>&lt;element name=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ProgramInformation</w:t>
      </w:r>
      <w:r w:rsidR="00452C3A" w:rsidRPr="00E05D84">
        <w:rPr>
          <w:rFonts w:ascii="Courier New" w:eastAsia="Arial Unicode MS" w:hAnsi="Courier New"/>
          <w:sz w:val="18"/>
          <w:lang w:val="fr-CH"/>
        </w:rPr>
        <w:t>"</w:t>
      </w:r>
    </w:p>
    <w:p w:rsidR="008532F7" w:rsidRPr="00E05D84"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val="fr-CH"/>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proofErr w:type="gramStart"/>
      <w:r w:rsidRPr="00E05D84">
        <w:rPr>
          <w:rFonts w:ascii="Courier New" w:eastAsia="Arial Unicode MS" w:hAnsi="Courier New"/>
          <w:sz w:val="18"/>
          <w:lang w:val="fr-CH"/>
        </w:rPr>
        <w:t>type</w:t>
      </w:r>
      <w:proofErr w:type="gramEnd"/>
      <w:r w:rsidRPr="00E05D84">
        <w:rPr>
          <w:rFonts w:ascii="Courier New" w:eastAsia="Arial Unicode MS" w:hAnsi="Courier New"/>
          <w:sz w:val="18"/>
          <w:lang w:val="fr-CH"/>
        </w:rPr>
        <w:t>=</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tva:ProgramInformationType</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 xml:space="preserve"> minOccurs=</w:t>
      </w:r>
      <w:r w:rsidR="00452C3A" w:rsidRPr="00E05D84">
        <w:rPr>
          <w:rFonts w:ascii="Courier New" w:eastAsia="Arial Unicode MS" w:hAnsi="Courier New"/>
          <w:sz w:val="18"/>
          <w:lang w:val="fr-CH"/>
        </w:rPr>
        <w:t>"</w:t>
      </w:r>
      <w:r w:rsidRPr="00E05D84">
        <w:rPr>
          <w:rFonts w:ascii="Courier New" w:eastAsia="Arial Unicode MS" w:hAnsi="Courier New"/>
          <w:sz w:val="18"/>
          <w:lang w:val="fr-CH"/>
        </w:rPr>
        <w:t>0</w:t>
      </w:r>
      <w:r w:rsidR="00452C3A" w:rsidRPr="00E05D84">
        <w:rPr>
          <w:rFonts w:ascii="Courier New" w:eastAsia="Arial Unicode MS" w:hAnsi="Courier New"/>
          <w:sz w:val="18"/>
          <w:lang w:val="fr-CH"/>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E05D84">
        <w:rPr>
          <w:rFonts w:ascii="Courier New" w:eastAsia="Arial Unicode MS" w:hAnsi="Courier New"/>
          <w:sz w:val="18"/>
          <w:lang w:val="fr-CH"/>
        </w:rPr>
        <w:tab/>
      </w:r>
      <w:r w:rsidRPr="00E05D84">
        <w:rPr>
          <w:rFonts w:ascii="Courier New" w:eastAsia="Arial Unicode MS" w:hAnsi="Courier New"/>
          <w:sz w:val="18"/>
          <w:lang w:val="fr-CH"/>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:GroupInformationType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1A78EB74" wp14:editId="2BED8C38">
            <wp:extent cx="4420870" cy="2790825"/>
            <wp:effectExtent l="0" t="0" r="0" b="0"/>
            <wp:docPr id="52" name="Picture 52"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aus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20870" cy="27908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ProgramLocationTableType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Schedule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:ScheduleType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maxOccurs</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Arial Unicode MS" w:hAnsi="Courier New"/>
          <w:sz w:val="18"/>
        </w:rPr>
        <w:t>BroadcastEvent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:BroadcastEventType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OnDemandProgram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:OnDemandProgramType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OnDemandService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:OnDemandServiceType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4E25FB" w:rsidRPr="00F3500B" w:rsidRDefault="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PushDownloadProgram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:PushDownloadType</w:t>
      </w:r>
      <w:proofErr w:type="gramEnd"/>
      <w:r w:rsidR="00452C3A" w:rsidRPr="00F3500B">
        <w:rPr>
          <w:rFonts w:ascii="Courier New" w:eastAsia="Arial Unicode MS" w:hAnsi="Courier New"/>
          <w:sz w:val="18"/>
        </w:rPr>
        <w:t>"</w:t>
      </w:r>
    </w:p>
    <w:p w:rsidR="004E25FB" w:rsidRPr="00F3500B" w:rsidRDefault="004E25FB" w:rsidP="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ServiceInformationTableType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ServiceInformation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tva:ServiceInformationType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682143"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6"/>
          <w:lang w:eastAsia="en-GB"/>
        </w:rPr>
      </w:pPr>
      <w:r w:rsidRPr="00F3500B">
        <w:rPr>
          <w:rFonts w:ascii="Courier New" w:eastAsia="Arial Unicode MS" w:hAnsi="Courier New"/>
          <w:sz w:val="18"/>
        </w:rPr>
        <w:t>&lt;/complexType&gt;</w:t>
      </w:r>
    </w:p>
    <w:p w:rsidR="00682143" w:rsidRPr="00F3500B" w:rsidRDefault="002F05F2" w:rsidP="00276EFA">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hAnsi="Courier New"/>
          <w:noProof/>
          <w:sz w:val="16"/>
          <w:lang w:val="fr-CH" w:eastAsia="fr-CH"/>
        </w:rPr>
        <w:lastRenderedPageBreak/>
        <w:drawing>
          <wp:inline distT="0" distB="0" distL="0" distR="0" wp14:anchorId="53291A55" wp14:editId="6AE40E7C">
            <wp:extent cx="3959860" cy="3713480"/>
            <wp:effectExtent l="0" t="0" r="0" b="0"/>
            <wp:docPr id="53" name="Picture 53" descr="tvapersonnam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vapersonnametyp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59860" cy="371348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TVAPersonNameType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:PersonNameType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C47880" w:rsidRPr="00F3500B" w:rsidRDefault="00C4788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w:t>
      </w:r>
      <w:proofErr w:type="gramStart"/>
      <w:r w:rsidRPr="00F3500B">
        <w:rPr>
          <w:rFonts w:ascii="Courier New" w:hAnsi="Courier New" w:cs="Courier New"/>
          <w:sz w:val="18"/>
          <w:szCs w:val="18"/>
          <w:lang w:eastAsia="ja-JP"/>
        </w:rPr>
        <w:t>sequence</w:t>
      </w:r>
      <w:proofErr w:type="gramEnd"/>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OtherIdentifier</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mpeg7:UniqueIDType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w:t>
      </w:r>
    </w:p>
    <w:p w:rsidR="00DC24AF" w:rsidRPr="00F3500B" w:rsidRDefault="00C4788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 xml:space="preserve"> </w:t>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proofErr w:type="gramStart"/>
      <w:r w:rsidRPr="00F3500B">
        <w:rPr>
          <w:rFonts w:ascii="Courier New" w:hAnsi="Courier New" w:cs="Courier New"/>
          <w:sz w:val="18"/>
          <w:szCs w:val="18"/>
          <w:lang w:eastAsia="ja-JP"/>
        </w:rPr>
        <w:t>maxOccurs</w:t>
      </w:r>
      <w:proofErr w:type="gramEnd"/>
      <w:r w:rsidRPr="00F3500B">
        <w:rPr>
          <w:rFonts w:ascii="Courier New" w:hAnsi="Courier New" w:cs="Courier New"/>
          <w:sz w:val="18"/>
          <w:szCs w:val="18"/>
          <w:lang w:eastAsia="ja-JP"/>
        </w:rPr>
        <w:t>=</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unbounded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DC24AF"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sz w:val="18"/>
          <w:szCs w:val="18"/>
        </w:rPr>
      </w:pPr>
      <w:r w:rsidRPr="00F3500B">
        <w:rPr>
          <w:rFonts w:ascii="Courier New" w:hAnsi="Courier New" w:cs="Courier New"/>
          <w:sz w:val="18"/>
          <w:szCs w:val="18"/>
        </w:rPr>
        <w:t>          </w:t>
      </w:r>
      <w:r w:rsidRPr="00F3500B">
        <w:rPr>
          <w:rFonts w:ascii="Courier New" w:hAnsi="Courier New" w:cs="Courier New"/>
          <w:bCs/>
          <w:sz w:val="18"/>
          <w:szCs w:val="18"/>
        </w:rPr>
        <w:t>&lt;element name=</w:t>
      </w:r>
      <w:r w:rsidR="00452C3A" w:rsidRPr="00F3500B">
        <w:rPr>
          <w:rFonts w:ascii="Courier New" w:hAnsi="Courier New" w:cs="Courier New"/>
          <w:bCs/>
          <w:sz w:val="18"/>
          <w:szCs w:val="18"/>
        </w:rPr>
        <w:t>"</w:t>
      </w:r>
      <w:r w:rsidRPr="00F3500B">
        <w:rPr>
          <w:rFonts w:ascii="Courier New" w:hAnsi="Courier New" w:cs="Courier New"/>
          <w:bCs/>
          <w:sz w:val="18"/>
          <w:szCs w:val="18"/>
        </w:rPr>
        <w:t>RelatedMaterial</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type=</w:t>
      </w:r>
      <w:r w:rsidR="00452C3A" w:rsidRPr="00F3500B">
        <w:rPr>
          <w:rFonts w:ascii="Courier New" w:hAnsi="Courier New" w:cs="Courier New"/>
          <w:bCs/>
          <w:sz w:val="18"/>
          <w:szCs w:val="18"/>
        </w:rPr>
        <w:t>"</w:t>
      </w:r>
      <w:r w:rsidRPr="00F3500B">
        <w:rPr>
          <w:rFonts w:ascii="Courier New" w:hAnsi="Courier New" w:cs="Courier New"/>
          <w:bCs/>
          <w:sz w:val="18"/>
          <w:szCs w:val="18"/>
        </w:rPr>
        <w:t>tva</w:t>
      </w:r>
      <w:proofErr w:type="gramStart"/>
      <w:r w:rsidRPr="00F3500B">
        <w:rPr>
          <w:rFonts w:ascii="Courier New" w:hAnsi="Courier New" w:cs="Courier New"/>
          <w:bCs/>
          <w:sz w:val="18"/>
          <w:szCs w:val="18"/>
        </w:rPr>
        <w:t>:RelatedMaterialType</w:t>
      </w:r>
      <w:proofErr w:type="gramEnd"/>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minOccurs=</w:t>
      </w:r>
      <w:r w:rsidR="00452C3A" w:rsidRPr="00F3500B">
        <w:rPr>
          <w:rFonts w:ascii="Courier New" w:hAnsi="Courier New" w:cs="Courier New"/>
          <w:bCs/>
          <w:sz w:val="18"/>
          <w:szCs w:val="18"/>
        </w:rPr>
        <w:t>"</w:t>
      </w:r>
      <w:r w:rsidRPr="00F3500B">
        <w:rPr>
          <w:rFonts w:ascii="Courier New" w:hAnsi="Courier New" w:cs="Courier New"/>
          <w:bCs/>
          <w:sz w:val="18"/>
          <w:szCs w:val="18"/>
        </w:rPr>
        <w:t>0</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w:t>
      </w:r>
    </w:p>
    <w:p w:rsidR="00DC24AF"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sz w:val="18"/>
          <w:szCs w:val="18"/>
        </w:rPr>
      </w:pPr>
      <w:r w:rsidRPr="00F3500B">
        <w:rPr>
          <w:rFonts w:ascii="Courier New" w:hAnsi="Courier New" w:cs="Courier New"/>
          <w:bCs/>
          <w:sz w:val="18"/>
          <w:szCs w:val="18"/>
        </w:rPr>
        <w:t xml:space="preserve">          </w:t>
      </w:r>
      <w:proofErr w:type="gramStart"/>
      <w:r w:rsidRPr="00F3500B">
        <w:rPr>
          <w:rFonts w:ascii="Courier New" w:hAnsi="Courier New" w:cs="Courier New"/>
          <w:bCs/>
          <w:sz w:val="18"/>
          <w:szCs w:val="18"/>
        </w:rPr>
        <w:t>maxOccurs</w:t>
      </w:r>
      <w:proofErr w:type="gramEnd"/>
      <w:r w:rsidRPr="00F3500B">
        <w:rPr>
          <w:rFonts w:ascii="Courier New" w:hAnsi="Courier New" w:cs="Courier New"/>
          <w:bCs/>
          <w:sz w:val="18"/>
          <w:szCs w:val="18"/>
        </w:rPr>
        <w:t>=</w:t>
      </w:r>
      <w:r w:rsidR="00452C3A" w:rsidRPr="00F3500B">
        <w:rPr>
          <w:rFonts w:ascii="Courier New" w:hAnsi="Courier New" w:cs="Courier New"/>
          <w:bCs/>
          <w:sz w:val="18"/>
          <w:szCs w:val="18"/>
        </w:rPr>
        <w:t>"</w:t>
      </w:r>
      <w:r w:rsidRPr="00F3500B">
        <w:rPr>
          <w:rFonts w:ascii="Courier New" w:hAnsi="Courier New" w:cs="Courier New"/>
          <w:bCs/>
          <w:sz w:val="18"/>
          <w:szCs w:val="18"/>
        </w:rPr>
        <w:t>unbounded</w:t>
      </w:r>
      <w:r w:rsidR="00452C3A" w:rsidRPr="00F3500B">
        <w:rPr>
          <w:rFonts w:ascii="Courier New" w:hAnsi="Courier New" w:cs="Courier New"/>
          <w:bCs/>
          <w:sz w:val="18"/>
          <w:szCs w:val="18"/>
        </w:rPr>
        <w:t>"</w:t>
      </w:r>
      <w:r w:rsidRPr="00F3500B">
        <w:rPr>
          <w:rFonts w:ascii="Courier New" w:hAnsi="Courier New" w:cs="Courier New"/>
          <w:bCs/>
          <w:sz w:val="18"/>
          <w:szCs w:val="18"/>
        </w:rPr>
        <w:t>/&gt;</w:t>
      </w:r>
      <w:r w:rsidRPr="00F3500B">
        <w:rPr>
          <w:rFonts w:ascii="Courier New" w:hAnsi="Courier New" w:cs="Courier New"/>
          <w:bCs/>
          <w:sz w:val="18"/>
          <w:szCs w:val="18"/>
        </w:rPr>
        <w:br/>
        <w:t>          &lt;element name=</w:t>
      </w:r>
      <w:r w:rsidR="00452C3A" w:rsidRPr="00F3500B">
        <w:rPr>
          <w:rFonts w:ascii="Courier New" w:hAnsi="Courier New" w:cs="Courier New"/>
          <w:bCs/>
          <w:sz w:val="18"/>
          <w:szCs w:val="18"/>
        </w:rPr>
        <w:t>"</w:t>
      </w:r>
      <w:r w:rsidRPr="00F3500B">
        <w:rPr>
          <w:rFonts w:ascii="Courier New" w:hAnsi="Courier New" w:cs="Courier New"/>
          <w:bCs/>
          <w:sz w:val="18"/>
          <w:szCs w:val="18"/>
        </w:rPr>
        <w:t>AdditionalInformation</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type=</w:t>
      </w:r>
      <w:r w:rsidR="00452C3A" w:rsidRPr="00F3500B">
        <w:rPr>
          <w:rFonts w:ascii="Courier New" w:hAnsi="Courier New" w:cs="Courier New"/>
          <w:bCs/>
          <w:sz w:val="18"/>
          <w:szCs w:val="18"/>
        </w:rPr>
        <w:t>"</w:t>
      </w:r>
      <w:r w:rsidRPr="00F3500B">
        <w:rPr>
          <w:rFonts w:ascii="Courier New" w:hAnsi="Courier New" w:cs="Courier New"/>
          <w:bCs/>
          <w:sz w:val="18"/>
          <w:szCs w:val="18"/>
        </w:rPr>
        <w:t>mpeg7:TextualType</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minOccurs=</w:t>
      </w:r>
      <w:r w:rsidR="00452C3A" w:rsidRPr="00F3500B">
        <w:rPr>
          <w:rFonts w:ascii="Courier New" w:hAnsi="Courier New" w:cs="Courier New"/>
          <w:bCs/>
          <w:sz w:val="18"/>
          <w:szCs w:val="18"/>
        </w:rPr>
        <w:t>"</w:t>
      </w:r>
      <w:r w:rsidRPr="00F3500B">
        <w:rPr>
          <w:rFonts w:ascii="Courier New" w:hAnsi="Courier New" w:cs="Courier New"/>
          <w:bCs/>
          <w:sz w:val="18"/>
          <w:szCs w:val="18"/>
        </w:rPr>
        <w:t>0</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w:t>
      </w:r>
    </w:p>
    <w:p w:rsidR="00C47880"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bCs/>
          <w:sz w:val="18"/>
          <w:szCs w:val="18"/>
        </w:rPr>
        <w:t xml:space="preserve">          </w:t>
      </w:r>
      <w:proofErr w:type="gramStart"/>
      <w:r w:rsidRPr="00F3500B">
        <w:rPr>
          <w:rFonts w:ascii="Courier New" w:hAnsi="Courier New" w:cs="Courier New"/>
          <w:bCs/>
          <w:sz w:val="18"/>
          <w:szCs w:val="18"/>
        </w:rPr>
        <w:t>maxOccurs</w:t>
      </w:r>
      <w:proofErr w:type="gramEnd"/>
      <w:r w:rsidRPr="00F3500B">
        <w:rPr>
          <w:rFonts w:ascii="Courier New" w:hAnsi="Courier New" w:cs="Courier New"/>
          <w:bCs/>
          <w:sz w:val="18"/>
          <w:szCs w:val="18"/>
        </w:rPr>
        <w:t>=</w:t>
      </w:r>
      <w:r w:rsidR="00452C3A" w:rsidRPr="00F3500B">
        <w:rPr>
          <w:rFonts w:ascii="Courier New" w:hAnsi="Courier New" w:cs="Courier New"/>
          <w:bCs/>
          <w:sz w:val="18"/>
          <w:szCs w:val="18"/>
        </w:rPr>
        <w:t>"</w:t>
      </w:r>
      <w:r w:rsidRPr="00F3500B">
        <w:rPr>
          <w:rFonts w:ascii="Courier New" w:hAnsi="Courier New" w:cs="Courier New"/>
          <w:bCs/>
          <w:sz w:val="18"/>
          <w:szCs w:val="18"/>
        </w:rPr>
        <w:t>unbounded</w:t>
      </w:r>
      <w:r w:rsidR="00452C3A" w:rsidRPr="00F3500B">
        <w:rPr>
          <w:rFonts w:ascii="Courier New" w:hAnsi="Courier New" w:cs="Courier New"/>
          <w:bCs/>
          <w:sz w:val="18"/>
          <w:szCs w:val="18"/>
        </w:rPr>
        <w:t>"</w:t>
      </w:r>
      <w:r w:rsidRPr="00F3500B">
        <w:rPr>
          <w:rFonts w:ascii="Courier New" w:hAnsi="Courier New" w:cs="Courier New"/>
          <w:bCs/>
          <w:sz w:val="18"/>
          <w:szCs w:val="18"/>
        </w:rPr>
        <w:t>/&gt;</w:t>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br/>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tab/>
        <w:t>&lt;/sequence&gt;</w:t>
      </w:r>
    </w:p>
    <w:p w:rsidR="00B41D9E" w:rsidRDefault="00AA7F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olor w:val="000000" w:themeColor="text1"/>
          <w:sz w:val="18"/>
        </w:rPr>
      </w:pP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&lt;attribute name=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nameType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 xml:space="preserve"> use=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optional</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&lt;simpleType&gt;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&lt;restriction base=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string</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&lt;enumeration value=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birthName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&lt;enumeration value=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alternativeName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&lt;enumeration value=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nickname</w:t>
      </w:r>
      <w:r w:rsidR="00452C3A" w:rsidRPr="00E05D84">
        <w:rPr>
          <w:rFonts w:ascii="Courier New" w:hAnsi="Courier New" w:cs="Courier New"/>
          <w:color w:val="000000" w:themeColor="text1"/>
          <w:sz w:val="18"/>
          <w:szCs w:val="18"/>
          <w:lang w:eastAsia="en-GB"/>
        </w:rPr>
        <w:t>"</w:t>
      </w:r>
      <w:r w:rsidRPr="00E05D84">
        <w:rPr>
          <w:rFonts w:ascii="Courier New" w:hAnsi="Courier New" w:cs="Courier New"/>
          <w:color w:val="000000" w:themeColor="text1"/>
          <w:sz w:val="18"/>
          <w:szCs w:val="18"/>
          <w:lang w:eastAsia="en-GB"/>
        </w:rPr>
        <w:t>/&gt;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&lt;/restriction&gt;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&lt;/simpleType&gt;</w:t>
      </w:r>
      <w:r w:rsidRPr="00E05D84">
        <w:rPr>
          <w:rFonts w:ascii="Courier New" w:hAnsi="Courier New" w:cs="Courier New"/>
          <w:color w:val="000000" w:themeColor="text1"/>
          <w:sz w:val="18"/>
          <w:szCs w:val="18"/>
          <w:lang w:eastAsia="en-GB"/>
        </w:rPr>
        <w:br/>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r>
      <w:r w:rsidRPr="00E05D84">
        <w:rPr>
          <w:rFonts w:ascii="Courier New" w:hAnsi="Courier New" w:cs="Courier New"/>
          <w:color w:val="000000" w:themeColor="text1"/>
          <w:sz w:val="18"/>
          <w:szCs w:val="18"/>
          <w:lang w:eastAsia="en-GB"/>
        </w:rPr>
        <w:tab/>
        <w:t>&lt;/attribute&gt;</w:t>
      </w:r>
      <w:r w:rsidR="00A3385F" w:rsidRPr="00E05D84">
        <w:rPr>
          <w:rFonts w:ascii="Courier New" w:eastAsia="Arial Unicode MS" w:hAnsi="Courier New"/>
          <w:color w:val="000000" w:themeColor="text1"/>
          <w:sz w:val="18"/>
        </w:rPr>
        <w:tab/>
      </w:r>
      <w:r w:rsidR="00A3385F" w:rsidRPr="00E05D84">
        <w:rPr>
          <w:rFonts w:ascii="Courier New" w:eastAsia="Arial Unicode MS" w:hAnsi="Courier New"/>
          <w:color w:val="000000" w:themeColor="text1"/>
          <w:sz w:val="18"/>
        </w:rPr>
        <w:tab/>
      </w:r>
    </w:p>
    <w:p w:rsidR="00A3385F" w:rsidRPr="00F3500B" w:rsidRDefault="00B41D9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Pr>
          <w:rFonts w:ascii="Courier New" w:eastAsia="Arial Unicode MS" w:hAnsi="Courier New"/>
          <w:color w:val="000000" w:themeColor="text1"/>
          <w:sz w:val="18"/>
        </w:rPr>
        <w:t xml:space="preserve">      </w:t>
      </w:r>
      <w:r w:rsidR="00A3385F" w:rsidRPr="00F3500B">
        <w:rPr>
          <w:rFonts w:ascii="Courier New" w:eastAsia="Arial Unicode MS" w:hAnsi="Courier New"/>
          <w:sz w:val="18"/>
        </w:rPr>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color w:val="000000"/>
          <w:sz w:val="18"/>
          <w:szCs w:val="18"/>
        </w:rPr>
      </w:pPr>
      <w:r w:rsidRPr="00F3500B">
        <w:rPr>
          <w:rFonts w:ascii="Courier New" w:hAnsi="Courier New" w:cs="Courier New"/>
          <w:bCs/>
          <w:color w:val="000000"/>
          <w:sz w:val="18"/>
          <w:szCs w:val="18"/>
        </w:rPr>
        <w:t>&lt;complexType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P</w:t>
      </w:r>
      <w:r w:rsidR="004E3D04" w:rsidRPr="00F3500B">
        <w:rPr>
          <w:rFonts w:ascii="Courier New" w:hAnsi="Courier New" w:cs="Courier New"/>
          <w:bCs/>
          <w:color w:val="000000"/>
          <w:sz w:val="18"/>
          <w:szCs w:val="18"/>
        </w:rPr>
        <w:t>ersonNameFragmentType</w:t>
      </w:r>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w:t>
      </w:r>
    </w:p>
    <w:p w:rsidR="004E3D04" w:rsidRPr="00F3500B" w:rsidRDefault="004E3D04" w:rsidP="004E3D04">
      <w:pPr>
        <w:pBdr>
          <w:top w:val="single" w:sz="4" w:space="1" w:color="auto"/>
          <w:left w:val="single" w:sz="4" w:space="4" w:color="auto"/>
          <w:bottom w:val="single" w:sz="4" w:space="1" w:color="auto"/>
          <w:right w:val="single" w:sz="4" w:space="4" w:color="auto"/>
        </w:pBdr>
        <w:shd w:val="clear" w:color="auto" w:fill="FFFFFF"/>
        <w:spacing w:after="0"/>
        <w:ind w:firstLine="142"/>
        <w:rPr>
          <w:rFonts w:ascii="Courier New" w:hAnsi="Courier New" w:cs="Courier New"/>
          <w:bCs/>
          <w:color w:val="000000"/>
          <w:sz w:val="18"/>
          <w:szCs w:val="18"/>
        </w:rPr>
      </w:pPr>
      <w:r w:rsidRPr="00F3500B">
        <w:rPr>
          <w:rFonts w:ascii="Courier New" w:hAnsi="Courier New" w:cs="Courier New"/>
          <w:bCs/>
          <w:color w:val="000000"/>
          <w:sz w:val="18"/>
          <w:szCs w:val="18"/>
        </w:rPr>
        <w:t>&lt;</w:t>
      </w:r>
      <w:proofErr w:type="gramStart"/>
      <w:r w:rsidRPr="00F3500B">
        <w:rPr>
          <w:rFonts w:ascii="Courier New" w:hAnsi="Courier New" w:cs="Courier New"/>
          <w:bCs/>
          <w:color w:val="000000"/>
          <w:sz w:val="18"/>
          <w:szCs w:val="18"/>
        </w:rPr>
        <w:t>complexContent</w:t>
      </w:r>
      <w:proofErr w:type="gramEnd"/>
      <w:r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284"/>
        <w:rPr>
          <w:rFonts w:ascii="Courier New" w:hAnsi="Courier New" w:cs="Courier New"/>
          <w:bCs/>
          <w:color w:val="000000"/>
          <w:sz w:val="18"/>
          <w:szCs w:val="18"/>
        </w:rPr>
      </w:pPr>
      <w:r w:rsidRPr="00F3500B">
        <w:rPr>
          <w:rFonts w:ascii="Courier New" w:hAnsi="Courier New" w:cs="Courier New"/>
          <w:bCs/>
          <w:color w:val="000000"/>
          <w:sz w:val="18"/>
          <w:szCs w:val="18"/>
        </w:rPr>
        <w:t>&lt;extension base=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proofErr w:type="gramStart"/>
      <w:r w:rsidRPr="00F3500B">
        <w:rPr>
          <w:rFonts w:ascii="Courier New" w:hAnsi="Courier New" w:cs="Courier New"/>
          <w:bCs/>
          <w:color w:val="000000"/>
          <w:sz w:val="18"/>
          <w:szCs w:val="18"/>
        </w:rPr>
        <w:t>:TVAPersonNameType</w:t>
      </w:r>
      <w:proofErr w:type="gramEnd"/>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hAnsi="Courier New" w:cs="Courier New"/>
          <w:bCs/>
          <w:color w:val="000000"/>
          <w:sz w:val="18"/>
          <w:szCs w:val="18"/>
        </w:rPr>
      </w:pPr>
      <w:r w:rsidRPr="00F3500B">
        <w:rPr>
          <w:rFonts w:ascii="Courier New" w:hAnsi="Courier New" w:cs="Courier New"/>
          <w:bCs/>
          <w:color w:val="000000"/>
          <w:sz w:val="18"/>
          <w:szCs w:val="18"/>
        </w:rPr>
        <w:t>&lt;attribute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personNameId</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type=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proofErr w:type="gramStart"/>
      <w:r w:rsidRPr="00F3500B">
        <w:rPr>
          <w:rFonts w:ascii="Courier New" w:hAnsi="Courier New" w:cs="Courier New"/>
          <w:bCs/>
          <w:color w:val="000000"/>
          <w:sz w:val="18"/>
          <w:szCs w:val="18"/>
        </w:rPr>
        <w:t>:TVAIDType</w:t>
      </w:r>
      <w:proofErr w:type="gramEnd"/>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use=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required</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hAnsi="Courier New" w:cs="Courier New"/>
          <w:bCs/>
          <w:color w:val="000000"/>
          <w:sz w:val="18"/>
          <w:szCs w:val="18"/>
        </w:rPr>
      </w:pPr>
      <w:r w:rsidRPr="00F3500B">
        <w:rPr>
          <w:rFonts w:ascii="Courier New" w:hAnsi="Courier New" w:cs="Courier New"/>
          <w:bCs/>
          <w:color w:val="000000"/>
          <w:sz w:val="18"/>
          <w:szCs w:val="18"/>
        </w:rPr>
        <w:t>&lt;attributeGroup ref</w:t>
      </w:r>
      <w:r w:rsidR="004E3D04" w:rsidRPr="00F3500B">
        <w:rPr>
          <w:rFonts w:ascii="Courier New" w:hAnsi="Courier New" w:cs="Courier New"/>
          <w:bCs/>
          <w:color w:val="000000"/>
          <w:sz w:val="18"/>
          <w:szCs w:val="18"/>
        </w:rPr>
        <w:t>=</w:t>
      </w:r>
      <w:r w:rsidR="00452C3A" w:rsidRPr="00F3500B">
        <w:rPr>
          <w:rFonts w:ascii="Courier New" w:hAnsi="Courier New" w:cs="Courier New"/>
          <w:bCs/>
          <w:color w:val="000000"/>
          <w:sz w:val="18"/>
          <w:szCs w:val="18"/>
        </w:rPr>
        <w:t>"</w:t>
      </w:r>
      <w:r w:rsidR="004E3D04" w:rsidRPr="00F3500B">
        <w:rPr>
          <w:rFonts w:ascii="Courier New" w:hAnsi="Courier New" w:cs="Courier New"/>
          <w:bCs/>
          <w:sz w:val="18"/>
          <w:szCs w:val="18"/>
        </w:rPr>
        <w:t>tva</w:t>
      </w:r>
      <w:proofErr w:type="gramStart"/>
      <w:r w:rsidR="004E3D04" w:rsidRPr="00F3500B">
        <w:rPr>
          <w:rFonts w:ascii="Courier New" w:hAnsi="Courier New" w:cs="Courier New"/>
          <w:bCs/>
          <w:color w:val="000000"/>
          <w:sz w:val="18"/>
          <w:szCs w:val="18"/>
        </w:rPr>
        <w:t>:fragmentIdentification</w:t>
      </w:r>
      <w:proofErr w:type="gramEnd"/>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426"/>
        <w:rPr>
          <w:rFonts w:ascii="Courier New" w:hAnsi="Courier New" w:cs="Courier New"/>
          <w:bCs/>
          <w:color w:val="000000"/>
          <w:sz w:val="18"/>
          <w:szCs w:val="18"/>
        </w:rPr>
      </w:pPr>
      <w:r w:rsidRPr="00F3500B">
        <w:rPr>
          <w:rFonts w:ascii="Courier New" w:hAnsi="Courier New" w:cs="Courier New"/>
          <w:bCs/>
          <w:color w:val="000000"/>
          <w:sz w:val="18"/>
          <w:szCs w:val="18"/>
        </w:rPr>
        <w:t>&lt;attribute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metadataOriginIDRef</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type=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proofErr w:type="gramStart"/>
      <w:r w:rsidRPr="00F3500B">
        <w:rPr>
          <w:rFonts w:ascii="Courier New" w:hAnsi="Courier New" w:cs="Courier New"/>
          <w:bCs/>
          <w:color w:val="000000"/>
          <w:sz w:val="18"/>
          <w:szCs w:val="18"/>
        </w:rPr>
        <w:t>:TVAIDRefType</w:t>
      </w:r>
      <w:proofErr w:type="gramEnd"/>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use=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optio</w:t>
      </w:r>
      <w:r w:rsidR="004E3D04" w:rsidRPr="00F3500B">
        <w:rPr>
          <w:rFonts w:ascii="Courier New" w:hAnsi="Courier New" w:cs="Courier New"/>
          <w:bCs/>
          <w:color w:val="000000"/>
          <w:sz w:val="18"/>
          <w:szCs w:val="18"/>
        </w:rPr>
        <w:t>nal</w:t>
      </w:r>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       &lt;/extension&gt;</w:t>
      </w:r>
    </w:p>
    <w:p w:rsidR="008C5B1E" w:rsidRPr="00F3500B" w:rsidRDefault="004E3D04" w:rsidP="004E3D04">
      <w:pPr>
        <w:pBdr>
          <w:top w:val="single" w:sz="4" w:space="1" w:color="auto"/>
          <w:left w:val="single" w:sz="4" w:space="4" w:color="auto"/>
          <w:bottom w:val="single" w:sz="4" w:space="1" w:color="auto"/>
          <w:right w:val="single" w:sz="4" w:space="4" w:color="auto"/>
        </w:pBdr>
        <w:shd w:val="clear" w:color="auto" w:fill="FFFFFF"/>
        <w:spacing w:after="0"/>
        <w:ind w:firstLine="142"/>
        <w:rPr>
          <w:rFonts w:ascii="Courier New" w:hAnsi="Courier New" w:cs="Courier New"/>
          <w:bCs/>
          <w:color w:val="000000"/>
          <w:sz w:val="18"/>
          <w:szCs w:val="18"/>
        </w:rPr>
      </w:pPr>
      <w:r w:rsidRPr="00F3500B">
        <w:rPr>
          <w:rFonts w:ascii="Courier New" w:hAnsi="Courier New" w:cs="Courier New"/>
          <w:bCs/>
          <w:color w:val="000000"/>
          <w:sz w:val="18"/>
          <w:szCs w:val="18"/>
        </w:rPr>
        <w:t>&lt;</w:t>
      </w:r>
      <w:r w:rsidR="008C5B1E" w:rsidRPr="00F3500B">
        <w:rPr>
          <w:rFonts w:ascii="Courier New" w:hAnsi="Courier New" w:cs="Courier New"/>
          <w:bCs/>
          <w:color w:val="000000"/>
          <w:sz w:val="18"/>
          <w:szCs w:val="18"/>
        </w:rPr>
        <w:t>/complexContent&gt;</w:t>
      </w:r>
      <w:r w:rsidR="008C5B1E" w:rsidRPr="00F3500B">
        <w:rPr>
          <w:rFonts w:ascii="Courier New" w:hAnsi="Courier New" w:cs="Courier New"/>
          <w:bCs/>
          <w:color w:val="000000"/>
          <w:sz w:val="18"/>
          <w:szCs w:val="18"/>
        </w:rPr>
        <w:br/>
        <w:t>&lt;/complexType&gt;</w:t>
      </w:r>
    </w:p>
    <w:p w:rsidR="008C5B1E" w:rsidRPr="00F3500B" w:rsidRDefault="008C5B1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OrganizationNameType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simpleContent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organizationNameId</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ab/>
      </w: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use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4A0CA28F" wp14:editId="61C516FF">
            <wp:extent cx="4508500" cy="612140"/>
            <wp:effectExtent l="0" t="0" r="0" b="0"/>
            <wp:docPr id="54" name="Picture 54" descr="finalfinal_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nalfinal_p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8500" cy="61214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CreditsInformationTableType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&lt;cho</w:t>
      </w:r>
      <w:r w:rsidRPr="00F3500B">
        <w:rPr>
          <w:rFonts w:ascii="Courier New" w:eastAsia="Arial Unicode MS" w:hAnsi="Courier New"/>
          <w:sz w:val="18"/>
        </w:rPr>
        <w:t>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PersonName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:PersonName</w:t>
      </w:r>
      <w:r w:rsidR="006219B8" w:rsidRPr="00F3500B">
        <w:rPr>
          <w:rFonts w:ascii="Courier New" w:eastAsia="Arial Unicode MS" w:hAnsi="Courier New"/>
          <w:sz w:val="18"/>
        </w:rPr>
        <w:t>Fragment</w:t>
      </w:r>
      <w:r w:rsidRPr="00F3500B">
        <w:rPr>
          <w:rFonts w:ascii="Courier New" w:eastAsia="Arial Unicode MS" w:hAnsi="Courier New"/>
          <w:sz w:val="18"/>
        </w:rPr>
        <w: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OrganizationName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:OrganizationNameType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88"/>
        <w:gridCol w:w="4584"/>
        <w:gridCol w:w="6"/>
      </w:tblGrid>
      <w:tr w:rsidR="00A3385F" w:rsidRPr="00F3500B">
        <w:trPr>
          <w:tblHeader/>
          <w:jc w:val="center"/>
        </w:trPr>
        <w:tc>
          <w:tcPr>
            <w:tcW w:w="3888" w:type="dxa"/>
            <w:tcBorders>
              <w:top w:val="single" w:sz="12" w:space="0" w:color="000000"/>
              <w:bottom w:val="single" w:sz="12" w:space="0" w:color="000000"/>
            </w:tcBorders>
          </w:tcPr>
          <w:p w:rsidR="00A3385F" w:rsidRPr="00F3500B" w:rsidRDefault="00A3385F">
            <w:pPr>
              <w:pStyle w:val="TAH"/>
              <w:keepNext w:val="0"/>
              <w:keepLines w:val="0"/>
            </w:pPr>
            <w:r w:rsidRPr="00F3500B">
              <w:t>Name</w:t>
            </w:r>
          </w:p>
        </w:tc>
        <w:tc>
          <w:tcPr>
            <w:tcW w:w="4590" w:type="dxa"/>
            <w:gridSpan w:val="2"/>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trPr>
          <w:jc w:val="center"/>
        </w:trPr>
        <w:tc>
          <w:tcPr>
            <w:tcW w:w="3888" w:type="dxa"/>
            <w:tcBorders>
              <w:top w:val="single" w:sz="12" w:space="0" w:color="000000"/>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ProgramInformationTableType</w:t>
            </w:r>
          </w:p>
        </w:tc>
        <w:tc>
          <w:tcPr>
            <w:tcW w:w="4590" w:type="dxa"/>
            <w:gridSpan w:val="2"/>
            <w:tcBorders>
              <w:top w:val="single" w:sz="12" w:space="0" w:color="000000"/>
              <w:bottom w:val="single" w:sz="6" w:space="0" w:color="000000"/>
            </w:tcBorders>
          </w:tcPr>
          <w:p w:rsidR="00A3385F" w:rsidRPr="00F3500B" w:rsidRDefault="00A3385F">
            <w:pPr>
              <w:pStyle w:val="TAL"/>
              <w:keepNext w:val="0"/>
              <w:keepLines w:val="0"/>
            </w:pPr>
            <w:r w:rsidRPr="00F3500B">
              <w:t>A complex type that contains a table of programme information records.</w:t>
            </w:r>
          </w:p>
        </w:tc>
      </w:tr>
      <w:tr w:rsidR="00A3385F" w:rsidRPr="00F3500B">
        <w:trPr>
          <w:jc w:val="center"/>
        </w:trPr>
        <w:tc>
          <w:tcPr>
            <w:tcW w:w="3888" w:type="dxa"/>
            <w:tcBorders>
              <w:top w:val="single" w:sz="6" w:space="0" w:color="000000"/>
              <w:bottom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ProgramInformation</w:t>
            </w:r>
          </w:p>
        </w:tc>
        <w:tc>
          <w:tcPr>
            <w:tcW w:w="4590" w:type="dxa"/>
            <w:gridSpan w:val="2"/>
            <w:tcBorders>
              <w:top w:val="single" w:sz="6" w:space="0" w:color="000000"/>
              <w:bottom w:val="nil"/>
            </w:tcBorders>
          </w:tcPr>
          <w:p w:rsidR="00A3385F" w:rsidRPr="00F3500B" w:rsidRDefault="00A3385F">
            <w:pPr>
              <w:pStyle w:val="TAL"/>
              <w:keepNext w:val="0"/>
              <w:keepLines w:val="0"/>
            </w:pPr>
            <w:r w:rsidRPr="00F3500B">
              <w:t>A list of programme information records.</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rPr>
                <w:rFonts w:ascii="Courier New" w:hAnsi="Courier New"/>
              </w:rPr>
            </w:pPr>
            <w:r w:rsidRPr="00F3500B">
              <w:rPr>
                <w:rFonts w:ascii="Courier New" w:hAnsi="Courier New"/>
              </w:rPr>
              <w:t>GroupInformationTableType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complex type that contains a table of group information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GroupInformation</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group information records.</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rPr>
                <w:rFonts w:ascii="Courier New" w:hAnsi="Courier New"/>
              </w:rPr>
            </w:pPr>
            <w:r w:rsidRPr="00F3500B">
              <w:rPr>
                <w:rFonts w:ascii="Courier New" w:hAnsi="Courier New"/>
              </w:rPr>
              <w:t>ProgramLocationTableType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complex type that contains a table of programme location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Schedule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Schedule records, There can be more than one schedule per serviceId. Such schedules would be temporarily exclusive. It is recommended to list schedule events by time order to facilitate timely extraction and access to the information.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BroadcastEvent</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BroadcastEvent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OnDemandProgram</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OnDemandProgram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OnDemandService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OnDemandService Records.</w:t>
            </w:r>
          </w:p>
        </w:tc>
      </w:tr>
      <w:tr w:rsidR="00374774" w:rsidRPr="00F3500B">
        <w:trPr>
          <w:jc w:val="center"/>
        </w:trPr>
        <w:tc>
          <w:tcPr>
            <w:tcW w:w="3888" w:type="dxa"/>
            <w:tcBorders>
              <w:top w:val="single" w:sz="4" w:space="0" w:color="auto"/>
              <w:bottom w:val="single" w:sz="4" w:space="0" w:color="auto"/>
            </w:tcBorders>
          </w:tcPr>
          <w:p w:rsidR="00374774" w:rsidRPr="00F3500B" w:rsidRDefault="00374774">
            <w:pPr>
              <w:pStyle w:val="TAL"/>
              <w:keepNext w:val="0"/>
              <w:keepLines w:val="0"/>
              <w:ind w:left="284"/>
              <w:rPr>
                <w:rFonts w:ascii="Courier New" w:hAnsi="Courier New"/>
              </w:rPr>
            </w:pPr>
            <w:r w:rsidRPr="00F3500B">
              <w:rPr>
                <w:rFonts w:ascii="Courier New" w:hAnsi="Courier New"/>
              </w:rPr>
              <w:t>PushDownloadProgram</w:t>
            </w:r>
          </w:p>
        </w:tc>
        <w:tc>
          <w:tcPr>
            <w:tcW w:w="4590" w:type="dxa"/>
            <w:gridSpan w:val="2"/>
            <w:tcBorders>
              <w:top w:val="single" w:sz="4" w:space="0" w:color="auto"/>
              <w:bottom w:val="single" w:sz="4" w:space="0" w:color="auto"/>
            </w:tcBorders>
          </w:tcPr>
          <w:p w:rsidR="00374774" w:rsidRPr="00F3500B" w:rsidRDefault="00374774">
            <w:pPr>
              <w:pStyle w:val="TAL"/>
              <w:keepNext w:val="0"/>
              <w:keepLines w:val="0"/>
            </w:pPr>
            <w:r w:rsidRPr="00F3500B">
              <w:t xml:space="preserve">A list of programmes pushed to the user device at the request and under the </w:t>
            </w:r>
            <w:r w:rsidR="00DA0936" w:rsidRPr="00F3500B">
              <w:t>control of the service provider.</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276BD2">
            <w:pPr>
              <w:pStyle w:val="TAL"/>
              <w:keepNext w:val="0"/>
              <w:keepLines w:val="0"/>
              <w:ind w:left="284"/>
              <w:rPr>
                <w:rFonts w:ascii="Courier New" w:hAnsi="Courier New"/>
              </w:rPr>
            </w:pPr>
            <w:r w:rsidRPr="00F3500B">
              <w:rPr>
                <w:rFonts w:ascii="Courier New" w:hAnsi="Courier New"/>
              </w:rPr>
              <w:t>x</w:t>
            </w:r>
            <w:r w:rsidR="004C73E1" w:rsidRPr="00F3500B">
              <w:rPr>
                <w:rFonts w:ascii="Courier New" w:hAnsi="Courier New"/>
              </w:rPr>
              <w:t>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rsidP="009345ED">
            <w:pPr>
              <w:pStyle w:val="TAL"/>
              <w:keepLines w:val="0"/>
              <w:rPr>
                <w:rFonts w:ascii="Courier New" w:hAnsi="Courier New"/>
              </w:rPr>
            </w:pPr>
            <w:r w:rsidRPr="00F3500B">
              <w:rPr>
                <w:rFonts w:ascii="Courier New" w:hAnsi="Courier New"/>
              </w:rPr>
              <w:t>ServiceInformationTable</w:t>
            </w:r>
          </w:p>
        </w:tc>
        <w:tc>
          <w:tcPr>
            <w:tcW w:w="4590" w:type="dxa"/>
            <w:gridSpan w:val="2"/>
            <w:tcBorders>
              <w:top w:val="single" w:sz="4" w:space="0" w:color="auto"/>
              <w:bottom w:val="single" w:sz="4" w:space="0" w:color="auto"/>
            </w:tcBorders>
          </w:tcPr>
          <w:p w:rsidR="00A3385F" w:rsidRPr="00F3500B" w:rsidRDefault="00A3385F" w:rsidP="009345ED">
            <w:pPr>
              <w:pStyle w:val="TAL"/>
              <w:keepLines w:val="0"/>
            </w:pPr>
            <w:r w:rsidRPr="00F3500B">
              <w:t>A complex type that contains a table of service information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ServiceInformation</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service information records.</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276BD2">
            <w:pPr>
              <w:pStyle w:val="TAL"/>
              <w:keepNext w:val="0"/>
              <w:keepLines w:val="0"/>
              <w:ind w:left="284"/>
              <w:rPr>
                <w:rFonts w:ascii="Courier New" w:hAnsi="Courier New"/>
              </w:rPr>
            </w:pPr>
            <w:r w:rsidRPr="00F3500B">
              <w:rPr>
                <w:rFonts w:ascii="Courier New" w:hAnsi="Courier New"/>
              </w:rPr>
              <w:t>x</w:t>
            </w:r>
            <w:r w:rsidR="004C73E1" w:rsidRPr="00F3500B">
              <w:rPr>
                <w:rFonts w:ascii="Courier New" w:hAnsi="Courier New"/>
              </w:rPr>
              <w:t>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rPr>
                <w:rFonts w:ascii="Courier New" w:hAnsi="Courier New"/>
              </w:rPr>
            </w:pPr>
            <w:r w:rsidRPr="00F3500B">
              <w:rPr>
                <w:rFonts w:ascii="Courier New" w:hAnsi="Courier New"/>
              </w:rPr>
              <w:lastRenderedPageBreak/>
              <w:t>TVAPersonNameType</w:t>
            </w:r>
          </w:p>
        </w:tc>
        <w:tc>
          <w:tcPr>
            <w:tcW w:w="4590" w:type="dxa"/>
            <w:gridSpan w:val="2"/>
            <w:tcBorders>
              <w:top w:val="single" w:sz="6" w:space="0" w:color="000000"/>
              <w:bottom w:val="single" w:sz="6" w:space="0" w:color="000000"/>
            </w:tcBorders>
          </w:tcPr>
          <w:p w:rsidR="00276BD2" w:rsidRPr="00F3500B" w:rsidRDefault="00276BD2" w:rsidP="005E5FCC">
            <w:pPr>
              <w:pStyle w:val="TAL"/>
            </w:pPr>
            <w:r w:rsidRPr="00F3500B">
              <w:t>A complex type that defines the name of a person.</w:t>
            </w:r>
          </w:p>
        </w:tc>
      </w:tr>
      <w:tr w:rsidR="00C47880" w:rsidRPr="00F3500B">
        <w:trPr>
          <w:jc w:val="center"/>
        </w:trPr>
        <w:tc>
          <w:tcPr>
            <w:tcW w:w="3888" w:type="dxa"/>
            <w:tcBorders>
              <w:top w:val="single" w:sz="6" w:space="0" w:color="000000"/>
              <w:bottom w:val="single" w:sz="6" w:space="0" w:color="000000"/>
            </w:tcBorders>
          </w:tcPr>
          <w:p w:rsidR="00C47880" w:rsidRPr="00F3500B" w:rsidRDefault="00C47880" w:rsidP="00C47880">
            <w:pPr>
              <w:pStyle w:val="TAL"/>
              <w:ind w:left="283"/>
              <w:rPr>
                <w:rFonts w:ascii="Courier New" w:hAnsi="Courier New"/>
              </w:rPr>
            </w:pPr>
            <w:r w:rsidRPr="00F3500B">
              <w:rPr>
                <w:rFonts w:ascii="Courier New" w:hAnsi="Courier New"/>
              </w:rPr>
              <w:t>OtherIdentifier</w:t>
            </w:r>
          </w:p>
        </w:tc>
        <w:tc>
          <w:tcPr>
            <w:tcW w:w="4590" w:type="dxa"/>
            <w:gridSpan w:val="2"/>
            <w:tcBorders>
              <w:top w:val="single" w:sz="6" w:space="0" w:color="000000"/>
              <w:bottom w:val="single" w:sz="6" w:space="0" w:color="000000"/>
            </w:tcBorders>
          </w:tcPr>
          <w:p w:rsidR="00C47880" w:rsidRPr="00F3500B" w:rsidRDefault="00C47880" w:rsidP="005E5FCC">
            <w:pPr>
              <w:pStyle w:val="TAL"/>
              <w:rPr>
                <w:szCs w:val="18"/>
              </w:rPr>
            </w:pPr>
            <w:r w:rsidRPr="00F3500B">
              <w:rPr>
                <w:szCs w:val="18"/>
              </w:rPr>
              <w:t xml:space="preserve">An attribute to enable a publisher that uses a single scheme for </w:t>
            </w:r>
            <w:r w:rsidR="00067847" w:rsidRPr="00F3500B">
              <w:rPr>
                <w:szCs w:val="18"/>
              </w:rPr>
              <w:t>normalized</w:t>
            </w:r>
            <w:r w:rsidRPr="00F3500B">
              <w:rPr>
                <w:szCs w:val="18"/>
              </w:rPr>
              <w:t xml:space="preserve"> TV-A credits (typically its own database IDs) also to supply references for the same people in alternative public or commercial identification schemes.</w:t>
            </w:r>
          </w:p>
        </w:tc>
      </w:tr>
      <w:tr w:rsidR="00035E75" w:rsidRPr="00F3500B">
        <w:trPr>
          <w:jc w:val="center"/>
        </w:trPr>
        <w:tc>
          <w:tcPr>
            <w:tcW w:w="3888" w:type="dxa"/>
            <w:tcBorders>
              <w:top w:val="single" w:sz="6" w:space="0" w:color="000000"/>
              <w:bottom w:val="single" w:sz="6" w:space="0" w:color="000000"/>
            </w:tcBorders>
          </w:tcPr>
          <w:p w:rsidR="00035E75" w:rsidRPr="00F3500B" w:rsidRDefault="00035E75" w:rsidP="00C47880">
            <w:pPr>
              <w:pStyle w:val="TAL"/>
              <w:ind w:left="283"/>
              <w:rPr>
                <w:rFonts w:ascii="Courier New" w:hAnsi="Courier New"/>
              </w:rPr>
            </w:pPr>
            <w:r w:rsidRPr="00F3500B">
              <w:rPr>
                <w:rFonts w:ascii="Courier New" w:hAnsi="Courier New"/>
              </w:rPr>
              <w:t>RelatedMaterial</w:t>
            </w:r>
          </w:p>
        </w:tc>
        <w:tc>
          <w:tcPr>
            <w:tcW w:w="4590" w:type="dxa"/>
            <w:gridSpan w:val="2"/>
            <w:tcBorders>
              <w:top w:val="single" w:sz="6" w:space="0" w:color="000000"/>
              <w:bottom w:val="single" w:sz="6" w:space="0" w:color="000000"/>
            </w:tcBorders>
          </w:tcPr>
          <w:p w:rsidR="00035E75" w:rsidRPr="00F3500B" w:rsidRDefault="00682143" w:rsidP="00682143">
            <w:pPr>
              <w:pStyle w:val="TAL"/>
              <w:rPr>
                <w:szCs w:val="18"/>
              </w:rPr>
            </w:pPr>
            <w:r w:rsidRPr="00F3500B">
              <w:rPr>
                <w:szCs w:val="18"/>
              </w:rPr>
              <w:t>A link to credit or biographical information as defined by the type</w:t>
            </w:r>
            <w:r w:rsidR="005E40B0" w:rsidRPr="00F3500B">
              <w:rPr>
                <w:szCs w:val="18"/>
              </w:rPr>
              <w:t>.</w:t>
            </w:r>
          </w:p>
        </w:tc>
      </w:tr>
      <w:tr w:rsidR="00035E75" w:rsidRPr="00F3500B">
        <w:trPr>
          <w:jc w:val="center"/>
        </w:trPr>
        <w:tc>
          <w:tcPr>
            <w:tcW w:w="3888" w:type="dxa"/>
            <w:tcBorders>
              <w:top w:val="single" w:sz="6" w:space="0" w:color="000000"/>
              <w:bottom w:val="single" w:sz="6" w:space="0" w:color="000000"/>
            </w:tcBorders>
          </w:tcPr>
          <w:p w:rsidR="00035E75" w:rsidRPr="00F3500B" w:rsidRDefault="00035E75" w:rsidP="00C47880">
            <w:pPr>
              <w:pStyle w:val="TAL"/>
              <w:ind w:left="283"/>
              <w:rPr>
                <w:rFonts w:ascii="Courier New" w:hAnsi="Courier New"/>
              </w:rPr>
            </w:pPr>
            <w:r w:rsidRPr="00F3500B">
              <w:rPr>
                <w:rFonts w:ascii="Courier New" w:hAnsi="Courier New"/>
              </w:rPr>
              <w:t>AdditionalInformation</w:t>
            </w:r>
          </w:p>
        </w:tc>
        <w:tc>
          <w:tcPr>
            <w:tcW w:w="4590" w:type="dxa"/>
            <w:gridSpan w:val="2"/>
            <w:tcBorders>
              <w:top w:val="single" w:sz="6" w:space="0" w:color="000000"/>
              <w:bottom w:val="single" w:sz="6" w:space="0" w:color="000000"/>
            </w:tcBorders>
          </w:tcPr>
          <w:p w:rsidR="00035E75" w:rsidRPr="00F3500B" w:rsidRDefault="00AB072A" w:rsidP="00682143">
            <w:pPr>
              <w:pStyle w:val="TAL"/>
              <w:rPr>
                <w:szCs w:val="18"/>
              </w:rPr>
            </w:pPr>
            <w:r w:rsidRPr="00F3500B">
              <w:rPr>
                <w:szCs w:val="18"/>
              </w:rPr>
              <w:t>Additional textual</w:t>
            </w:r>
            <w:r w:rsidR="00C7726A" w:rsidRPr="00F3500B">
              <w:rPr>
                <w:szCs w:val="18"/>
              </w:rPr>
              <w:t xml:space="preserve"> </w:t>
            </w:r>
            <w:r w:rsidRPr="00F3500B">
              <w:rPr>
                <w:szCs w:val="18"/>
              </w:rPr>
              <w:t>information about a person</w:t>
            </w:r>
            <w:r w:rsidR="005E40B0" w:rsidRPr="00F3500B">
              <w:rPr>
                <w:szCs w:val="18"/>
              </w:rPr>
              <w:t>.</w:t>
            </w:r>
          </w:p>
        </w:tc>
      </w:tr>
      <w:tr w:rsidR="00AA7FA2" w:rsidRPr="00F3500B">
        <w:trPr>
          <w:jc w:val="center"/>
        </w:trPr>
        <w:tc>
          <w:tcPr>
            <w:tcW w:w="3888" w:type="dxa"/>
            <w:tcBorders>
              <w:top w:val="single" w:sz="6" w:space="0" w:color="000000"/>
              <w:bottom w:val="single" w:sz="6" w:space="0" w:color="000000"/>
            </w:tcBorders>
          </w:tcPr>
          <w:p w:rsidR="00AA7FA2" w:rsidRPr="00F3500B" w:rsidRDefault="00AA7FA2" w:rsidP="00C47880">
            <w:pPr>
              <w:pStyle w:val="TAL"/>
              <w:ind w:left="283"/>
              <w:rPr>
                <w:rFonts w:ascii="Courier New" w:hAnsi="Courier New"/>
              </w:rPr>
            </w:pPr>
            <w:r w:rsidRPr="00F3500B">
              <w:rPr>
                <w:rFonts w:ascii="Courier New" w:hAnsi="Courier New"/>
              </w:rPr>
              <w:t>nameType</w:t>
            </w:r>
          </w:p>
        </w:tc>
        <w:tc>
          <w:tcPr>
            <w:tcW w:w="4590" w:type="dxa"/>
            <w:gridSpan w:val="2"/>
            <w:tcBorders>
              <w:top w:val="single" w:sz="6" w:space="0" w:color="000000"/>
              <w:bottom w:val="single" w:sz="6" w:space="0" w:color="000000"/>
            </w:tcBorders>
          </w:tcPr>
          <w:p w:rsidR="00AA7FA2" w:rsidRPr="00F3500B" w:rsidRDefault="00AA7FA2" w:rsidP="00682143">
            <w:pPr>
              <w:pStyle w:val="TAL"/>
              <w:rPr>
                <w:szCs w:val="18"/>
              </w:rPr>
            </w:pPr>
            <w:r w:rsidRPr="00F3500B">
              <w:rPr>
                <w:szCs w:val="18"/>
              </w:rPr>
              <w:t>An attribute to define the type of name being provided:</w:t>
            </w:r>
          </w:p>
          <w:p w:rsidR="00AA7FA2" w:rsidRPr="00F3500B" w:rsidRDefault="00AA7FA2" w:rsidP="00C321EA">
            <w:pPr>
              <w:pStyle w:val="TAL"/>
              <w:numPr>
                <w:ilvl w:val="0"/>
                <w:numId w:val="43"/>
              </w:numPr>
              <w:rPr>
                <w:szCs w:val="18"/>
              </w:rPr>
            </w:pPr>
            <w:r w:rsidRPr="00F3500B">
              <w:rPr>
                <w:szCs w:val="18"/>
              </w:rPr>
              <w:t>The name of the person at birth</w:t>
            </w:r>
            <w:r w:rsidR="00535599" w:rsidRPr="00F3500B">
              <w:rPr>
                <w:szCs w:val="18"/>
              </w:rPr>
              <w:t>.</w:t>
            </w:r>
          </w:p>
          <w:p w:rsidR="00AA7FA2" w:rsidRPr="00F3500B" w:rsidRDefault="00AA7FA2" w:rsidP="00C321EA">
            <w:pPr>
              <w:pStyle w:val="TAL"/>
              <w:numPr>
                <w:ilvl w:val="0"/>
                <w:numId w:val="43"/>
              </w:numPr>
              <w:rPr>
                <w:szCs w:val="18"/>
              </w:rPr>
            </w:pPr>
            <w:r w:rsidRPr="00F3500B">
              <w:rPr>
                <w:szCs w:val="18"/>
              </w:rPr>
              <w:t>An alternative name by which the person is known</w:t>
            </w:r>
            <w:r w:rsidR="00535599" w:rsidRPr="00F3500B">
              <w:rPr>
                <w:szCs w:val="18"/>
              </w:rPr>
              <w:t>.</w:t>
            </w:r>
          </w:p>
          <w:p w:rsidR="00AA7FA2" w:rsidRPr="00F3500B" w:rsidRDefault="00AA7FA2" w:rsidP="00C321EA">
            <w:pPr>
              <w:pStyle w:val="TAL"/>
              <w:numPr>
                <w:ilvl w:val="0"/>
                <w:numId w:val="43"/>
              </w:numPr>
              <w:rPr>
                <w:szCs w:val="18"/>
              </w:rPr>
            </w:pPr>
            <w:r w:rsidRPr="00F3500B">
              <w:rPr>
                <w:szCs w:val="18"/>
              </w:rPr>
              <w:t>A nickname by which the person is known.</w:t>
            </w:r>
          </w:p>
        </w:tc>
      </w:tr>
      <w:tr w:rsidR="00496EEB" w:rsidRPr="00F3500B">
        <w:trPr>
          <w:jc w:val="center"/>
        </w:trPr>
        <w:tc>
          <w:tcPr>
            <w:tcW w:w="3888" w:type="dxa"/>
            <w:tcBorders>
              <w:top w:val="single" w:sz="6" w:space="0" w:color="000000"/>
              <w:bottom w:val="single" w:sz="6" w:space="0" w:color="000000"/>
            </w:tcBorders>
          </w:tcPr>
          <w:p w:rsidR="00496EEB" w:rsidRPr="00F3500B" w:rsidRDefault="00496EEB" w:rsidP="00496EEB">
            <w:pPr>
              <w:pStyle w:val="TAL"/>
              <w:rPr>
                <w:rFonts w:ascii="Courier New" w:hAnsi="Courier New"/>
              </w:rPr>
            </w:pPr>
            <w:r w:rsidRPr="00F3500B">
              <w:rPr>
                <w:rFonts w:ascii="Courier New" w:hAnsi="Courier New"/>
              </w:rPr>
              <w:t>PersonNameFragmentType</w:t>
            </w:r>
          </w:p>
        </w:tc>
        <w:tc>
          <w:tcPr>
            <w:tcW w:w="4590" w:type="dxa"/>
            <w:gridSpan w:val="2"/>
            <w:tcBorders>
              <w:top w:val="single" w:sz="6" w:space="0" w:color="000000"/>
              <w:bottom w:val="single" w:sz="6" w:space="0" w:color="000000"/>
            </w:tcBorders>
          </w:tcPr>
          <w:p w:rsidR="00496EEB" w:rsidRPr="00F3500B" w:rsidRDefault="00AB072A" w:rsidP="00682143">
            <w:pPr>
              <w:pStyle w:val="TAL"/>
              <w:rPr>
                <w:szCs w:val="18"/>
              </w:rPr>
            </w:pPr>
            <w:r w:rsidRPr="00F3500B">
              <w:rPr>
                <w:szCs w:val="18"/>
              </w:rPr>
              <w:t>A</w:t>
            </w:r>
            <w:r w:rsidR="007633B7" w:rsidRPr="00F3500B">
              <w:rPr>
                <w:szCs w:val="18"/>
              </w:rPr>
              <w:t xml:space="preserve"> </w:t>
            </w:r>
            <w:r w:rsidRPr="00F3500B">
              <w:rPr>
                <w:szCs w:val="18"/>
              </w:rPr>
              <w:t xml:space="preserve">complex type that defines the name of a person for inclusion in the </w:t>
            </w:r>
            <w:r w:rsidR="00067847" w:rsidRPr="00F3500B">
              <w:rPr>
                <w:szCs w:val="18"/>
              </w:rPr>
              <w:t>normalized</w:t>
            </w:r>
            <w:r w:rsidRPr="00F3500B">
              <w:rPr>
                <w:szCs w:val="18"/>
              </w:rPr>
              <w:t xml:space="preserve"> credits information table.</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personNameId</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 xml:space="preserve">A unique identifier for the name of a person referenced by the </w:t>
            </w:r>
            <w:r w:rsidRPr="00F3500B">
              <w:rPr>
                <w:rFonts w:ascii="Courier New" w:hAnsi="Courier New"/>
              </w:rPr>
              <w:t xml:space="preserve">PersonNameIDRef </w:t>
            </w:r>
            <w:r w:rsidRPr="00F3500B">
              <w:t>element within a</w:t>
            </w:r>
            <w:r w:rsidRPr="00F3500B">
              <w:rPr>
                <w:rFonts w:ascii="Courier New" w:hAnsi="Courier New"/>
              </w:rPr>
              <w:t xml:space="preserve"> CreditsItemType</w:t>
            </w:r>
            <w:r w:rsidRPr="00F3500B">
              <w:t>.</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fragmentIdentification</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Used to identify the fragment of data to which this description belongs.</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reference to an instance of MetadataOriginationInformation containing information about the provider of metadata for the table and associated metadata rights information.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rPr>
                <w:rFonts w:ascii="Courier New" w:hAnsi="Courier New"/>
                <w:lang w:eastAsia="ja-JP"/>
              </w:rPr>
            </w:pPr>
            <w:r w:rsidRPr="00F3500B">
              <w:rPr>
                <w:rFonts w:ascii="Courier New" w:hAnsi="Courier New"/>
                <w:lang w:eastAsia="ja-JP"/>
              </w:rPr>
              <w:t>OrganizationNameType</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complex type that defines the name of an organization.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organizationNameId</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 xml:space="preserve">A unique identifier for the name of an organization referenced by </w:t>
            </w:r>
            <w:r w:rsidRPr="00F3500B">
              <w:rPr>
                <w:rFonts w:ascii="Courier New" w:hAnsi="Courier New"/>
              </w:rPr>
              <w:t xml:space="preserve">OrganizationNameIDRef </w:t>
            </w:r>
            <w:r w:rsidRPr="00F3500B">
              <w:t>element within a</w:t>
            </w:r>
            <w:r w:rsidRPr="00F3500B">
              <w:rPr>
                <w:rFonts w:ascii="Courier New" w:hAnsi="Courier New"/>
              </w:rPr>
              <w:t xml:space="preserve"> CreditsItemType</w:t>
            </w:r>
            <w:r w:rsidRPr="00F3500B">
              <w:t>.</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fragmentIdentification</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Used to identify the fragment of data to which this description belongs to.</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reference to an instance of MetadataOriginationInformation containing information about the provider of metadata for the table and associated metadata rights information.</w:t>
            </w:r>
          </w:p>
        </w:tc>
      </w:tr>
      <w:tr w:rsidR="00A3385F" w:rsidRPr="00F3500B">
        <w:trPr>
          <w:jc w:val="center"/>
        </w:trPr>
        <w:tc>
          <w:tcPr>
            <w:tcW w:w="3888" w:type="dxa"/>
            <w:tcBorders>
              <w:top w:val="single" w:sz="4" w:space="0" w:color="auto"/>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CreditsInformationTableType</w:t>
            </w:r>
          </w:p>
        </w:tc>
        <w:tc>
          <w:tcPr>
            <w:tcW w:w="4590" w:type="dxa"/>
            <w:gridSpan w:val="2"/>
            <w:tcBorders>
              <w:top w:val="single" w:sz="4" w:space="0" w:color="auto"/>
              <w:bottom w:val="single" w:sz="6" w:space="0" w:color="000000"/>
            </w:tcBorders>
          </w:tcPr>
          <w:p w:rsidR="00A3385F" w:rsidRPr="00F3500B" w:rsidRDefault="00A3385F">
            <w:pPr>
              <w:pStyle w:val="TAL"/>
              <w:keepNext w:val="0"/>
              <w:keepLines w:val="0"/>
            </w:pPr>
            <w:r w:rsidRPr="00F3500B">
              <w:t>A complex type that contains the credits information for the content.</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PersonName</w:t>
            </w:r>
          </w:p>
        </w:tc>
        <w:tc>
          <w:tcPr>
            <w:tcW w:w="4590"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An element giving the name of a person referenced by a CreditsListItem.</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OrganizationName</w:t>
            </w:r>
          </w:p>
        </w:tc>
        <w:tc>
          <w:tcPr>
            <w:tcW w:w="4590"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An element giving the name of an organization referenced in a CreditsListItem.</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copyrightNotice</w:t>
            </w:r>
          </w:p>
        </w:tc>
        <w:tc>
          <w:tcPr>
            <w:tcW w:w="4584" w:type="dxa"/>
            <w:tcBorders>
              <w:top w:val="nil"/>
              <w:bottom w:val="single" w:sz="6" w:space="0" w:color="000000"/>
            </w:tcBorders>
          </w:tcPr>
          <w:p w:rsidR="00A3385F" w:rsidRPr="00F3500B" w:rsidRDefault="00A3385F">
            <w:pPr>
              <w:pStyle w:val="TAL"/>
              <w:keepNext w:val="0"/>
              <w:keepLines w:val="0"/>
            </w:pPr>
            <w:r w:rsidRPr="00F3500B">
              <w:t>Specifies the copyright information for the credits information table.</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bl>
    <w:p w:rsidR="00A3385F" w:rsidRPr="00F3500B" w:rsidRDefault="00A3385F"/>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complexContent</w:t>
      </w:r>
      <w:proofErr w:type="gramEnd"/>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:PurchaseItemType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:TVAIDType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required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&lt;attributeGroup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:fragmentIdentification</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:TVAIDRefType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PurchaseInformationTableType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:PurchaseInformationType</w:t>
      </w:r>
      <w:proofErr w:type="gramEnd"/>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w:t>
      </w:r>
      <w:proofErr w:type="gramStart"/>
      <w:r w:rsidRPr="00F3500B">
        <w:rPr>
          <w:rFonts w:ascii="Courier New" w:eastAsia="Arial Unicode MS" w:hAnsi="Courier New"/>
          <w:sz w:val="18"/>
          <w:lang w:eastAsia="ja-JP"/>
        </w:rPr>
        <w:t>minOccurs</w:t>
      </w:r>
      <w:proofErr w:type="gramEnd"/>
      <w:r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:TVAIDRefType</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lastRenderedPageBreak/>
        <w:tab/>
      </w:r>
      <w:r w:rsidRPr="00F3500B">
        <w:rPr>
          <w:rFonts w:ascii="Courier New" w:eastAsia="Arial Unicode MS" w:hAnsi="Courier New"/>
          <w:sz w:val="18"/>
          <w:lang w:eastAsia="ja-JP"/>
        </w:rPr>
        <w:tab/>
        <w:t>&lt;attribute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xml</w:t>
      </w:r>
      <w:proofErr w:type="gramStart"/>
      <w:r w:rsidRPr="00F3500B">
        <w:rPr>
          <w:rFonts w:ascii="Courier New" w:eastAsia="Arial Unicode MS" w:hAnsi="Courier New"/>
          <w:sz w:val="18"/>
          <w:lang w:eastAsia="ja-JP"/>
        </w:rPr>
        <w:t>:lang</w:t>
      </w:r>
      <w:proofErr w:type="gramEnd"/>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20"/>
        <w:gridCol w:w="4655"/>
        <w:gridCol w:w="6"/>
      </w:tblGrid>
      <w:tr w:rsidR="00A3385F" w:rsidRPr="00F3500B">
        <w:trPr>
          <w:tblHeader/>
          <w:jc w:val="center"/>
        </w:trPr>
        <w:tc>
          <w:tcPr>
            <w:tcW w:w="3820" w:type="dxa"/>
            <w:tcBorders>
              <w:bottom w:val="nil"/>
            </w:tcBorders>
          </w:tcPr>
          <w:p w:rsidR="00A3385F" w:rsidRPr="00F3500B" w:rsidRDefault="00A3385F" w:rsidP="00473866">
            <w:pPr>
              <w:pStyle w:val="TAH"/>
              <w:keepLines w:val="0"/>
            </w:pPr>
            <w:r w:rsidRPr="00F3500B">
              <w:t>Name</w:t>
            </w:r>
          </w:p>
        </w:tc>
        <w:tc>
          <w:tcPr>
            <w:tcW w:w="4661" w:type="dxa"/>
            <w:gridSpan w:val="2"/>
            <w:tcBorders>
              <w:bottom w:val="nil"/>
            </w:tcBorders>
          </w:tcPr>
          <w:p w:rsidR="00A3385F" w:rsidRPr="00F3500B" w:rsidRDefault="00A3385F" w:rsidP="00473866">
            <w:pPr>
              <w:pStyle w:val="TAH"/>
              <w:keepLines w:val="0"/>
            </w:pPr>
            <w:r w:rsidRPr="00F3500B">
              <w:t>Definition</w:t>
            </w:r>
          </w:p>
        </w:tc>
      </w:tr>
      <w:tr w:rsidR="00A3385F" w:rsidRPr="00F3500B">
        <w:trPr>
          <w:tblHeader/>
          <w:jc w:val="center"/>
        </w:trPr>
        <w:tc>
          <w:tcPr>
            <w:tcW w:w="3820" w:type="dxa"/>
            <w:tcBorders>
              <w:top w:val="single" w:sz="12" w:space="0" w:color="000000"/>
              <w:bottom w:val="single" w:sz="4" w:space="0" w:color="auto"/>
            </w:tcBorders>
          </w:tcPr>
          <w:p w:rsidR="00A3385F" w:rsidRPr="00F3500B" w:rsidRDefault="00A3385F" w:rsidP="00473866">
            <w:pPr>
              <w:pStyle w:val="TAL"/>
              <w:rPr>
                <w:rFonts w:ascii="Courier New" w:hAnsi="Courier New"/>
              </w:rPr>
            </w:pPr>
            <w:r w:rsidRPr="00F3500B">
              <w:rPr>
                <w:rFonts w:ascii="Courier New" w:hAnsi="Courier New"/>
              </w:rPr>
              <w:t>PurchaseInformationType</w:t>
            </w:r>
          </w:p>
        </w:tc>
        <w:tc>
          <w:tcPr>
            <w:tcW w:w="4661" w:type="dxa"/>
            <w:gridSpan w:val="2"/>
            <w:tcBorders>
              <w:top w:val="single" w:sz="12" w:space="0" w:color="000000"/>
              <w:bottom w:val="single" w:sz="4" w:space="0" w:color="auto"/>
            </w:tcBorders>
          </w:tcPr>
          <w:p w:rsidR="00A3385F" w:rsidRPr="00F3500B" w:rsidRDefault="00A3385F" w:rsidP="00473866">
            <w:pPr>
              <w:pStyle w:val="TAL"/>
            </w:pPr>
            <w:r w:rsidRPr="00F3500B">
              <w:t>A complex type that contains all the information about a purchase item in order to group such items into a purchase information table.</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12"/>
              <w:rPr>
                <w:rFonts w:ascii="Courier New" w:hAnsi="Courier New"/>
                <w:lang w:eastAsia="ja-JP"/>
              </w:rPr>
            </w:pPr>
            <w:r w:rsidRPr="00F3500B">
              <w:rPr>
                <w:rFonts w:ascii="Courier New" w:hAnsi="Courier New"/>
                <w:lang w:eastAsia="ja-JP"/>
              </w:rPr>
              <w:t>purchaseId</w:t>
            </w:r>
          </w:p>
        </w:tc>
        <w:tc>
          <w:tcPr>
            <w:tcW w:w="4661" w:type="dxa"/>
            <w:gridSpan w:val="2"/>
            <w:tcBorders>
              <w:top w:val="single" w:sz="6" w:space="0" w:color="000000"/>
              <w:bottom w:val="single" w:sz="6" w:space="0" w:color="000000"/>
            </w:tcBorders>
          </w:tcPr>
          <w:p w:rsidR="00A3385F" w:rsidRPr="00F3500B" w:rsidRDefault="00A3385F" w:rsidP="00473866">
            <w:pPr>
              <w:pStyle w:val="TAL"/>
              <w:keepLines w:val="0"/>
            </w:pPr>
            <w:r w:rsidRPr="00F3500B">
              <w:t>A purchase ID of TVAIDType to allow searching of this item in the purchase information table.</w:t>
            </w:r>
          </w:p>
        </w:tc>
      </w:tr>
      <w:tr w:rsidR="00A3385F" w:rsidRPr="00F3500B">
        <w:trPr>
          <w:gridAfter w:val="1"/>
          <w:wAfter w:w="6" w:type="dxa"/>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09"/>
              <w:rPr>
                <w:rFonts w:ascii="Courier New" w:hAnsi="Courier New"/>
                <w:lang w:eastAsia="ja-JP"/>
              </w:rPr>
            </w:pPr>
            <w:r w:rsidRPr="00F3500B">
              <w:rPr>
                <w:rFonts w:ascii="Courier New" w:hAnsi="Courier New"/>
                <w:lang w:eastAsia="ja-JP"/>
              </w:rPr>
              <w:t>fragmentIdentification</w:t>
            </w:r>
          </w:p>
        </w:tc>
        <w:tc>
          <w:tcPr>
            <w:tcW w:w="4655" w:type="dxa"/>
            <w:tcBorders>
              <w:top w:val="single" w:sz="6" w:space="0" w:color="000000"/>
              <w:bottom w:val="single" w:sz="6" w:space="0" w:color="000000"/>
            </w:tcBorders>
          </w:tcPr>
          <w:p w:rsidR="00A3385F" w:rsidRPr="00F3500B" w:rsidRDefault="00A3385F" w:rsidP="00473866">
            <w:pPr>
              <w:pStyle w:val="TAL"/>
              <w:keepLines w:val="0"/>
              <w:rPr>
                <w:lang w:eastAsia="ja-JP"/>
              </w:rPr>
            </w:pPr>
            <w:r w:rsidRPr="00F3500B">
              <w:rPr>
                <w:lang w:eastAsia="ja-JP"/>
              </w:rPr>
              <w:t>Used to identify the fragment of data that this description belongs to.</w:t>
            </w:r>
          </w:p>
        </w:tc>
      </w:tr>
      <w:tr w:rsidR="00A3385F" w:rsidRPr="00F3500B">
        <w:trPr>
          <w:gridAfter w:val="1"/>
          <w:wAfter w:w="6" w:type="dxa"/>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09"/>
              <w:rPr>
                <w:rFonts w:ascii="Courier New" w:hAnsi="Courier New"/>
                <w:lang w:eastAsia="ja-JP"/>
              </w:rPr>
            </w:pPr>
            <w:r w:rsidRPr="00F3500B">
              <w:rPr>
                <w:rFonts w:ascii="Courier New" w:hAnsi="Courier New"/>
                <w:lang w:eastAsia="ja-JP"/>
              </w:rPr>
              <w:t>metadataOriginIDRef</w:t>
            </w:r>
          </w:p>
        </w:tc>
        <w:tc>
          <w:tcPr>
            <w:tcW w:w="4655" w:type="dxa"/>
            <w:tcBorders>
              <w:top w:val="single" w:sz="6" w:space="0" w:color="000000"/>
              <w:bottom w:val="single" w:sz="6" w:space="0" w:color="000000"/>
            </w:tcBorders>
          </w:tcPr>
          <w:p w:rsidR="00A3385F" w:rsidRPr="00F3500B" w:rsidRDefault="00A3385F" w:rsidP="00473866">
            <w:pPr>
              <w:pStyle w:val="TAL"/>
              <w:keepLines w:val="0"/>
              <w:rPr>
                <w:lang w:eastAsia="ja-JP"/>
              </w:rPr>
            </w:pPr>
            <w:r w:rsidRPr="00F3500B">
              <w:t>A reference to an instance of MetadataOriginationInformation containing information about the provider of metadata.</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rsidP="00473866">
            <w:pPr>
              <w:pStyle w:val="TAL"/>
              <w:keepLines w:val="0"/>
              <w:rPr>
                <w:rFonts w:ascii="Courier New" w:hAnsi="Courier New"/>
                <w:lang w:eastAsia="ja-JP"/>
              </w:rPr>
            </w:pPr>
            <w:r w:rsidRPr="00F3500B">
              <w:rPr>
                <w:rFonts w:ascii="Courier New" w:hAnsi="Courier New"/>
                <w:lang w:eastAsia="ja-JP"/>
              </w:rPr>
              <w:t>PurchaseInformationTableType</w:t>
            </w:r>
          </w:p>
        </w:tc>
        <w:tc>
          <w:tcPr>
            <w:tcW w:w="4661" w:type="dxa"/>
            <w:gridSpan w:val="2"/>
            <w:tcBorders>
              <w:top w:val="single" w:sz="6" w:space="0" w:color="000000"/>
              <w:bottom w:val="single" w:sz="6" w:space="0" w:color="000000"/>
            </w:tcBorders>
          </w:tcPr>
          <w:p w:rsidR="00A3385F" w:rsidRPr="00F3500B" w:rsidRDefault="00A3385F" w:rsidP="00473866">
            <w:pPr>
              <w:pStyle w:val="TAL"/>
              <w:keepLines w:val="0"/>
            </w:pPr>
            <w:r w:rsidRPr="00F3500B">
              <w:t>A table of information gathering descriptions of purchase items.</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pPr>
              <w:pStyle w:val="TAL"/>
              <w:keepNext w:val="0"/>
              <w:keepLines w:val="0"/>
              <w:ind w:left="312"/>
              <w:rPr>
                <w:rFonts w:ascii="Courier New" w:hAnsi="Courier New"/>
                <w:lang w:eastAsia="ja-JP"/>
              </w:rPr>
            </w:pPr>
            <w:r w:rsidRPr="00F3500B">
              <w:rPr>
                <w:rFonts w:ascii="Courier New" w:hAnsi="Courier New"/>
                <w:lang w:eastAsia="ja-JP"/>
              </w:rPr>
              <w:t>PurchaseInformation</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t>Contains the information on the purchase.</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820" w:type="dxa"/>
            <w:tcBorders>
              <w:top w:val="single" w:sz="6" w:space="0" w:color="000000"/>
              <w:bottom w:val="single" w:sz="6" w:space="0" w:color="000000"/>
            </w:tcBorders>
          </w:tcPr>
          <w:p w:rsidR="00A3385F" w:rsidRPr="00F3500B" w:rsidRDefault="004C73E1">
            <w:pPr>
              <w:pStyle w:val="TAL"/>
              <w:keepNext w:val="0"/>
              <w:keepLines w:val="0"/>
              <w:ind w:left="312"/>
              <w:rPr>
                <w:rFonts w:ascii="Courier New" w:hAnsi="Courier New"/>
                <w:lang w:eastAsia="ja-JP"/>
              </w:rPr>
            </w:pPr>
            <w:r w:rsidRPr="00F3500B">
              <w:rPr>
                <w:rFonts w:ascii="Courier New" w:hAnsi="Courier New"/>
                <w:lang w:eastAsia="ja-JP"/>
              </w:rPr>
              <w:t>xml:lang</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bl>
    <w:p w:rsidR="00A3385F" w:rsidRDefault="00A3385F">
      <w:pPr>
        <w:rPr>
          <w:ins w:id="2051" w:author="Evain, Jean-Pierre" w:date="2017-06-09T15:40:00Z"/>
        </w:rPr>
      </w:pPr>
    </w:p>
    <w:p w:rsidR="0021290B" w:rsidRPr="0021290B" w:rsidRDefault="0021290B">
      <w:pPr>
        <w:pBdr>
          <w:top w:val="single" w:sz="4" w:space="1" w:color="auto"/>
          <w:left w:val="single" w:sz="4" w:space="4" w:color="auto"/>
          <w:bottom w:val="single" w:sz="4" w:space="1" w:color="auto"/>
          <w:right w:val="single" w:sz="4" w:space="4" w:color="auto"/>
        </w:pBdr>
        <w:rPr>
          <w:ins w:id="2052" w:author="Evain, Jean-Pierre" w:date="2017-06-09T15:40:00Z"/>
          <w:rFonts w:ascii="Courier New" w:hAnsi="Courier New" w:cs="Courier New"/>
          <w:color w:val="000000" w:themeColor="text1"/>
          <w:sz w:val="18"/>
          <w:szCs w:val="18"/>
          <w:rPrChange w:id="2053" w:author="Evain, Jean-Pierre" w:date="2017-06-09T15:42:00Z">
            <w:rPr>
              <w:ins w:id="2054" w:author="Evain, Jean-Pierre" w:date="2017-06-09T15:40:00Z"/>
            </w:rPr>
          </w:rPrChange>
        </w:rPr>
        <w:pPrChange w:id="2055" w:author="Evain, Jean-Pierre" w:date="2017-06-09T15:42:00Z">
          <w:pPr/>
        </w:pPrChange>
      </w:pPr>
      <w:ins w:id="2056" w:author="Evain, Jean-Pierre" w:date="2017-06-09T15:40:00Z">
        <w:r w:rsidRPr="00676DBE">
          <w:rPr>
            <w:rFonts w:ascii="Courier New" w:hAnsi="Courier New" w:cs="Courier New"/>
            <w:color w:val="000000" w:themeColor="text1"/>
            <w:sz w:val="18"/>
            <w:szCs w:val="18"/>
            <w:lang w:eastAsia="en-GB"/>
            <w:rPrChange w:id="2057" w:author="Evain, Jean-Pierre" w:date="2017-06-12T09:37: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58" w:author="Evain, Jean-Pierre" w:date="2017-06-09T15:42:00Z">
              <w:rPr>
                <w:color w:val="000096"/>
                <w:sz w:val="24"/>
                <w:szCs w:val="24"/>
                <w:lang w:val="fr-CH" w:eastAsia="en-GB"/>
              </w:rPr>
            </w:rPrChange>
          </w:rPr>
          <w:t>&lt;complexType</w:t>
        </w:r>
        <w:r w:rsidRPr="0021290B">
          <w:rPr>
            <w:rFonts w:ascii="Courier New" w:hAnsi="Courier New" w:cs="Courier New"/>
            <w:color w:val="000000" w:themeColor="text1"/>
            <w:sz w:val="18"/>
            <w:szCs w:val="18"/>
            <w:lang w:eastAsia="en-GB"/>
            <w:rPrChange w:id="2059" w:author="Evain, Jean-Pierre" w:date="2017-06-09T15:42:00Z">
              <w:rPr>
                <w:color w:val="F5844C"/>
                <w:sz w:val="24"/>
                <w:szCs w:val="24"/>
                <w:lang w:val="fr-CH" w:eastAsia="en-GB"/>
              </w:rPr>
            </w:rPrChange>
          </w:rPr>
          <w:t xml:space="preserve"> name</w:t>
        </w:r>
        <w:r w:rsidRPr="0021290B">
          <w:rPr>
            <w:rFonts w:ascii="Courier New" w:hAnsi="Courier New" w:cs="Courier New"/>
            <w:color w:val="000000" w:themeColor="text1"/>
            <w:sz w:val="18"/>
            <w:szCs w:val="18"/>
            <w:lang w:eastAsia="en-GB"/>
            <w:rPrChange w:id="2060"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061" w:author="Evain, Jean-Pierre" w:date="2017-06-09T15:42:00Z">
              <w:rPr>
                <w:color w:val="993300"/>
                <w:sz w:val="24"/>
                <w:szCs w:val="24"/>
                <w:lang w:val="fr-CH" w:eastAsia="en-GB"/>
              </w:rPr>
            </w:rPrChange>
          </w:rPr>
          <w:t>"RightsInformationTableType"</w:t>
        </w:r>
        <w:r w:rsidRPr="0021290B">
          <w:rPr>
            <w:rFonts w:ascii="Courier New" w:hAnsi="Courier New" w:cs="Courier New"/>
            <w:color w:val="000000" w:themeColor="text1"/>
            <w:sz w:val="18"/>
            <w:szCs w:val="18"/>
            <w:lang w:eastAsia="en-GB"/>
            <w:rPrChange w:id="2062" w:author="Evain, Jean-Pierre" w:date="2017-06-09T15:42:00Z">
              <w:rPr>
                <w:color w:val="000096"/>
                <w:sz w:val="24"/>
                <w:szCs w:val="24"/>
                <w:lang w:val="fr-CH" w:eastAsia="en-GB"/>
              </w:rPr>
            </w:rPrChange>
          </w:rPr>
          <w:t>&gt;</w:t>
        </w:r>
        <w:r w:rsidRPr="0021290B">
          <w:rPr>
            <w:rFonts w:ascii="Courier New" w:hAnsi="Courier New" w:cs="Courier New"/>
            <w:color w:val="000000" w:themeColor="text1"/>
            <w:sz w:val="18"/>
            <w:szCs w:val="18"/>
            <w:lang w:eastAsia="en-GB"/>
            <w:rPrChange w:id="2063"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064"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65"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66" w:author="Evain, Jean-Pierre" w:date="2017-06-09T15:42:00Z">
              <w:rPr>
                <w:color w:val="000096"/>
                <w:sz w:val="24"/>
                <w:szCs w:val="24"/>
                <w:lang w:val="fr-CH" w:eastAsia="en-GB"/>
              </w:rPr>
            </w:rPrChange>
          </w:rPr>
          <w:t>&lt;sequence&gt;</w:t>
        </w:r>
        <w:r w:rsidRPr="0021290B">
          <w:rPr>
            <w:rFonts w:ascii="Courier New" w:hAnsi="Courier New" w:cs="Courier New"/>
            <w:color w:val="000000" w:themeColor="text1"/>
            <w:sz w:val="18"/>
            <w:szCs w:val="18"/>
            <w:lang w:eastAsia="en-GB"/>
            <w:rPrChange w:id="2067"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068"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69"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70"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71" w:author="Evain, Jean-Pierre" w:date="2017-06-09T15:42:00Z">
              <w:rPr>
                <w:color w:val="000096"/>
                <w:sz w:val="24"/>
                <w:szCs w:val="24"/>
                <w:lang w:val="fr-CH" w:eastAsia="en-GB"/>
              </w:rPr>
            </w:rPrChange>
          </w:rPr>
          <w:t>&lt;element</w:t>
        </w:r>
        <w:r w:rsidRPr="0021290B">
          <w:rPr>
            <w:rFonts w:ascii="Courier New" w:hAnsi="Courier New" w:cs="Courier New"/>
            <w:color w:val="000000" w:themeColor="text1"/>
            <w:sz w:val="18"/>
            <w:szCs w:val="18"/>
            <w:lang w:eastAsia="en-GB"/>
            <w:rPrChange w:id="2072" w:author="Evain, Jean-Pierre" w:date="2017-06-09T15:42:00Z">
              <w:rPr>
                <w:color w:val="F5844C"/>
                <w:sz w:val="24"/>
                <w:szCs w:val="24"/>
                <w:lang w:val="fr-CH" w:eastAsia="en-GB"/>
              </w:rPr>
            </w:rPrChange>
          </w:rPr>
          <w:t xml:space="preserve"> name</w:t>
        </w:r>
        <w:r w:rsidRPr="0021290B">
          <w:rPr>
            <w:rFonts w:ascii="Courier New" w:hAnsi="Courier New" w:cs="Courier New"/>
            <w:color w:val="000000" w:themeColor="text1"/>
            <w:sz w:val="18"/>
            <w:szCs w:val="18"/>
            <w:lang w:eastAsia="en-GB"/>
            <w:rPrChange w:id="2073"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074" w:author="Evain, Jean-Pierre" w:date="2017-06-09T15:42:00Z">
              <w:rPr>
                <w:color w:val="993300"/>
                <w:sz w:val="24"/>
                <w:szCs w:val="24"/>
                <w:lang w:val="fr-CH" w:eastAsia="en-GB"/>
              </w:rPr>
            </w:rPrChange>
          </w:rPr>
          <w:t>"RightsStatement"</w:t>
        </w:r>
        <w:r w:rsidRPr="0021290B">
          <w:rPr>
            <w:rFonts w:ascii="Courier New" w:hAnsi="Courier New" w:cs="Courier New"/>
            <w:color w:val="000000" w:themeColor="text1"/>
            <w:sz w:val="18"/>
            <w:szCs w:val="18"/>
            <w:lang w:eastAsia="en-GB"/>
            <w:rPrChange w:id="2075" w:author="Evain, Jean-Pierre" w:date="2017-06-09T15:42:00Z">
              <w:rPr>
                <w:color w:val="F5844C"/>
                <w:sz w:val="24"/>
                <w:szCs w:val="24"/>
                <w:lang w:val="fr-CH" w:eastAsia="en-GB"/>
              </w:rPr>
            </w:rPrChange>
          </w:rPr>
          <w:t xml:space="preserve"> type</w:t>
        </w:r>
        <w:r w:rsidRPr="0021290B">
          <w:rPr>
            <w:rFonts w:ascii="Courier New" w:hAnsi="Courier New" w:cs="Courier New"/>
            <w:color w:val="000000" w:themeColor="text1"/>
            <w:sz w:val="18"/>
            <w:szCs w:val="18"/>
            <w:lang w:eastAsia="en-GB"/>
            <w:rPrChange w:id="2076" w:author="Evain, Jean-Pierre" w:date="2017-06-09T15:42:00Z">
              <w:rPr>
                <w:color w:val="FF8040"/>
                <w:sz w:val="24"/>
                <w:szCs w:val="24"/>
                <w:lang w:val="fr-CH" w:eastAsia="en-GB"/>
              </w:rPr>
            </w:rPrChange>
          </w:rPr>
          <w:t>="tva</w:t>
        </w:r>
        <w:proofErr w:type="gramStart"/>
        <w:r w:rsidRPr="0021290B">
          <w:rPr>
            <w:rFonts w:ascii="Courier New" w:hAnsi="Courier New" w:cs="Courier New"/>
            <w:color w:val="000000" w:themeColor="text1"/>
            <w:sz w:val="18"/>
            <w:szCs w:val="18"/>
            <w:lang w:eastAsia="en-GB"/>
            <w:rPrChange w:id="2077" w:author="Evain, Jean-Pierre" w:date="2017-06-09T15:42:00Z">
              <w:rPr>
                <w:color w:val="993300"/>
                <w:sz w:val="24"/>
                <w:szCs w:val="24"/>
                <w:lang w:val="fr-CH" w:eastAsia="en-GB"/>
              </w:rPr>
            </w:rPrChange>
          </w:rPr>
          <w:t>:RightsStatementType</w:t>
        </w:r>
        <w:proofErr w:type="gramEnd"/>
        <w:r w:rsidRPr="0021290B">
          <w:rPr>
            <w:rFonts w:ascii="Courier New" w:hAnsi="Courier New" w:cs="Courier New"/>
            <w:color w:val="000000" w:themeColor="text1"/>
            <w:sz w:val="18"/>
            <w:szCs w:val="18"/>
            <w:lang w:eastAsia="en-GB"/>
            <w:rPrChange w:id="2078" w:author="Evain, Jean-Pierre" w:date="2017-06-09T15:42:00Z">
              <w:rPr>
                <w:color w:val="993300"/>
                <w:sz w:val="24"/>
                <w:szCs w:val="24"/>
                <w:lang w:val="fr-CH" w:eastAsia="en-GB"/>
              </w:rPr>
            </w:rPrChange>
          </w:rPr>
          <w:t>"</w:t>
        </w:r>
        <w:r w:rsidRPr="0021290B">
          <w:rPr>
            <w:rFonts w:ascii="Courier New" w:hAnsi="Courier New" w:cs="Courier New"/>
            <w:color w:val="000000" w:themeColor="text1"/>
            <w:sz w:val="18"/>
            <w:szCs w:val="18"/>
            <w:lang w:eastAsia="en-GB"/>
            <w:rPrChange w:id="2079" w:author="Evain, Jean-Pierre" w:date="2017-06-09T15:42:00Z">
              <w:rPr>
                <w:color w:val="F5844C"/>
                <w:sz w:val="24"/>
                <w:szCs w:val="24"/>
                <w:lang w:val="fr-CH" w:eastAsia="en-GB"/>
              </w:rPr>
            </w:rPrChange>
          </w:rPr>
          <w:t xml:space="preserve"> minOccurs</w:t>
        </w:r>
        <w:r w:rsidRPr="0021290B">
          <w:rPr>
            <w:rFonts w:ascii="Courier New" w:hAnsi="Courier New" w:cs="Courier New"/>
            <w:color w:val="000000" w:themeColor="text1"/>
            <w:sz w:val="18"/>
            <w:szCs w:val="18"/>
            <w:lang w:eastAsia="en-GB"/>
            <w:rPrChange w:id="2080"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081" w:author="Evain, Jean-Pierre" w:date="2017-06-09T15:42:00Z">
              <w:rPr>
                <w:color w:val="993300"/>
                <w:sz w:val="24"/>
                <w:szCs w:val="24"/>
                <w:lang w:val="fr-CH" w:eastAsia="en-GB"/>
              </w:rPr>
            </w:rPrChange>
          </w:rPr>
          <w:t>"0"</w:t>
        </w:r>
        <w:r w:rsidRPr="0021290B">
          <w:rPr>
            <w:rFonts w:ascii="Courier New" w:hAnsi="Courier New" w:cs="Courier New"/>
            <w:color w:val="000000" w:themeColor="text1"/>
            <w:sz w:val="18"/>
            <w:szCs w:val="18"/>
            <w:lang w:eastAsia="en-GB"/>
            <w:rPrChange w:id="2082"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083" w:author="Evain, Jean-Pierre" w:date="2017-06-09T15:42:00Z">
              <w:rPr>
                <w:color w:val="F5844C"/>
                <w:sz w:val="24"/>
                <w:szCs w:val="24"/>
                <w:lang w:val="fr-CH" w:eastAsia="en-GB"/>
              </w:rPr>
            </w:rPrChange>
          </w:rPr>
          <w:tab/>
        </w:r>
        <w:r w:rsidRPr="0021290B">
          <w:rPr>
            <w:rFonts w:ascii="Courier New" w:hAnsi="Courier New" w:cs="Courier New"/>
            <w:color w:val="000000" w:themeColor="text1"/>
            <w:sz w:val="18"/>
            <w:szCs w:val="18"/>
            <w:lang w:eastAsia="en-GB"/>
            <w:rPrChange w:id="2084" w:author="Evain, Jean-Pierre" w:date="2017-06-09T15:42:00Z">
              <w:rPr>
                <w:color w:val="F5844C"/>
                <w:sz w:val="24"/>
                <w:szCs w:val="24"/>
                <w:lang w:val="fr-CH" w:eastAsia="en-GB"/>
              </w:rPr>
            </w:rPrChange>
          </w:rPr>
          <w:tab/>
        </w:r>
        <w:r w:rsidRPr="0021290B">
          <w:rPr>
            <w:rFonts w:ascii="Courier New" w:hAnsi="Courier New" w:cs="Courier New"/>
            <w:color w:val="000000" w:themeColor="text1"/>
            <w:sz w:val="18"/>
            <w:szCs w:val="18"/>
            <w:lang w:eastAsia="en-GB"/>
            <w:rPrChange w:id="2085" w:author="Evain, Jean-Pierre" w:date="2017-06-09T15:42:00Z">
              <w:rPr>
                <w:color w:val="F5844C"/>
                <w:sz w:val="24"/>
                <w:szCs w:val="24"/>
                <w:lang w:val="fr-CH" w:eastAsia="en-GB"/>
              </w:rPr>
            </w:rPrChange>
          </w:rPr>
          <w:tab/>
        </w:r>
        <w:r w:rsidRPr="0021290B">
          <w:rPr>
            <w:rFonts w:ascii="Courier New" w:hAnsi="Courier New" w:cs="Courier New"/>
            <w:color w:val="000000" w:themeColor="text1"/>
            <w:sz w:val="18"/>
            <w:szCs w:val="18"/>
            <w:lang w:eastAsia="en-GB"/>
            <w:rPrChange w:id="2086" w:author="Evain, Jean-Pierre" w:date="2017-06-09T15:42:00Z">
              <w:rPr>
                <w:color w:val="F5844C"/>
                <w:sz w:val="24"/>
                <w:szCs w:val="24"/>
                <w:lang w:val="fr-CH" w:eastAsia="en-GB"/>
              </w:rPr>
            </w:rPrChange>
          </w:rPr>
          <w:tab/>
          <w:t>maxOccurs</w:t>
        </w:r>
        <w:r w:rsidRPr="0021290B">
          <w:rPr>
            <w:rFonts w:ascii="Courier New" w:hAnsi="Courier New" w:cs="Courier New"/>
            <w:color w:val="000000" w:themeColor="text1"/>
            <w:sz w:val="18"/>
            <w:szCs w:val="18"/>
            <w:lang w:eastAsia="en-GB"/>
            <w:rPrChange w:id="2087"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088" w:author="Evain, Jean-Pierre" w:date="2017-06-09T15:42:00Z">
              <w:rPr>
                <w:color w:val="993300"/>
                <w:sz w:val="24"/>
                <w:szCs w:val="24"/>
                <w:lang w:val="fr-CH" w:eastAsia="en-GB"/>
              </w:rPr>
            </w:rPrChange>
          </w:rPr>
          <w:t>"unbounded"</w:t>
        </w:r>
        <w:r w:rsidRPr="0021290B">
          <w:rPr>
            <w:rFonts w:ascii="Courier New" w:hAnsi="Courier New" w:cs="Courier New"/>
            <w:color w:val="000000" w:themeColor="text1"/>
            <w:sz w:val="18"/>
            <w:szCs w:val="18"/>
            <w:lang w:eastAsia="en-GB"/>
            <w:rPrChange w:id="2089" w:author="Evain, Jean-Pierre" w:date="2017-06-09T15:42:00Z">
              <w:rPr>
                <w:color w:val="000096"/>
                <w:sz w:val="24"/>
                <w:szCs w:val="24"/>
                <w:lang w:val="fr-CH" w:eastAsia="en-GB"/>
              </w:rPr>
            </w:rPrChange>
          </w:rPr>
          <w:t>/&gt;</w:t>
        </w:r>
        <w:r w:rsidRPr="0021290B">
          <w:rPr>
            <w:rFonts w:ascii="Courier New" w:hAnsi="Courier New" w:cs="Courier New"/>
            <w:color w:val="000000" w:themeColor="text1"/>
            <w:sz w:val="18"/>
            <w:szCs w:val="18"/>
            <w:lang w:eastAsia="en-GB"/>
            <w:rPrChange w:id="2090"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091"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92"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93" w:author="Evain, Jean-Pierre" w:date="2017-06-09T15:42:00Z">
              <w:rPr>
                <w:color w:val="000096"/>
                <w:sz w:val="24"/>
                <w:szCs w:val="24"/>
                <w:lang w:val="fr-CH" w:eastAsia="en-GB"/>
              </w:rPr>
            </w:rPrChange>
          </w:rPr>
          <w:t>&lt;/sequence&gt;</w:t>
        </w:r>
        <w:r w:rsidRPr="0021290B">
          <w:rPr>
            <w:rFonts w:ascii="Courier New" w:hAnsi="Courier New" w:cs="Courier New"/>
            <w:color w:val="000000" w:themeColor="text1"/>
            <w:sz w:val="18"/>
            <w:szCs w:val="18"/>
            <w:lang w:eastAsia="en-GB"/>
            <w:rPrChange w:id="2094"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095"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96"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097" w:author="Evain, Jean-Pierre" w:date="2017-06-09T15:42:00Z">
              <w:rPr>
                <w:color w:val="000096"/>
                <w:sz w:val="24"/>
                <w:szCs w:val="24"/>
                <w:lang w:val="fr-CH" w:eastAsia="en-GB"/>
              </w:rPr>
            </w:rPrChange>
          </w:rPr>
          <w:t>&lt;attribute</w:t>
        </w:r>
        <w:r w:rsidRPr="0021290B">
          <w:rPr>
            <w:rFonts w:ascii="Courier New" w:hAnsi="Courier New" w:cs="Courier New"/>
            <w:color w:val="000000" w:themeColor="text1"/>
            <w:sz w:val="18"/>
            <w:szCs w:val="18"/>
            <w:lang w:eastAsia="en-GB"/>
            <w:rPrChange w:id="2098" w:author="Evain, Jean-Pierre" w:date="2017-06-09T15:42:00Z">
              <w:rPr>
                <w:color w:val="F5844C"/>
                <w:sz w:val="24"/>
                <w:szCs w:val="24"/>
                <w:lang w:val="fr-CH" w:eastAsia="en-GB"/>
              </w:rPr>
            </w:rPrChange>
          </w:rPr>
          <w:t xml:space="preserve"> name</w:t>
        </w:r>
        <w:r w:rsidRPr="0021290B">
          <w:rPr>
            <w:rFonts w:ascii="Courier New" w:hAnsi="Courier New" w:cs="Courier New"/>
            <w:color w:val="000000" w:themeColor="text1"/>
            <w:sz w:val="18"/>
            <w:szCs w:val="18"/>
            <w:lang w:eastAsia="en-GB"/>
            <w:rPrChange w:id="2099"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100" w:author="Evain, Jean-Pierre" w:date="2017-06-09T15:42:00Z">
              <w:rPr>
                <w:color w:val="993300"/>
                <w:sz w:val="24"/>
                <w:szCs w:val="24"/>
                <w:lang w:val="fr-CH" w:eastAsia="en-GB"/>
              </w:rPr>
            </w:rPrChange>
          </w:rPr>
          <w:t>"metadataOriginIDRef"</w:t>
        </w:r>
        <w:r w:rsidRPr="0021290B">
          <w:rPr>
            <w:rFonts w:ascii="Courier New" w:hAnsi="Courier New" w:cs="Courier New"/>
            <w:color w:val="000000" w:themeColor="text1"/>
            <w:sz w:val="18"/>
            <w:szCs w:val="18"/>
            <w:lang w:eastAsia="en-GB"/>
            <w:rPrChange w:id="2101" w:author="Evain, Jean-Pierre" w:date="2017-06-09T15:42:00Z">
              <w:rPr>
                <w:color w:val="F5844C"/>
                <w:sz w:val="24"/>
                <w:szCs w:val="24"/>
                <w:lang w:val="fr-CH" w:eastAsia="en-GB"/>
              </w:rPr>
            </w:rPrChange>
          </w:rPr>
          <w:t xml:space="preserve"> type</w:t>
        </w:r>
        <w:r w:rsidRPr="0021290B">
          <w:rPr>
            <w:rFonts w:ascii="Courier New" w:hAnsi="Courier New" w:cs="Courier New"/>
            <w:color w:val="000000" w:themeColor="text1"/>
            <w:sz w:val="18"/>
            <w:szCs w:val="18"/>
            <w:lang w:eastAsia="en-GB"/>
            <w:rPrChange w:id="2102"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103" w:author="Evain, Jean-Pierre" w:date="2017-06-09T15:42:00Z">
              <w:rPr>
                <w:color w:val="993300"/>
                <w:sz w:val="24"/>
                <w:szCs w:val="24"/>
                <w:lang w:val="fr-CH" w:eastAsia="en-GB"/>
              </w:rPr>
            </w:rPrChange>
          </w:rPr>
          <w:t>"tva:TVAIDRefType"</w:t>
        </w:r>
        <w:r w:rsidRPr="0021290B">
          <w:rPr>
            <w:rFonts w:ascii="Courier New" w:hAnsi="Courier New" w:cs="Courier New"/>
            <w:color w:val="000000" w:themeColor="text1"/>
            <w:sz w:val="18"/>
            <w:szCs w:val="18"/>
            <w:lang w:eastAsia="en-GB"/>
            <w:rPrChange w:id="2104" w:author="Evain, Jean-Pierre" w:date="2017-06-09T15:42:00Z">
              <w:rPr>
                <w:color w:val="F5844C"/>
                <w:sz w:val="24"/>
                <w:szCs w:val="24"/>
                <w:lang w:val="fr-CH" w:eastAsia="en-GB"/>
              </w:rPr>
            </w:rPrChange>
          </w:rPr>
          <w:t xml:space="preserve"> use</w:t>
        </w:r>
        <w:r w:rsidRPr="0021290B">
          <w:rPr>
            <w:rFonts w:ascii="Courier New" w:hAnsi="Courier New" w:cs="Courier New"/>
            <w:color w:val="000000" w:themeColor="text1"/>
            <w:sz w:val="18"/>
            <w:szCs w:val="18"/>
            <w:lang w:eastAsia="en-GB"/>
            <w:rPrChange w:id="2105"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106" w:author="Evain, Jean-Pierre" w:date="2017-06-09T15:42:00Z">
              <w:rPr>
                <w:color w:val="993300"/>
                <w:sz w:val="24"/>
                <w:szCs w:val="24"/>
                <w:lang w:val="fr-CH" w:eastAsia="en-GB"/>
              </w:rPr>
            </w:rPrChange>
          </w:rPr>
          <w:t>"optional"</w:t>
        </w:r>
        <w:r w:rsidRPr="0021290B">
          <w:rPr>
            <w:rFonts w:ascii="Courier New" w:hAnsi="Courier New" w:cs="Courier New"/>
            <w:color w:val="000000" w:themeColor="text1"/>
            <w:sz w:val="18"/>
            <w:szCs w:val="18"/>
            <w:lang w:eastAsia="en-GB"/>
            <w:rPrChange w:id="2107" w:author="Evain, Jean-Pierre" w:date="2017-06-09T15:42:00Z">
              <w:rPr>
                <w:color w:val="000096"/>
                <w:sz w:val="24"/>
                <w:szCs w:val="24"/>
                <w:lang w:val="fr-CH" w:eastAsia="en-GB"/>
              </w:rPr>
            </w:rPrChange>
          </w:rPr>
          <w:t>/&gt;</w:t>
        </w:r>
        <w:r w:rsidRPr="0021290B">
          <w:rPr>
            <w:rFonts w:ascii="Courier New" w:hAnsi="Courier New" w:cs="Courier New"/>
            <w:color w:val="000000" w:themeColor="text1"/>
            <w:sz w:val="18"/>
            <w:szCs w:val="18"/>
            <w:lang w:eastAsia="en-GB"/>
            <w:rPrChange w:id="2108"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109"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110"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111" w:author="Evain, Jean-Pierre" w:date="2017-06-09T15:42:00Z">
              <w:rPr>
                <w:color w:val="000096"/>
                <w:sz w:val="24"/>
                <w:szCs w:val="24"/>
                <w:lang w:val="fr-CH" w:eastAsia="en-GB"/>
              </w:rPr>
            </w:rPrChange>
          </w:rPr>
          <w:t>&lt;attribute</w:t>
        </w:r>
        <w:r w:rsidRPr="0021290B">
          <w:rPr>
            <w:rFonts w:ascii="Courier New" w:hAnsi="Courier New" w:cs="Courier New"/>
            <w:color w:val="000000" w:themeColor="text1"/>
            <w:sz w:val="18"/>
            <w:szCs w:val="18"/>
            <w:lang w:eastAsia="en-GB"/>
            <w:rPrChange w:id="2112" w:author="Evain, Jean-Pierre" w:date="2017-06-09T15:42:00Z">
              <w:rPr>
                <w:color w:val="F5844C"/>
                <w:sz w:val="24"/>
                <w:szCs w:val="24"/>
                <w:lang w:val="fr-CH" w:eastAsia="en-GB"/>
              </w:rPr>
            </w:rPrChange>
          </w:rPr>
          <w:t xml:space="preserve"> ref</w:t>
        </w:r>
        <w:r w:rsidRPr="0021290B">
          <w:rPr>
            <w:rFonts w:ascii="Courier New" w:hAnsi="Courier New" w:cs="Courier New"/>
            <w:color w:val="000000" w:themeColor="text1"/>
            <w:sz w:val="18"/>
            <w:szCs w:val="18"/>
            <w:lang w:eastAsia="en-GB"/>
            <w:rPrChange w:id="2113"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114" w:author="Evain, Jean-Pierre" w:date="2017-06-09T15:42:00Z">
              <w:rPr>
                <w:color w:val="993300"/>
                <w:sz w:val="24"/>
                <w:szCs w:val="24"/>
                <w:lang w:val="fr-CH" w:eastAsia="en-GB"/>
              </w:rPr>
            </w:rPrChange>
          </w:rPr>
          <w:t>"xml:lang"</w:t>
        </w:r>
        <w:r w:rsidRPr="0021290B">
          <w:rPr>
            <w:rFonts w:ascii="Courier New" w:hAnsi="Courier New" w:cs="Courier New"/>
            <w:color w:val="000000" w:themeColor="text1"/>
            <w:sz w:val="18"/>
            <w:szCs w:val="18"/>
            <w:lang w:eastAsia="en-GB"/>
            <w:rPrChange w:id="2115" w:author="Evain, Jean-Pierre" w:date="2017-06-09T15:42:00Z">
              <w:rPr>
                <w:color w:val="F5844C"/>
                <w:sz w:val="24"/>
                <w:szCs w:val="24"/>
                <w:lang w:val="fr-CH" w:eastAsia="en-GB"/>
              </w:rPr>
            </w:rPrChange>
          </w:rPr>
          <w:t xml:space="preserve"> use</w:t>
        </w:r>
        <w:r w:rsidRPr="0021290B">
          <w:rPr>
            <w:rFonts w:ascii="Courier New" w:hAnsi="Courier New" w:cs="Courier New"/>
            <w:color w:val="000000" w:themeColor="text1"/>
            <w:sz w:val="18"/>
            <w:szCs w:val="18"/>
            <w:lang w:eastAsia="en-GB"/>
            <w:rPrChange w:id="2116" w:author="Evain, Jean-Pierre" w:date="2017-06-09T15:42:00Z">
              <w:rPr>
                <w:color w:val="FF8040"/>
                <w:sz w:val="24"/>
                <w:szCs w:val="24"/>
                <w:lang w:val="fr-CH" w:eastAsia="en-GB"/>
              </w:rPr>
            </w:rPrChange>
          </w:rPr>
          <w:t>=</w:t>
        </w:r>
        <w:r w:rsidRPr="0021290B">
          <w:rPr>
            <w:rFonts w:ascii="Courier New" w:hAnsi="Courier New" w:cs="Courier New"/>
            <w:color w:val="000000" w:themeColor="text1"/>
            <w:sz w:val="18"/>
            <w:szCs w:val="18"/>
            <w:lang w:eastAsia="en-GB"/>
            <w:rPrChange w:id="2117" w:author="Evain, Jean-Pierre" w:date="2017-06-09T15:42:00Z">
              <w:rPr>
                <w:color w:val="993300"/>
                <w:sz w:val="24"/>
                <w:szCs w:val="24"/>
                <w:lang w:val="fr-CH" w:eastAsia="en-GB"/>
              </w:rPr>
            </w:rPrChange>
          </w:rPr>
          <w:t>"optional"</w:t>
        </w:r>
        <w:r w:rsidRPr="0021290B">
          <w:rPr>
            <w:rFonts w:ascii="Courier New" w:hAnsi="Courier New" w:cs="Courier New"/>
            <w:color w:val="000000" w:themeColor="text1"/>
            <w:sz w:val="18"/>
            <w:szCs w:val="18"/>
            <w:lang w:eastAsia="en-GB"/>
            <w:rPrChange w:id="2118" w:author="Evain, Jean-Pierre" w:date="2017-06-09T15:42:00Z">
              <w:rPr>
                <w:color w:val="000096"/>
                <w:sz w:val="24"/>
                <w:szCs w:val="24"/>
                <w:lang w:val="fr-CH" w:eastAsia="en-GB"/>
              </w:rPr>
            </w:rPrChange>
          </w:rPr>
          <w:t>/&gt;</w:t>
        </w:r>
        <w:r w:rsidRPr="0021290B">
          <w:rPr>
            <w:rFonts w:ascii="Courier New" w:hAnsi="Courier New" w:cs="Courier New"/>
            <w:color w:val="000000" w:themeColor="text1"/>
            <w:sz w:val="18"/>
            <w:szCs w:val="18"/>
            <w:lang w:eastAsia="en-GB"/>
            <w:rPrChange w:id="2119" w:author="Evain, Jean-Pierre" w:date="2017-06-09T15:42:00Z">
              <w:rPr>
                <w:color w:val="000000"/>
                <w:sz w:val="24"/>
                <w:szCs w:val="24"/>
                <w:lang w:val="fr-CH" w:eastAsia="en-GB"/>
              </w:rPr>
            </w:rPrChange>
          </w:rPr>
          <w:br/>
        </w:r>
        <w:r w:rsidRPr="0021290B">
          <w:rPr>
            <w:rFonts w:ascii="Courier New" w:hAnsi="Courier New" w:cs="Courier New"/>
            <w:color w:val="000000" w:themeColor="text1"/>
            <w:sz w:val="18"/>
            <w:szCs w:val="18"/>
            <w:lang w:eastAsia="en-GB"/>
            <w:rPrChange w:id="2120" w:author="Evain, Jean-Pierre" w:date="2017-06-09T15:42:00Z">
              <w:rPr>
                <w:color w:val="000000"/>
                <w:sz w:val="24"/>
                <w:szCs w:val="24"/>
                <w:lang w:val="fr-CH" w:eastAsia="en-GB"/>
              </w:rPr>
            </w:rPrChange>
          </w:rPr>
          <w:tab/>
        </w:r>
        <w:r w:rsidRPr="0021290B">
          <w:rPr>
            <w:rFonts w:ascii="Courier New" w:hAnsi="Courier New" w:cs="Courier New"/>
            <w:color w:val="000000" w:themeColor="text1"/>
            <w:sz w:val="18"/>
            <w:szCs w:val="18"/>
            <w:lang w:eastAsia="en-GB"/>
            <w:rPrChange w:id="2121" w:author="Evain, Jean-Pierre" w:date="2017-06-09T15:42:00Z">
              <w:rPr>
                <w:color w:val="000096"/>
                <w:sz w:val="24"/>
                <w:szCs w:val="24"/>
                <w:lang w:val="fr-CH" w:eastAsia="en-GB"/>
              </w:rPr>
            </w:rPrChange>
          </w:rPr>
          <w:t>&lt;/complexType&gt;</w:t>
        </w:r>
      </w:ins>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20"/>
        <w:gridCol w:w="4661"/>
      </w:tblGrid>
      <w:tr w:rsidR="0021290B" w:rsidRPr="00F3500B" w:rsidTr="00676DBE">
        <w:trPr>
          <w:tblHeader/>
          <w:jc w:val="center"/>
          <w:ins w:id="2122" w:author="Evain, Jean-Pierre" w:date="2017-06-09T15:43:00Z"/>
        </w:trPr>
        <w:tc>
          <w:tcPr>
            <w:tcW w:w="3820" w:type="dxa"/>
            <w:tcBorders>
              <w:bottom w:val="nil"/>
            </w:tcBorders>
          </w:tcPr>
          <w:p w:rsidR="0021290B" w:rsidRPr="00F3500B" w:rsidRDefault="0021290B" w:rsidP="00676DBE">
            <w:pPr>
              <w:pStyle w:val="TAH"/>
              <w:keepLines w:val="0"/>
              <w:rPr>
                <w:ins w:id="2123" w:author="Evain, Jean-Pierre" w:date="2017-06-09T15:43:00Z"/>
              </w:rPr>
            </w:pPr>
            <w:ins w:id="2124" w:author="Evain, Jean-Pierre" w:date="2017-06-09T15:43:00Z">
              <w:r w:rsidRPr="00F3500B">
                <w:t>Name</w:t>
              </w:r>
            </w:ins>
          </w:p>
        </w:tc>
        <w:tc>
          <w:tcPr>
            <w:tcW w:w="4661" w:type="dxa"/>
            <w:tcBorders>
              <w:bottom w:val="nil"/>
            </w:tcBorders>
          </w:tcPr>
          <w:p w:rsidR="0021290B" w:rsidRPr="00F3500B" w:rsidRDefault="0021290B" w:rsidP="00676DBE">
            <w:pPr>
              <w:pStyle w:val="TAH"/>
              <w:keepLines w:val="0"/>
              <w:rPr>
                <w:ins w:id="2125" w:author="Evain, Jean-Pierre" w:date="2017-06-09T15:43:00Z"/>
              </w:rPr>
            </w:pPr>
            <w:ins w:id="2126" w:author="Evain, Jean-Pierre" w:date="2017-06-09T15:43:00Z">
              <w:r w:rsidRPr="00F3500B">
                <w:t>Definition</w:t>
              </w:r>
            </w:ins>
          </w:p>
        </w:tc>
      </w:tr>
      <w:tr w:rsidR="0021290B" w:rsidRPr="00F3500B" w:rsidTr="00676DBE">
        <w:trPr>
          <w:tblHeader/>
          <w:jc w:val="center"/>
          <w:ins w:id="2127" w:author="Evain, Jean-Pierre" w:date="2017-06-09T15:43:00Z"/>
        </w:trPr>
        <w:tc>
          <w:tcPr>
            <w:tcW w:w="3820" w:type="dxa"/>
            <w:tcBorders>
              <w:top w:val="single" w:sz="12" w:space="0" w:color="000000"/>
              <w:bottom w:val="single" w:sz="4" w:space="0" w:color="auto"/>
            </w:tcBorders>
          </w:tcPr>
          <w:p w:rsidR="0021290B" w:rsidRPr="00F3500B" w:rsidRDefault="0021290B" w:rsidP="00676DBE">
            <w:pPr>
              <w:pStyle w:val="TAL"/>
              <w:rPr>
                <w:ins w:id="2128" w:author="Evain, Jean-Pierre" w:date="2017-06-09T15:43:00Z"/>
                <w:rFonts w:ascii="Courier New" w:hAnsi="Courier New"/>
              </w:rPr>
            </w:pPr>
            <w:ins w:id="2129" w:author="Evain, Jean-Pierre" w:date="2017-06-09T15:43:00Z">
              <w:r>
                <w:rPr>
                  <w:rFonts w:ascii="Courier New" w:hAnsi="Courier New"/>
                </w:rPr>
                <w:t>RightsInformationTable</w:t>
              </w:r>
              <w:r w:rsidRPr="00F3500B">
                <w:rPr>
                  <w:rFonts w:ascii="Courier New" w:hAnsi="Courier New"/>
                </w:rPr>
                <w:t>Type</w:t>
              </w:r>
            </w:ins>
          </w:p>
        </w:tc>
        <w:tc>
          <w:tcPr>
            <w:tcW w:w="4661" w:type="dxa"/>
            <w:tcBorders>
              <w:top w:val="single" w:sz="12" w:space="0" w:color="000000"/>
              <w:bottom w:val="single" w:sz="4" w:space="0" w:color="auto"/>
            </w:tcBorders>
          </w:tcPr>
          <w:p w:rsidR="0021290B" w:rsidRPr="00F3500B" w:rsidRDefault="0021290B">
            <w:pPr>
              <w:pStyle w:val="TAL"/>
              <w:rPr>
                <w:ins w:id="2130" w:author="Evain, Jean-Pierre" w:date="2017-06-09T15:43:00Z"/>
              </w:rPr>
            </w:pPr>
            <w:ins w:id="2131" w:author="Evain, Jean-Pierre" w:date="2017-06-09T15:43:00Z">
              <w:r w:rsidRPr="00F3500B">
                <w:t xml:space="preserve">A complex type that contains all the information about </w:t>
              </w:r>
            </w:ins>
            <w:ins w:id="2132" w:author="Evain, Jean-Pierre" w:date="2017-06-09T15:44:00Z">
              <w:r>
                <w:t>rights and usage restrictions</w:t>
              </w:r>
            </w:ins>
            <w:ins w:id="2133" w:author="Evain, Jean-Pierre" w:date="2017-06-09T15:43:00Z">
              <w:r w:rsidRPr="00F3500B">
                <w:t xml:space="preserve"> in order to group such </w:t>
              </w:r>
            </w:ins>
            <w:ins w:id="2134" w:author="Evain, Jean-Pierre" w:date="2017-06-09T15:44:00Z">
              <w:r>
                <w:t>information</w:t>
              </w:r>
            </w:ins>
            <w:ins w:id="2135" w:author="Evain, Jean-Pierre" w:date="2017-06-09T15:43:00Z">
              <w:r w:rsidRPr="00F3500B">
                <w:t xml:space="preserve"> into a </w:t>
              </w:r>
            </w:ins>
            <w:ins w:id="2136" w:author="Evain, Jean-Pierre" w:date="2017-06-09T15:44:00Z">
              <w:r>
                <w:t>rights</w:t>
              </w:r>
            </w:ins>
            <w:ins w:id="2137" w:author="Evain, Jean-Pierre" w:date="2017-06-09T15:43:00Z">
              <w:r w:rsidRPr="00F3500B">
                <w:t xml:space="preserve"> information table.</w:t>
              </w:r>
            </w:ins>
          </w:p>
        </w:tc>
      </w:tr>
      <w:tr w:rsidR="0021290B" w:rsidRPr="00F3500B" w:rsidTr="00676DBE">
        <w:trPr>
          <w:jc w:val="center"/>
          <w:ins w:id="2138" w:author="Evain, Jean-Pierre" w:date="2017-06-09T15:43:00Z"/>
        </w:trPr>
        <w:tc>
          <w:tcPr>
            <w:tcW w:w="3820" w:type="dxa"/>
            <w:tcBorders>
              <w:top w:val="single" w:sz="6" w:space="0" w:color="000000"/>
              <w:bottom w:val="single" w:sz="6" w:space="0" w:color="000000"/>
            </w:tcBorders>
          </w:tcPr>
          <w:p w:rsidR="0021290B" w:rsidRPr="00F3500B" w:rsidRDefault="0021290B" w:rsidP="00676DBE">
            <w:pPr>
              <w:pStyle w:val="TAL"/>
              <w:keepLines w:val="0"/>
              <w:ind w:left="312"/>
              <w:rPr>
                <w:ins w:id="2139" w:author="Evain, Jean-Pierre" w:date="2017-06-09T15:43:00Z"/>
                <w:rFonts w:ascii="Courier New" w:hAnsi="Courier New"/>
                <w:lang w:eastAsia="ja-JP"/>
              </w:rPr>
            </w:pPr>
            <w:ins w:id="2140" w:author="Evain, Jean-Pierre" w:date="2017-06-09T15:43:00Z">
              <w:r>
                <w:rPr>
                  <w:rFonts w:ascii="Courier New" w:hAnsi="Courier New"/>
                  <w:lang w:eastAsia="ja-JP"/>
                </w:rPr>
                <w:t>RightsStatement</w:t>
              </w:r>
            </w:ins>
          </w:p>
        </w:tc>
        <w:tc>
          <w:tcPr>
            <w:tcW w:w="4661" w:type="dxa"/>
            <w:tcBorders>
              <w:top w:val="single" w:sz="6" w:space="0" w:color="000000"/>
              <w:bottom w:val="single" w:sz="6" w:space="0" w:color="000000"/>
            </w:tcBorders>
          </w:tcPr>
          <w:p w:rsidR="0021290B" w:rsidRPr="00F3500B" w:rsidRDefault="0021290B" w:rsidP="00676DBE">
            <w:pPr>
              <w:pStyle w:val="TAL"/>
              <w:keepLines w:val="0"/>
              <w:rPr>
                <w:ins w:id="2141" w:author="Evain, Jean-Pierre" w:date="2017-06-09T15:43:00Z"/>
              </w:rPr>
            </w:pPr>
            <w:ins w:id="2142" w:author="Evain, Jean-Pierre" w:date="2017-06-09T15:45:00Z">
              <w:r>
                <w:t>Contains the information on rights and usage restrictions</w:t>
              </w:r>
            </w:ins>
            <w:ins w:id="2143" w:author="Evain, Jean-Pierre" w:date="2017-06-09T15:43:00Z">
              <w:r w:rsidRPr="00F3500B">
                <w:t>.</w:t>
              </w:r>
            </w:ins>
          </w:p>
        </w:tc>
      </w:tr>
      <w:tr w:rsidR="0021290B" w:rsidRPr="00F3500B" w:rsidTr="00676DBE">
        <w:trPr>
          <w:jc w:val="center"/>
          <w:ins w:id="2144" w:author="Evain, Jean-Pierre" w:date="2017-06-09T15:46:00Z"/>
        </w:trPr>
        <w:tc>
          <w:tcPr>
            <w:tcW w:w="3820" w:type="dxa"/>
            <w:tcBorders>
              <w:top w:val="single" w:sz="6" w:space="0" w:color="000000"/>
              <w:bottom w:val="single" w:sz="6" w:space="0" w:color="000000"/>
            </w:tcBorders>
          </w:tcPr>
          <w:p w:rsidR="0021290B" w:rsidRPr="00F3500B" w:rsidRDefault="0021290B" w:rsidP="00676DBE">
            <w:pPr>
              <w:pStyle w:val="TAL"/>
              <w:keepNext w:val="0"/>
              <w:keepLines w:val="0"/>
              <w:ind w:left="312"/>
              <w:rPr>
                <w:ins w:id="2145" w:author="Evain, Jean-Pierre" w:date="2017-06-09T15:46:00Z"/>
                <w:rFonts w:ascii="Courier New" w:hAnsi="Courier New"/>
                <w:lang w:eastAsia="ja-JP"/>
              </w:rPr>
            </w:pPr>
            <w:ins w:id="2146" w:author="Evain, Jean-Pierre" w:date="2017-06-09T15:46:00Z">
              <w:r w:rsidRPr="00F3500B">
                <w:rPr>
                  <w:rFonts w:ascii="Courier New" w:hAnsi="Courier New"/>
                  <w:lang w:eastAsia="ja-JP"/>
                </w:rPr>
                <w:t>metadataOriginIDRef</w:t>
              </w:r>
            </w:ins>
          </w:p>
        </w:tc>
        <w:tc>
          <w:tcPr>
            <w:tcW w:w="4661" w:type="dxa"/>
            <w:tcBorders>
              <w:top w:val="single" w:sz="6" w:space="0" w:color="000000"/>
              <w:bottom w:val="single" w:sz="6" w:space="0" w:color="000000"/>
            </w:tcBorders>
          </w:tcPr>
          <w:p w:rsidR="0021290B" w:rsidRPr="00F3500B" w:rsidRDefault="0021290B" w:rsidP="00676DBE">
            <w:pPr>
              <w:pStyle w:val="TAL"/>
              <w:keepNext w:val="0"/>
              <w:keepLines w:val="0"/>
              <w:rPr>
                <w:ins w:id="2147" w:author="Evain, Jean-Pierre" w:date="2017-06-09T15:46:00Z"/>
              </w:rPr>
            </w:pPr>
            <w:ins w:id="2148" w:author="Evain, Jean-Pierre" w:date="2017-06-09T15:46:00Z">
              <w:r w:rsidRPr="00F3500B">
                <w:t>A reference to an instance of MetadataOriginationInformation containing information about the provider of metadata.</w:t>
              </w:r>
            </w:ins>
          </w:p>
        </w:tc>
      </w:tr>
      <w:tr w:rsidR="0021290B" w:rsidRPr="00F3500B" w:rsidTr="00676DBE">
        <w:trPr>
          <w:jc w:val="center"/>
          <w:ins w:id="2149" w:author="Evain, Jean-Pierre" w:date="2017-06-09T15:46:00Z"/>
        </w:trPr>
        <w:tc>
          <w:tcPr>
            <w:tcW w:w="3820" w:type="dxa"/>
            <w:tcBorders>
              <w:top w:val="single" w:sz="6" w:space="0" w:color="000000"/>
              <w:bottom w:val="single" w:sz="6" w:space="0" w:color="000000"/>
            </w:tcBorders>
          </w:tcPr>
          <w:p w:rsidR="0021290B" w:rsidRPr="00F3500B" w:rsidRDefault="0021290B" w:rsidP="00676DBE">
            <w:pPr>
              <w:pStyle w:val="TAL"/>
              <w:keepNext w:val="0"/>
              <w:keepLines w:val="0"/>
              <w:ind w:left="312"/>
              <w:rPr>
                <w:ins w:id="2150" w:author="Evain, Jean-Pierre" w:date="2017-06-09T15:46:00Z"/>
                <w:rFonts w:ascii="Courier New" w:hAnsi="Courier New"/>
                <w:lang w:eastAsia="ja-JP"/>
              </w:rPr>
            </w:pPr>
            <w:ins w:id="2151" w:author="Evain, Jean-Pierre" w:date="2017-06-09T15:46:00Z">
              <w:r w:rsidRPr="00F3500B">
                <w:rPr>
                  <w:rFonts w:ascii="Courier New" w:hAnsi="Courier New"/>
                  <w:lang w:eastAsia="ja-JP"/>
                </w:rPr>
                <w:t>xml:lang</w:t>
              </w:r>
            </w:ins>
          </w:p>
        </w:tc>
        <w:tc>
          <w:tcPr>
            <w:tcW w:w="4661" w:type="dxa"/>
            <w:tcBorders>
              <w:top w:val="single" w:sz="6" w:space="0" w:color="000000"/>
              <w:bottom w:val="single" w:sz="6" w:space="0" w:color="000000"/>
            </w:tcBorders>
          </w:tcPr>
          <w:p w:rsidR="0021290B" w:rsidRPr="00F3500B" w:rsidRDefault="0021290B" w:rsidP="00676DBE">
            <w:pPr>
              <w:pStyle w:val="TAL"/>
              <w:keepNext w:val="0"/>
              <w:keepLines w:val="0"/>
              <w:rPr>
                <w:ins w:id="2152" w:author="Evain, Jean-Pierre" w:date="2017-06-09T15:46:00Z"/>
              </w:rPr>
            </w:pPr>
            <w:ins w:id="2153" w:author="Evain, Jean-Pierre" w:date="2017-06-09T15:46:00Z">
              <w:r w:rsidRPr="00F3500B">
                <w:rPr>
                  <w:rFonts w:cs="Arial"/>
                  <w:lang w:eastAsia="ja-JP"/>
                </w:rPr>
                <w:t>The default natural language of the description.</w:t>
              </w:r>
            </w:ins>
          </w:p>
        </w:tc>
      </w:tr>
      <w:tr w:rsidR="0021290B" w:rsidRPr="00F3500B" w:rsidTr="00676DBE">
        <w:trPr>
          <w:jc w:val="center"/>
          <w:ins w:id="2154" w:author="Evain, Jean-Pierre" w:date="2017-06-09T15:45:00Z"/>
        </w:trPr>
        <w:tc>
          <w:tcPr>
            <w:tcW w:w="3820" w:type="dxa"/>
            <w:tcBorders>
              <w:top w:val="single" w:sz="6" w:space="0" w:color="000000"/>
              <w:bottom w:val="single" w:sz="6" w:space="0" w:color="000000"/>
            </w:tcBorders>
          </w:tcPr>
          <w:p w:rsidR="0021290B" w:rsidRDefault="0021290B" w:rsidP="00676DBE">
            <w:pPr>
              <w:pStyle w:val="TAL"/>
              <w:keepLines w:val="0"/>
              <w:ind w:left="312"/>
              <w:rPr>
                <w:ins w:id="2155" w:author="Evain, Jean-Pierre" w:date="2017-06-09T15:45:00Z"/>
                <w:rFonts w:ascii="Courier New" w:hAnsi="Courier New"/>
                <w:lang w:eastAsia="ja-JP"/>
              </w:rPr>
            </w:pPr>
          </w:p>
        </w:tc>
        <w:tc>
          <w:tcPr>
            <w:tcW w:w="4661" w:type="dxa"/>
            <w:tcBorders>
              <w:top w:val="single" w:sz="6" w:space="0" w:color="000000"/>
              <w:bottom w:val="single" w:sz="6" w:space="0" w:color="000000"/>
            </w:tcBorders>
          </w:tcPr>
          <w:p w:rsidR="0021290B" w:rsidRDefault="0021290B" w:rsidP="00676DBE">
            <w:pPr>
              <w:pStyle w:val="TAL"/>
              <w:keepLines w:val="0"/>
              <w:rPr>
                <w:ins w:id="2156" w:author="Evain, Jean-Pierre" w:date="2017-06-09T15:45:00Z"/>
              </w:rPr>
            </w:pPr>
          </w:p>
        </w:tc>
      </w:tr>
    </w:tbl>
    <w:p w:rsidR="0021290B" w:rsidRPr="00F3500B" w:rsidRDefault="0021290B"/>
    <w:p w:rsidR="00A3385F" w:rsidRPr="00F3500B" w:rsidRDefault="00A3385F">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TVAContentLinks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complexType</w:t>
      </w:r>
      <w:proofErr w:type="gramEnd"/>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w:t>
      </w:r>
      <w:proofErr w:type="gramStart"/>
      <w:r w:rsidRPr="00F3500B">
        <w:rPr>
          <w:rFonts w:ascii="Courier New" w:eastAsia="Arial Unicode MS" w:hAnsi="Courier New"/>
          <w:sz w:val="18"/>
          <w:lang w:eastAsia="ja-JP"/>
        </w:rPr>
        <w:t>sequence</w:t>
      </w:r>
      <w:proofErr w:type="gramEnd"/>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RelatedMaterial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w:t>
      </w:r>
      <w:proofErr w:type="gramStart"/>
      <w:r w:rsidRPr="00F3500B">
        <w:rPr>
          <w:rFonts w:ascii="Courier New" w:eastAsia="Arial Unicode MS" w:hAnsi="Courier New"/>
          <w:sz w:val="18"/>
          <w:lang w:eastAsia="ja-JP"/>
        </w:rPr>
        <w:t>:RelatedMaterialType</w:t>
      </w:r>
      <w:proofErr w:type="gramEnd"/>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w:t>
      </w:r>
      <w:proofErr w:type="gramStart"/>
      <w:r w:rsidRPr="00F3500B">
        <w:rPr>
          <w:rFonts w:ascii="Courier New" w:eastAsia="Arial Unicode MS" w:hAnsi="Courier New"/>
          <w:sz w:val="18"/>
          <w:lang w:eastAsia="ja-JP"/>
        </w:rPr>
        <w:t>maxOccurs</w:t>
      </w:r>
      <w:proofErr w:type="gramEnd"/>
      <w:r w:rsidRPr="00F3500B">
        <w:rPr>
          <w:rFonts w:ascii="Courier New" w:eastAsia="Arial Unicode MS" w:hAnsi="Courier New"/>
          <w:sz w:val="18"/>
          <w:lang w:eastAsia="ja-JP"/>
        </w:rPr>
        <w: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&lt;/element&gt;</w:t>
      </w:r>
    </w:p>
    <w:p w:rsidR="00A3385F" w:rsidRPr="00F3500B" w:rsidRDefault="00A3385F">
      <w:pPr>
        <w:rPr>
          <w:rFonts w:ascii="Courier New" w:hAnsi="Courier New"/>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88"/>
        <w:gridCol w:w="4590"/>
      </w:tblGrid>
      <w:tr w:rsidR="00A3385F" w:rsidRPr="00F3500B">
        <w:trPr>
          <w:tblHeader/>
          <w:jc w:val="center"/>
        </w:trPr>
        <w:tc>
          <w:tcPr>
            <w:tcW w:w="3888" w:type="dxa"/>
            <w:tcBorders>
              <w:bottom w:val="nil"/>
            </w:tcBorders>
          </w:tcPr>
          <w:p w:rsidR="00A3385F" w:rsidRPr="00F3500B" w:rsidRDefault="00A3385F" w:rsidP="00C721CE">
            <w:pPr>
              <w:pStyle w:val="TAH"/>
              <w:keepLines w:val="0"/>
            </w:pPr>
            <w:r w:rsidRPr="00F3500B">
              <w:lastRenderedPageBreak/>
              <w:t>Name</w:t>
            </w:r>
          </w:p>
        </w:tc>
        <w:tc>
          <w:tcPr>
            <w:tcW w:w="4590" w:type="dxa"/>
            <w:tcBorders>
              <w:bottom w:val="nil"/>
            </w:tcBorders>
          </w:tcPr>
          <w:p w:rsidR="00A3385F" w:rsidRPr="00F3500B" w:rsidRDefault="00A3385F" w:rsidP="00C721CE">
            <w:pPr>
              <w:pStyle w:val="TAH"/>
              <w:keepLines w:val="0"/>
            </w:pPr>
            <w:r w:rsidRPr="00F3500B">
              <w:t>Definition</w:t>
            </w:r>
          </w:p>
        </w:tc>
      </w:tr>
      <w:tr w:rsidR="00A3385F" w:rsidRPr="00F3500B">
        <w:trPr>
          <w:tblHeader/>
          <w:jc w:val="center"/>
        </w:trPr>
        <w:tc>
          <w:tcPr>
            <w:tcW w:w="3888" w:type="dxa"/>
            <w:tcBorders>
              <w:top w:val="single" w:sz="12" w:space="0" w:color="000000"/>
              <w:bottom w:val="single" w:sz="4" w:space="0" w:color="auto"/>
            </w:tcBorders>
          </w:tcPr>
          <w:p w:rsidR="00A3385F" w:rsidRPr="00F3500B" w:rsidRDefault="00A3385F" w:rsidP="00C721CE">
            <w:pPr>
              <w:pStyle w:val="TAL"/>
              <w:rPr>
                <w:rFonts w:ascii="Courier New" w:hAnsi="Courier New"/>
              </w:rPr>
            </w:pPr>
            <w:r w:rsidRPr="00F3500B">
              <w:rPr>
                <w:rFonts w:ascii="Courier New" w:hAnsi="Courier New"/>
              </w:rPr>
              <w:t>TVAContentLinks</w:t>
            </w:r>
          </w:p>
        </w:tc>
        <w:tc>
          <w:tcPr>
            <w:tcW w:w="4590" w:type="dxa"/>
            <w:tcBorders>
              <w:top w:val="single" w:sz="12" w:space="0" w:color="000000"/>
              <w:bottom w:val="single" w:sz="4" w:space="0" w:color="auto"/>
            </w:tcBorders>
          </w:tcPr>
          <w:p w:rsidR="00A3385F" w:rsidRPr="00F3500B" w:rsidRDefault="00A3385F" w:rsidP="00C721CE">
            <w:pPr>
              <w:pStyle w:val="TAL"/>
            </w:pPr>
            <w:r w:rsidRPr="00F3500B">
              <w:t>An element to be used to estab</w:t>
            </w:r>
            <w:r w:rsidR="007539A3" w:rsidRPr="00F3500B">
              <w:t>lish links to related material.</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rsidP="00C721CE">
            <w:pPr>
              <w:pStyle w:val="TAL"/>
              <w:keepLines w:val="0"/>
              <w:ind w:left="312"/>
              <w:rPr>
                <w:rFonts w:ascii="Courier New" w:hAnsi="Courier New"/>
                <w:lang w:eastAsia="ja-JP"/>
              </w:rPr>
            </w:pPr>
            <w:r w:rsidRPr="00F3500B">
              <w:rPr>
                <w:rFonts w:ascii="Courier New" w:hAnsi="Courier New"/>
                <w:lang w:eastAsia="ja-JP"/>
              </w:rPr>
              <w:t>RelatedMaterial</w:t>
            </w:r>
          </w:p>
        </w:tc>
        <w:tc>
          <w:tcPr>
            <w:tcW w:w="4590" w:type="dxa"/>
            <w:tcBorders>
              <w:top w:val="single" w:sz="6" w:space="0" w:color="000000"/>
              <w:bottom w:val="single" w:sz="6" w:space="0" w:color="000000"/>
            </w:tcBorders>
          </w:tcPr>
          <w:p w:rsidR="00A3385F" w:rsidRPr="00F3500B" w:rsidRDefault="00A3385F" w:rsidP="00C721CE">
            <w:pPr>
              <w:pStyle w:val="TAL"/>
              <w:keepLines w:val="0"/>
            </w:pPr>
            <w:r w:rsidRPr="00F3500B">
              <w:t>A reference to any other material related to a programme.</w:t>
            </w:r>
          </w:p>
        </w:tc>
      </w:tr>
    </w:tbl>
    <w:p w:rsidR="00A3385F" w:rsidRPr="00F3500B" w:rsidRDefault="00A3385F" w:rsidP="00C721CE">
      <w:pPr>
        <w:keepNext/>
      </w:pPr>
    </w:p>
    <w:p w:rsidR="00A3385F" w:rsidRPr="00F3500B" w:rsidRDefault="00A3385F" w:rsidP="00614D0B">
      <w:pPr>
        <w:pStyle w:val="Heading3"/>
      </w:pPr>
      <w:bookmarkStart w:id="2157" w:name="_Toc445719002"/>
      <w:r w:rsidRPr="00F3500B">
        <w:t>6.7.2</w:t>
      </w:r>
      <w:r w:rsidRPr="00F3500B">
        <w:tab/>
      </w:r>
      <w:r w:rsidR="00344126" w:rsidRPr="00F3500B">
        <w:rPr>
          <w:i/>
        </w:rPr>
        <w:t>TV</w:t>
      </w:r>
      <w:r w:rsidR="001425E5" w:rsidRPr="00F3500B">
        <w:rPr>
          <w:i/>
        </w:rPr>
        <w:t>-</w:t>
      </w:r>
      <w:r w:rsidR="00344126" w:rsidRPr="00F3500B">
        <w:rPr>
          <w:i/>
        </w:rPr>
        <w:t>Anytime</w:t>
      </w:r>
      <w:r w:rsidRPr="00F3500B">
        <w:t xml:space="preserve"> metadata document</w:t>
      </w:r>
      <w:bookmarkEnd w:id="2157"/>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sz w:val="18"/>
          <w:lang w:eastAsia="ja-JP"/>
        </w:rPr>
        <w:t>&lt;!-- ################################################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roofErr w:type="gramStart"/>
      <w:r w:rsidRPr="00F3500B">
        <w:rPr>
          <w:rFonts w:ascii="Courier New" w:hAnsi="Courier New"/>
          <w:sz w:val="18"/>
          <w:lang w:eastAsia="ja-JP"/>
        </w:rPr>
        <w:t>&lt;!--</w:t>
      </w:r>
      <w:proofErr w:type="gramEnd"/>
      <w:r w:rsidRPr="00F3500B">
        <w:rPr>
          <w:rFonts w:ascii="Courier New" w:hAnsi="Courier New"/>
          <w:sz w:val="18"/>
          <w:lang w:eastAsia="ja-JP"/>
        </w:rPr>
        <w:t xml:space="preserve"> Definition of TVAMain DS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sz w:val="18"/>
          <w:lang w:eastAsia="ja-JP"/>
        </w:rPr>
        <w:t>&lt;!-- ################################################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611026AD" wp14:editId="43A8A638">
            <wp:extent cx="3816350" cy="1876425"/>
            <wp:effectExtent l="0" t="0" r="0" b="0"/>
            <wp:docPr id="55" name="Picture 55" descr="amd2 doc_p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md2 doc_p2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6350" cy="18764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&lt;element name=</w:t>
      </w:r>
      <w:r w:rsidR="00452C3A" w:rsidRPr="00F3500B">
        <w:rPr>
          <w:rFonts w:ascii="Courier New" w:eastAsia="MS Mincho" w:hAnsi="Courier New"/>
          <w:sz w:val="18"/>
        </w:rPr>
        <w:t>"</w:t>
      </w:r>
      <w:r w:rsidRPr="00F3500B">
        <w:rPr>
          <w:rFonts w:ascii="Courier New" w:eastAsia="MS Mincho" w:hAnsi="Courier New"/>
          <w:sz w:val="18"/>
        </w:rPr>
        <w:t>TVAMain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w:t>
      </w:r>
      <w:proofErr w:type="gramStart"/>
      <w:r w:rsidRPr="00F3500B">
        <w:rPr>
          <w:rFonts w:ascii="Courier New" w:eastAsia="MS Mincho" w:hAnsi="Courier New"/>
          <w:sz w:val="18"/>
        </w:rPr>
        <w:t>:TVAMainType</w:t>
      </w:r>
      <w:proofErr w:type="gramEnd"/>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w:t>
      </w:r>
      <w:r w:rsidRPr="00F3500B">
        <w:rPr>
          <w:rFonts w:ascii="Courier New" w:eastAsia="Arial Unicode MS" w:hAnsi="Courier New"/>
          <w:sz w:val="18"/>
        </w:rPr>
        <w:t>ype name=</w:t>
      </w:r>
      <w:r w:rsidR="00452C3A" w:rsidRPr="00F3500B">
        <w:rPr>
          <w:rFonts w:ascii="Courier New" w:eastAsia="Arial Unicode MS" w:hAnsi="Courier New"/>
          <w:sz w:val="18"/>
        </w:rPr>
        <w:t>"</w:t>
      </w:r>
      <w:r w:rsidRPr="00F3500B">
        <w:rPr>
          <w:rFonts w:ascii="Courier New" w:eastAsia="Arial Unicode MS" w:hAnsi="Courier New"/>
          <w:sz w:val="18"/>
        </w:rPr>
        <w:t>TVAMainType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MetadataOriginationInformationTable</w:t>
      </w:r>
      <w:r w:rsidR="00452C3A" w:rsidRPr="00F3500B">
        <w:rPr>
          <w:rFonts w:ascii="Courier New" w:eastAsia="Arial Unicode MS" w:hAnsi="Courier New"/>
          <w:sz w:val="18"/>
        </w:rPr>
        <w: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tva:MetadataOriginationInformationTableType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ClassificationSchemeTable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tva:ClassificationSchemeTableType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ProgramDescription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tva:ProgramDescriptionType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UserDescription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:UserDescriptionType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00BC0584"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publisher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publicationTime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rightsOwner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001A6B41" w:rsidRPr="00F3500B">
        <w:rPr>
          <w:rFonts w:ascii="Courier New" w:eastAsia="Arial Unicode MS" w:hAnsi="Courier New"/>
          <w:sz w:val="18"/>
        </w:rPr>
        <w:t>o</w:t>
      </w:r>
      <w:r w:rsidRPr="00F3500B">
        <w:rPr>
          <w:rFonts w:ascii="Courier New" w:eastAsia="Arial Unicode MS" w:hAnsi="Courier New"/>
          <w:sz w:val="18"/>
        </w:rPr>
        <w:t>riginID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w:t>
      </w:r>
      <w:r w:rsidR="0047041B" w:rsidRPr="00F3500B">
        <w:rPr>
          <w:rFonts w:ascii="Courier New" w:eastAsia="Arial Unicode MS" w:hAnsi="Courier New"/>
          <w:sz w:val="18"/>
        </w:rPr>
        <w:t>Ref</w:t>
      </w:r>
      <w:r w:rsidRPr="00F3500B">
        <w:rPr>
          <w:rFonts w:ascii="Courier New" w:eastAsia="Arial Unicode MS" w:hAnsi="Courier New"/>
          <w:sz w:val="18"/>
        </w:rPr>
        <w:t>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version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noProof/>
          <w:lang w:val="fr-CH" w:eastAsia="fr-CH"/>
        </w:rPr>
        <w:drawing>
          <wp:inline distT="0" distB="0" distL="0" distR="0" wp14:anchorId="37FD9759" wp14:editId="16A4057B">
            <wp:extent cx="3943985" cy="1407160"/>
            <wp:effectExtent l="0" t="0" r="0" b="0"/>
            <wp:docPr id="56" name="Picture 56" descr="amd2 doc_p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md2 doc_p1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43985" cy="140716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MetadataOriginationInformationType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 xml:space="preserve">     &lt;element name=</w:t>
      </w:r>
      <w:r w:rsidR="00452C3A" w:rsidRPr="00F3500B">
        <w:rPr>
          <w:rFonts w:ascii="Courier New" w:eastAsia="MS Mincho" w:hAnsi="Courier New"/>
          <w:sz w:val="18"/>
        </w:rPr>
        <w:t>"</w:t>
      </w:r>
      <w:r w:rsidRPr="00F3500B">
        <w:rPr>
          <w:rFonts w:ascii="Courier New" w:eastAsia="MS Mincho" w:hAnsi="Courier New"/>
          <w:sz w:val="18"/>
        </w:rPr>
        <w:t>Publisher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w:t>
      </w:r>
      <w:proofErr w:type="gramStart"/>
      <w:r w:rsidRPr="00F3500B">
        <w:rPr>
          <w:rFonts w:ascii="Courier New" w:eastAsia="MS Mincho" w:hAnsi="Courier New"/>
          <w:sz w:val="18"/>
        </w:rPr>
        <w:t>:TextualType</w:t>
      </w:r>
      <w:proofErr w:type="gramEnd"/>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RightsOwner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lastRenderedPageBreak/>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:TextualType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maxOccurs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originID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502CA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lang w:eastAsia="ja-JP"/>
        </w:rPr>
        <w:tab/>
        <w:t>&lt;attributeGroup ref=</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w:t>
      </w:r>
      <w:proofErr w:type="gramStart"/>
      <w:r w:rsidRPr="00F3500B">
        <w:rPr>
          <w:rFonts w:ascii="Courier New" w:hAnsi="Courier New" w:cs="Courier New"/>
          <w:sz w:val="18"/>
          <w:szCs w:val="18"/>
          <w:lang w:eastAsia="ja-JP"/>
        </w:rPr>
        <w:t>:fragmentIdentification</w:t>
      </w:r>
      <w:proofErr w:type="gramEnd"/>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00A3385F"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tva:MetadataOriginationInformationType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2D72F27D" wp14:editId="2DCD5EBB">
            <wp:extent cx="3418840" cy="532765"/>
            <wp:effectExtent l="0" t="0" r="0" b="0"/>
            <wp:docPr id="57" name="Picture 57" descr="User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DescriptionTyp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18840" cy="53276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w:t>
      </w:r>
      <w:r w:rsidRPr="00F3500B">
        <w:rPr>
          <w:rFonts w:ascii="Courier New" w:eastAsia="Arial Unicode MS" w:hAnsi="Courier New"/>
          <w:sz w:val="18"/>
        </w:rPr>
        <w:t>nce</w:t>
      </w:r>
      <w:proofErr w:type="gramEnd"/>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UserPreferences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:UserPreferencesType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UsageHistory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554FCD" w:rsidRPr="00F3500B">
        <w:rPr>
          <w:rFonts w:ascii="Courier New" w:eastAsia="Arial Unicode MS" w:hAnsi="Courier New"/>
          <w:sz w:val="18"/>
        </w:rPr>
        <w:t>tva</w:t>
      </w:r>
      <w:proofErr w:type="gramStart"/>
      <w:r w:rsidRPr="00F3500B">
        <w:rPr>
          <w:rFonts w:ascii="Courier New" w:eastAsia="Arial Unicode MS" w:hAnsi="Courier New"/>
          <w:sz w:val="18"/>
        </w:rPr>
        <w:t>:UsageHistoryType</w:t>
      </w:r>
      <w:proofErr w:type="gramEnd"/>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minOccurs</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CSAliasType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complexContent</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w:t>
      </w:r>
      <w:proofErr w:type="gramStart"/>
      <w:r w:rsidRPr="00F3500B">
        <w:rPr>
          <w:rFonts w:ascii="Courier New" w:eastAsia="Arial Unicode MS" w:hAnsi="Courier New"/>
          <w:sz w:val="18"/>
        </w:rPr>
        <w:t>:ClassificationSchemeAliasType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:fragmentIdentification</w:t>
      </w:r>
      <w:proofErr w:type="gramEnd"/>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:TVAIDRefType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D07137"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b/>
          <w:sz w:val="18"/>
          <w:szCs w:val="18"/>
        </w:rPr>
      </w:pPr>
      <w:r w:rsidRPr="00F3500B">
        <w:rPr>
          <w:rFonts w:ascii="Courier New" w:eastAsia="Arial Unicode MS" w:hAnsi="Courier New" w:cs="Courier New"/>
          <w:b/>
          <w:noProof/>
          <w:sz w:val="18"/>
          <w:szCs w:val="18"/>
          <w:lang w:val="fr-CH" w:eastAsia="fr-CH"/>
        </w:rPr>
        <w:drawing>
          <wp:inline distT="0" distB="0" distL="0" distR="0" wp14:anchorId="3AB8040D" wp14:editId="40803194">
            <wp:extent cx="6114415" cy="2345690"/>
            <wp:effectExtent l="0" t="0" r="0" b="0"/>
            <wp:docPr id="58" name="Picture 58" descr="tva_metadata_3-1_v171_TVATermDefinitionBas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va_metadata_3-1_v171_TVATermDefinitionBase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4415" cy="2345690"/>
                    </a:xfrm>
                    <a:prstGeom prst="rect">
                      <a:avLst/>
                    </a:prstGeom>
                    <a:noFill/>
                    <a:ln>
                      <a:noFill/>
                    </a:ln>
                  </pic:spPr>
                </pic:pic>
              </a:graphicData>
            </a:graphic>
          </wp:inline>
        </w:drawing>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6E59FC" w:rsidRPr="00F3500B" w:rsidRDefault="00D0713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abstract=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true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mpeg7:DSType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&lt;simpleContent&gt;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preferred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boolean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&lt;/simpleContent&gt;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lastRenderedPageBreak/>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Definition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&lt;</w:t>
      </w:r>
      <w:proofErr w:type="gramStart"/>
      <w:r w:rsidRPr="00F3500B">
        <w:rPr>
          <w:rFonts w:ascii="Courier New" w:hAnsi="Courier New" w:cs="Courier New"/>
          <w:color w:val="000000"/>
          <w:sz w:val="18"/>
          <w:szCs w:val="18"/>
          <w:lang w:eastAsia="zh-CN"/>
        </w:rPr>
        <w:t>choice</w:t>
      </w:r>
      <w:proofErr w:type="gramEnd"/>
      <w:r w:rsidRPr="00F3500B">
        <w:rPr>
          <w:rFonts w:ascii="Courier New" w:hAnsi="Courier New" w:cs="Courier New"/>
          <w:color w:val="000000"/>
          <w:sz w:val="18"/>
          <w:szCs w:val="18"/>
          <w:lang w:eastAsia="zh-CN"/>
        </w:rPr>
        <w:t>&gt;</w:t>
      </w:r>
    </w:p>
    <w:p w:rsidR="00380D6C" w:rsidRPr="00F3500B" w:rsidRDefault="00D0713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EquivalentCSTerm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href</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w:t>
      </w:r>
      <w:proofErr w:type="gramStart"/>
      <w:r w:rsidRPr="00F3500B">
        <w:rPr>
          <w:rFonts w:ascii="Courier New" w:hAnsi="Courier New" w:cs="Courier New"/>
          <w:color w:val="000000"/>
          <w:sz w:val="18"/>
          <w:szCs w:val="18"/>
          <w:lang w:eastAsia="zh-CN"/>
        </w:rPr>
        <w:t>:termReferenceType</w:t>
      </w:r>
      <w:proofErr w:type="gramEnd"/>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p>
    <w:p w:rsidR="006E59F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w:t>
      </w:r>
      <w:proofErr w:type="gramStart"/>
      <w:r w:rsidR="00D07137" w:rsidRPr="00F3500B">
        <w:rPr>
          <w:rFonts w:ascii="Courier New" w:hAnsi="Courier New" w:cs="Courier New"/>
          <w:color w:val="000000"/>
          <w:sz w:val="18"/>
          <w:szCs w:val="18"/>
          <w:lang w:eastAsia="zh-CN"/>
        </w:rPr>
        <w:t>use</w:t>
      </w:r>
      <w:proofErr w:type="gramEnd"/>
      <w:r w:rsidR="00D07137" w:rsidRPr="00F3500B">
        <w:rPr>
          <w:rFonts w:ascii="Courier New" w:hAnsi="Courier New" w:cs="Courier New"/>
          <w:color w:val="000000"/>
          <w:sz w:val="18"/>
          <w:szCs w:val="18"/>
          <w:lang w:eastAsia="zh-CN"/>
        </w:rPr>
        <w:t>=</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required</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/&gt;</w:t>
      </w:r>
      <w:r w:rsidR="00D07137"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&lt;/complexType&gt;</w:t>
      </w:r>
      <w:r w:rsidR="00D07137"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&lt;/element&gt;</w:t>
      </w:r>
    </w:p>
    <w:p w:rsidR="00380D6C" w:rsidRPr="00F3500B" w:rsidRDefault="00D07137"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w:t>
      </w:r>
      <w:r w:rsidR="00397ADB"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r w:rsidR="00380D6C" w:rsidRPr="00F3500B">
        <w:rPr>
          <w:rFonts w:ascii="Courier New" w:hAnsi="Courier New" w:cs="Courier New"/>
          <w:color w:val="000000"/>
          <w:sz w:val="18"/>
          <w:szCs w:val="18"/>
          <w:lang w:eastAsia="zh-CN"/>
        </w:rPr>
        <w:t>type=</w:t>
      </w:r>
      <w:r w:rsidR="00452C3A" w:rsidRPr="00F3500B">
        <w:rPr>
          <w:rFonts w:ascii="Courier New" w:hAnsi="Courier New" w:cs="Courier New"/>
          <w:color w:val="000000"/>
          <w:sz w:val="18"/>
          <w:szCs w:val="18"/>
          <w:lang w:eastAsia="zh-CN"/>
        </w:rPr>
        <w:t>"</w:t>
      </w:r>
      <w:r w:rsidR="00380D6C" w:rsidRPr="00F3500B">
        <w:rPr>
          <w:rFonts w:ascii="Courier New" w:hAnsi="Courier New" w:cs="Courier New"/>
          <w:sz w:val="18"/>
          <w:szCs w:val="18"/>
          <w:lang w:eastAsia="zh-CN"/>
        </w:rPr>
        <w:t>tva</w:t>
      </w:r>
      <w:proofErr w:type="gramStart"/>
      <w:r w:rsidR="00380D6C" w:rsidRPr="00F3500B">
        <w:rPr>
          <w:rFonts w:ascii="Courier New" w:hAnsi="Courier New" w:cs="Courier New"/>
          <w:color w:val="000000"/>
          <w:sz w:val="18"/>
          <w:szCs w:val="18"/>
          <w:lang w:eastAsia="zh-CN"/>
        </w:rPr>
        <w:t>:MappingTermType</w:t>
      </w:r>
      <w:proofErr w:type="gramEnd"/>
      <w:r w:rsidR="00380D6C" w:rsidRPr="00F3500B">
        <w:rPr>
          <w:rFonts w:ascii="Courier New" w:hAnsi="Courier New" w:cs="Courier New"/>
          <w:color w:val="000000"/>
          <w:sz w:val="18"/>
          <w:szCs w:val="18"/>
          <w:lang w:eastAsia="zh-CN"/>
        </w:rPr>
        <w:t xml:space="preserve"> </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r w:rsidR="00380D6C" w:rsidRPr="00F3500B">
        <w:rPr>
          <w:rFonts w:ascii="Courier New" w:hAnsi="Courier New" w:cs="Courier New"/>
          <w:color w:val="000000"/>
          <w:sz w:val="18"/>
          <w:szCs w:val="18"/>
          <w:lang w:eastAsia="zh-CN"/>
        </w:rPr>
        <w:t xml:space="preserve"> </w:t>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w:t>
      </w:r>
      <w:proofErr w:type="gramStart"/>
      <w:r w:rsidR="00D07137" w:rsidRPr="00F3500B">
        <w:rPr>
          <w:rFonts w:ascii="Courier New" w:hAnsi="Courier New" w:cs="Courier New"/>
          <w:color w:val="000000"/>
          <w:sz w:val="18"/>
          <w:szCs w:val="18"/>
          <w:lang w:eastAsia="zh-CN"/>
        </w:rPr>
        <w:t>maxOccurs</w:t>
      </w:r>
      <w:proofErr w:type="gramEnd"/>
      <w:r w:rsidR="00D07137" w:rsidRPr="00F3500B">
        <w:rPr>
          <w:rFonts w:ascii="Courier New" w:hAnsi="Courier New" w:cs="Courier New"/>
          <w:color w:val="000000"/>
          <w:sz w:val="18"/>
          <w:szCs w:val="18"/>
          <w:lang w:eastAsia="zh-CN"/>
        </w:rPr>
        <w:t>=</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&gt;</w:t>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&lt;/choice&gt;</w:t>
      </w:r>
    </w:p>
    <w:p w:rsidR="00380D6C" w:rsidRPr="00F3500B" w:rsidRDefault="00D07137" w:rsidP="00DF5AA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termID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NMTOKEN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&lt;/complexType&gt;</w:t>
      </w:r>
    </w:p>
    <w:p w:rsidR="00380D6C" w:rsidRPr="00F3500B" w:rsidRDefault="00380D6C" w:rsidP="00DF5AAC">
      <w:pPr>
        <w:shd w:val="clear" w:color="auto" w:fill="FFFFFF"/>
        <w:spacing w:after="0"/>
        <w:rPr>
          <w:rFonts w:ascii="Courier New" w:hAnsi="Courier New" w:cs="Courier New"/>
          <w:sz w:val="18"/>
          <w:szCs w:val="18"/>
          <w:lang w:eastAsia="zh-CN"/>
        </w:rPr>
      </w:pPr>
    </w:p>
    <w:p w:rsidR="00380D6C" w:rsidRPr="00F3500B" w:rsidRDefault="002F05F2" w:rsidP="00380D6C">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cs="Courier New"/>
          <w:color w:val="000096"/>
          <w:sz w:val="18"/>
          <w:szCs w:val="18"/>
          <w:lang w:eastAsia="zh-CN"/>
        </w:rPr>
      </w:pPr>
      <w:r w:rsidRPr="00F3500B">
        <w:rPr>
          <w:rFonts w:ascii="Courier New" w:hAnsi="Courier New" w:cs="Courier New"/>
          <w:noProof/>
          <w:color w:val="000096"/>
          <w:sz w:val="18"/>
          <w:szCs w:val="18"/>
          <w:lang w:val="fr-CH" w:eastAsia="fr-CH"/>
        </w:rPr>
        <w:drawing>
          <wp:inline distT="0" distB="0" distL="0" distR="0" wp14:anchorId="10FABFDA" wp14:editId="7E9ED3CD">
            <wp:extent cx="4142740" cy="2552065"/>
            <wp:effectExtent l="0" t="0" r="0" b="0"/>
            <wp:docPr id="59" name="Picture 59" descr="tva_metadata_3-1_v171_MappingTer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va_metadata_3-1_v171_MappingTermTyp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42740" cy="2552065"/>
                    </a:xfrm>
                    <a:prstGeom prst="rect">
                      <a:avLst/>
                    </a:prstGeom>
                    <a:noFill/>
                    <a:ln>
                      <a:noFill/>
                    </a:ln>
                  </pic:spPr>
                </pic:pic>
              </a:graphicData>
            </a:graphic>
          </wp:inline>
        </w:drawing>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zh-CN"/>
        </w:rPr>
      </w:pPr>
    </w:p>
    <w:p w:rsidR="00D07137"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MappingTermType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ClassificationSchemeAcronym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ClassificationSchemeURL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anyURI</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OriginalTermDefinition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MappingDate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date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originalTermID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mpeg7:termReferenceType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required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t xml:space="preserve">   &lt;/complexType&gt;</w:t>
      </w:r>
      <w:r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br/>
      </w:r>
    </w:p>
    <w:p w:rsidR="00D07137"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b/>
          <w:sz w:val="18"/>
          <w:szCs w:val="18"/>
        </w:rPr>
      </w:pPr>
      <w:r w:rsidRPr="00F3500B">
        <w:rPr>
          <w:rFonts w:ascii="Courier New" w:eastAsia="Arial Unicode MS" w:hAnsi="Courier New" w:cs="Courier New"/>
          <w:b/>
          <w:noProof/>
          <w:sz w:val="18"/>
          <w:szCs w:val="18"/>
          <w:lang w:val="fr-CH" w:eastAsia="fr-CH"/>
        </w:rPr>
        <w:drawing>
          <wp:inline distT="0" distB="0" distL="0" distR="0" wp14:anchorId="2E3055DC" wp14:editId="0F5AB277">
            <wp:extent cx="6122670" cy="898525"/>
            <wp:effectExtent l="0" t="0" r="0" b="0"/>
            <wp:docPr id="60" name="Picture 60" descr="tva_metadata_3-1_v171_TVATermDefini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va_metadata_3-1_v171_TVATermDefinitionTyp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2670" cy="898525"/>
                    </a:xfrm>
                    <a:prstGeom prst="rect">
                      <a:avLst/>
                    </a:prstGeom>
                    <a:noFill/>
                    <a:ln>
                      <a:noFill/>
                    </a:ln>
                  </pic:spPr>
                </pic:pic>
              </a:graphicData>
            </a:graphic>
          </wp:inline>
        </w:drawing>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2E06F8" w:rsidRPr="00F3500B" w:rsidRDefault="002E06F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sz w:val="18"/>
          <w:szCs w:val="18"/>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lastRenderedPageBreak/>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relation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mpeg7:termRelationQualifierType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default=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p>
    <w:p w:rsidR="002E06F8"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noProof/>
          <w:sz w:val="18"/>
          <w:szCs w:val="18"/>
          <w:lang w:val="fr-CH" w:eastAsia="fr-CH"/>
        </w:rPr>
        <w:drawing>
          <wp:inline distT="0" distB="0" distL="0" distR="0" wp14:anchorId="257D3508" wp14:editId="4F68376B">
            <wp:extent cx="6114415" cy="1407160"/>
            <wp:effectExtent l="0" t="0" r="0" b="0"/>
            <wp:docPr id="61" name="Picture 61" descr="tva_metadata_3-1_v171_TVAClassificationSchem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va_metadata_3-1_v171_TVAClassificationSchemeTy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4415" cy="1407160"/>
                    </a:xfrm>
                    <a:prstGeom prst="rect">
                      <a:avLst/>
                    </a:prstGeom>
                    <a:noFill/>
                    <a:ln>
                      <a:noFill/>
                    </a:ln>
                  </pic:spPr>
                </pic:pic>
              </a:graphicData>
            </a:graphic>
          </wp:inline>
        </w:drawing>
      </w:r>
    </w:p>
    <w:p w:rsidR="002E06F8" w:rsidRPr="00F3500B" w:rsidRDefault="002E06F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A3385F" w:rsidRPr="00F3500B" w:rsidRDefault="000066C7" w:rsidP="000066C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olor w:val="000000"/>
          <w:sz w:val="18"/>
        </w:rPr>
      </w:pPr>
      <w:r w:rsidRPr="00F3500B">
        <w:rPr>
          <w:rFonts w:ascii="Courier New" w:hAnsi="Courier New" w:cs="Courier New"/>
          <w:color w:val="000000"/>
          <w:sz w:val="18"/>
          <w:szCs w:val="18"/>
          <w:lang w:eastAsia="zh-CN"/>
        </w:rPr>
        <w:t>&lt;complexType name=</w:t>
      </w:r>
      <w:r w:rsidR="00452C3A" w:rsidRPr="00F3500B">
        <w:rPr>
          <w:rFonts w:ascii="Courier New" w:hAnsi="Courier New" w:cs="Courier New"/>
          <w:color w:val="000000"/>
          <w:sz w:val="18"/>
          <w:szCs w:val="18"/>
          <w:lang w:eastAsia="zh-CN"/>
        </w:rPr>
        <w:t>"</w:t>
      </w:r>
      <w:r w:rsidR="003D5176"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ClassificationSchemeType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mpeg7:ClassificationSchemeBaseType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&lt;attributeGroup ref=</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:fragmentIdentification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metadataOriginIDRef</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:TVAIDRefType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ref=</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xml</w:t>
      </w:r>
      <w:r w:rsidRPr="00F3500B">
        <w:rPr>
          <w:rFonts w:ascii="Courier New" w:hAnsi="Courier New" w:cs="Courier New"/>
          <w:color w:val="000000"/>
          <w:sz w:val="18"/>
          <w:szCs w:val="18"/>
          <w:lang w:eastAsia="zh-CN"/>
        </w:rPr>
        <w:t>:lang</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t>&lt;/complexType&gt;</w:t>
      </w:r>
      <w:r w:rsidRPr="00F3500B">
        <w:rPr>
          <w:rFonts w:ascii="Courier New" w:hAnsi="Courier New" w:cs="Courier New"/>
          <w:color w:val="000000"/>
          <w:sz w:val="18"/>
          <w:szCs w:val="18"/>
          <w:lang w:eastAsia="zh-CN"/>
        </w:rPr>
        <w:br/>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val="fr-CH" w:eastAsia="fr-CH"/>
        </w:rPr>
        <w:drawing>
          <wp:inline distT="0" distB="0" distL="0" distR="0" wp14:anchorId="6C22D098" wp14:editId="0EA9576D">
            <wp:extent cx="4197985" cy="930275"/>
            <wp:effectExtent l="0" t="0" r="0" b="0"/>
            <wp:docPr id="62" name="Picture 62" descr="SP003V13_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003V13_p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97985" cy="93027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w:t>
      </w:r>
      <w:r w:rsidRPr="00F3500B">
        <w:rPr>
          <w:rFonts w:ascii="Courier New" w:eastAsia="Arial Unicode MS" w:hAnsi="Courier New"/>
          <w:sz w:val="18"/>
        </w:rPr>
        <w:t>exType name=</w:t>
      </w:r>
      <w:r w:rsidR="00452C3A" w:rsidRPr="00F3500B">
        <w:rPr>
          <w:rFonts w:ascii="Courier New" w:eastAsia="Arial Unicode MS" w:hAnsi="Courier New"/>
          <w:sz w:val="18"/>
        </w:rPr>
        <w:t>"</w:t>
      </w:r>
      <w:r w:rsidRPr="00F3500B">
        <w:rPr>
          <w:rFonts w:ascii="Courier New" w:eastAsia="Arial Unicode MS" w:hAnsi="Courier New"/>
          <w:sz w:val="18"/>
        </w:rPr>
        <w:t>ClassificationSchemeTableType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w:t>
      </w:r>
      <w:proofErr w:type="gramStart"/>
      <w:r w:rsidRPr="00F3500B">
        <w:rPr>
          <w:rFonts w:ascii="Courier New" w:eastAsia="Arial Unicode MS" w:hAnsi="Courier New"/>
          <w:sz w:val="18"/>
        </w:rPr>
        <w:t>sequence</w:t>
      </w:r>
      <w:proofErr w:type="gramEnd"/>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CSAlias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:CSAliasType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br/>
      </w: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ClassificationScheme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proofErr w:type="gramStart"/>
      <w:r w:rsidRPr="00F3500B">
        <w:rPr>
          <w:rFonts w:ascii="Courier New" w:eastAsia="Arial Unicode MS" w:hAnsi="Courier New"/>
          <w:sz w:val="18"/>
        </w:rPr>
        <w:t>:</w:t>
      </w:r>
      <w:r w:rsidR="003D5176" w:rsidRPr="00F3500B">
        <w:rPr>
          <w:rFonts w:ascii="Courier New" w:eastAsia="Arial Unicode MS" w:hAnsi="Courier New"/>
          <w:sz w:val="18"/>
        </w:rPr>
        <w:t>TVA</w:t>
      </w:r>
      <w:r w:rsidRPr="00F3500B">
        <w:rPr>
          <w:rFonts w:ascii="Courier New" w:eastAsia="Arial Unicode MS" w:hAnsi="Courier New"/>
          <w:sz w:val="18"/>
        </w:rPr>
        <w:t>ClassificationSchemeType</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br/>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w:t>
      </w:r>
      <w:proofErr w:type="gramStart"/>
      <w:r w:rsidRPr="00F3500B">
        <w:rPr>
          <w:rFonts w:ascii="Courier New" w:eastAsia="Arial Unicode MS" w:hAnsi="Courier New"/>
          <w:sz w:val="18"/>
        </w:rPr>
        <w:t>:lang</w:t>
      </w:r>
      <w:proofErr w:type="gramEnd"/>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F855C1">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ins w:id="2158" w:author="Evain, Jean-Pierre" w:date="2017-06-12T10:18:00Z">
        <w:r>
          <w:rPr>
            <w:noProof/>
            <w:lang w:val="fr-CH" w:eastAsia="fr-CH"/>
          </w:rPr>
          <w:lastRenderedPageBreak/>
          <w:drawing>
            <wp:inline distT="0" distB="0" distL="0" distR="0">
              <wp:extent cx="3820160" cy="27051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DescriptionType.png"/>
                      <pic:cNvPicPr/>
                    </pic:nvPicPr>
                    <pic:blipFill>
                      <a:blip r:embed="rId85">
                        <a:extLst>
                          <a:ext uri="{28A0092B-C50C-407E-A947-70E740481C1C}">
                            <a14:useLocalDpi xmlns:a14="http://schemas.microsoft.com/office/drawing/2010/main" val="0"/>
                          </a:ext>
                        </a:extLst>
                      </a:blip>
                      <a:stretch>
                        <a:fillRect/>
                      </a:stretch>
                    </pic:blipFill>
                    <pic:spPr>
                      <a:xfrm>
                        <a:off x="0" y="0"/>
                        <a:ext cx="3831812" cy="2713436"/>
                      </a:xfrm>
                      <a:prstGeom prst="rect">
                        <a:avLst/>
                      </a:prstGeom>
                    </pic:spPr>
                  </pic:pic>
                </a:graphicData>
              </a:graphic>
            </wp:inline>
          </w:drawing>
        </w:r>
      </w:ins>
      <w:del w:id="2159" w:author="Evain, Jean-Pierre" w:date="2017-06-09T16:21:00Z">
        <w:r w:rsidR="002F05F2" w:rsidRPr="00F3500B" w:rsidDel="007B72A5">
          <w:rPr>
            <w:noProof/>
            <w:lang w:val="fr-CH" w:eastAsia="fr-CH"/>
          </w:rPr>
          <w:drawing>
            <wp:inline distT="0" distB="0" distL="0" distR="0" wp14:anchorId="118B9BFC" wp14:editId="33EBCC8B">
              <wp:extent cx="4095115" cy="2496820"/>
              <wp:effectExtent l="0" t="0" r="0" b="0"/>
              <wp:docPr id="63" name="Picture 63" descr="TVA shanghai_p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VA shanghai_p1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5115" cy="2496820"/>
                      </a:xfrm>
                      <a:prstGeom prst="rect">
                        <a:avLst/>
                      </a:prstGeom>
                      <a:noFill/>
                      <a:ln>
                        <a:noFill/>
                      </a:ln>
                    </pic:spPr>
                  </pic:pic>
                </a:graphicData>
              </a:graphic>
            </wp:inline>
          </w:drawing>
        </w:r>
      </w:del>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w:t>
      </w:r>
      <w:proofErr w:type="gramStart"/>
      <w:r w:rsidRPr="00F3500B">
        <w:rPr>
          <w:rFonts w:ascii="Courier New" w:eastAsia="MS Mincho" w:hAnsi="Courier New"/>
          <w:sz w:val="18"/>
        </w:rPr>
        <w:t>sequence</w:t>
      </w:r>
      <w:proofErr w:type="gramEnd"/>
      <w:r w:rsidRPr="00F3500B">
        <w:rPr>
          <w:rFonts w:ascii="Courier New" w:eastAsia="MS Mincho" w:hAnsi="Courier New"/>
          <w:sz w:val="18"/>
        </w:rPr>
        <w:t>&gt;</w:t>
      </w:r>
    </w:p>
    <w:p w:rsidR="008532F7"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ProgramInformationTable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proofErr w:type="gramStart"/>
      <w:r w:rsidRPr="00F3500B">
        <w:rPr>
          <w:rFonts w:ascii="Courier New" w:eastAsia="MS Mincho" w:hAnsi="Courier New"/>
          <w:sz w:val="18"/>
        </w:rPr>
        <w:t>type</w:t>
      </w:r>
      <w:proofErr w:type="gramEnd"/>
      <w:r w:rsidRPr="00F3500B">
        <w:rPr>
          <w:rFonts w:ascii="Courier New" w:eastAsia="MS Mincho" w:hAnsi="Courier New"/>
          <w:sz w:val="18"/>
        </w:rPr>
        <w:t>=</w:t>
      </w:r>
      <w:r w:rsidR="00452C3A" w:rsidRPr="00F3500B">
        <w:rPr>
          <w:rFonts w:ascii="Courier New" w:eastAsia="MS Mincho" w:hAnsi="Courier New"/>
          <w:sz w:val="18"/>
        </w:rPr>
        <w:t>"</w:t>
      </w:r>
      <w:r w:rsidRPr="00F3500B">
        <w:rPr>
          <w:rFonts w:ascii="Courier New" w:eastAsia="MS Mincho" w:hAnsi="Courier New"/>
          <w:sz w:val="18"/>
        </w:rPr>
        <w:t>tva:ProgramInformationTableType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GroupInfo</w:t>
      </w:r>
      <w:r w:rsidRPr="00F3500B">
        <w:rPr>
          <w:rFonts w:ascii="Courier New" w:eastAsia="Arial Unicode MS" w:hAnsi="Courier New"/>
          <w:sz w:val="18"/>
        </w:rPr>
        <w:t>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tva:GroupInformationTableType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ProgramLocationTable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tva:ProgramLocationTableType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ServiceInformationTable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tva:ServiceInformationTableType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CreditsInformationTable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tva:CreditsInformationTableType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ProgramReviewTable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proofErr w:type="gramStart"/>
      <w:r w:rsidRPr="00F3500B">
        <w:rPr>
          <w:rFonts w:ascii="Courier New" w:eastAsia="Arial Unicode MS" w:hAnsi="Courier New"/>
          <w:sz w:val="18"/>
        </w:rPr>
        <w:t>type</w:t>
      </w:r>
      <w:proofErr w:type="gramEnd"/>
      <w:r w:rsidRPr="00F3500B">
        <w:rPr>
          <w:rFonts w:ascii="Courier New" w:eastAsia="Arial Unicode MS" w:hAnsi="Courier New"/>
          <w:sz w:val="18"/>
        </w:rPr>
        <w:t>=</w:t>
      </w:r>
      <w:r w:rsidR="00452C3A" w:rsidRPr="00F3500B">
        <w:rPr>
          <w:rFonts w:ascii="Courier New" w:eastAsia="Arial Unicode MS" w:hAnsi="Courier New"/>
          <w:sz w:val="18"/>
        </w:rPr>
        <w:t>"</w:t>
      </w:r>
      <w:r w:rsidRPr="00F3500B">
        <w:rPr>
          <w:rFonts w:ascii="Courier New" w:eastAsia="Arial Unicode MS" w:hAnsi="Courier New"/>
          <w:sz w:val="18"/>
        </w:rPr>
        <w:t>tva:ProgramReviewTableType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&lt;element name=</w:t>
      </w:r>
      <w:r w:rsidR="00452C3A" w:rsidRPr="00F3500B">
        <w:rPr>
          <w:rFonts w:ascii="Courier New" w:eastAsia="Arial Unicode MS" w:hAnsi="Courier New"/>
        </w:rPr>
        <w:t>"</w:t>
      </w:r>
      <w:r w:rsidRPr="00F3500B">
        <w:rPr>
          <w:rFonts w:ascii="Courier New" w:eastAsia="Arial Unicode MS" w:hAnsi="Courier New"/>
        </w:rPr>
        <w:t>SegmentInformationTable</w:t>
      </w:r>
      <w:r w:rsidR="00452C3A" w:rsidRPr="00F3500B">
        <w:rPr>
          <w:rFonts w:ascii="Courier New" w:eastAsia="Arial Unicode MS" w:hAnsi="Courier New"/>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r>
      <w:proofErr w:type="gramStart"/>
      <w:r w:rsidRPr="00F3500B">
        <w:rPr>
          <w:rFonts w:ascii="Courier New" w:eastAsia="Arial Unicode MS" w:hAnsi="Courier New"/>
        </w:rPr>
        <w:t>type</w:t>
      </w:r>
      <w:proofErr w:type="gramEnd"/>
      <w:r w:rsidRPr="00F3500B">
        <w:rPr>
          <w:rFonts w:ascii="Courier New" w:eastAsia="Arial Unicode MS" w:hAnsi="Courier New"/>
        </w:rPr>
        <w:t>=</w:t>
      </w:r>
      <w:r w:rsidR="00452C3A" w:rsidRPr="00F3500B">
        <w:rPr>
          <w:rFonts w:ascii="Courier New" w:eastAsia="Arial Unicode MS" w:hAnsi="Courier New"/>
        </w:rPr>
        <w:t>"</w:t>
      </w:r>
      <w:r w:rsidRPr="00F3500B">
        <w:rPr>
          <w:rFonts w:ascii="Courier New" w:eastAsia="Arial Unicode MS" w:hAnsi="Courier New"/>
        </w:rPr>
        <w:t>tva:SegmentInformationTableType</w:t>
      </w:r>
      <w:r w:rsidR="00452C3A" w:rsidRPr="00F3500B">
        <w:rPr>
          <w:rFonts w:ascii="Courier New" w:eastAsia="Arial Unicode MS" w:hAnsi="Courier New"/>
        </w:rPr>
        <w:t>"</w:t>
      </w:r>
      <w:r w:rsidRPr="00F3500B">
        <w:rPr>
          <w:rFonts w:ascii="Courier New" w:eastAsia="Arial Unicode MS" w:hAnsi="Courier New"/>
        </w:rPr>
        <w:t xml:space="preserve"> minOccurs=</w:t>
      </w:r>
      <w:r w:rsidR="00452C3A" w:rsidRPr="00F3500B">
        <w:rPr>
          <w:rFonts w:ascii="Courier New" w:eastAsia="Arial Unicode MS" w:hAnsi="Courier New"/>
        </w:rPr>
        <w:t>"</w:t>
      </w:r>
      <w:r w:rsidRPr="00F3500B">
        <w:rPr>
          <w:rFonts w:ascii="Courier New" w:eastAsia="Arial Unicode MS" w:hAnsi="Courier New"/>
        </w:rPr>
        <w:t>0</w:t>
      </w:r>
      <w:r w:rsidR="00452C3A" w:rsidRPr="00F3500B">
        <w:rPr>
          <w:rFonts w:ascii="Courier New" w:eastAsia="Arial Unicode MS" w:hAnsi="Courier New"/>
        </w:rPr>
        <w:t>"</w:t>
      </w:r>
      <w:r w:rsidRPr="00F3500B">
        <w:rPr>
          <w:rFonts w:ascii="Courier New" w:eastAsia="Arial Unicode MS" w:hAnsi="Courier New"/>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lang w:eastAsia="ja-JP"/>
        </w:rPr>
      </w:pPr>
      <w:r w:rsidRPr="00F3500B">
        <w:rPr>
          <w:rFonts w:ascii="Courier New" w:eastAsia="Arial Unicode MS" w:hAnsi="Courier New"/>
          <w:color w:val="000000"/>
          <w:lang w:eastAsia="ja-JP"/>
        </w:rPr>
        <w:tab/>
      </w:r>
      <w:r w:rsidRPr="00F3500B">
        <w:rPr>
          <w:rFonts w:ascii="Courier New" w:eastAsia="Arial Unicode MS" w:hAnsi="Courier New"/>
          <w:color w:val="000000"/>
          <w:lang w:eastAsia="ja-JP"/>
        </w:rPr>
        <w:tab/>
      </w:r>
      <w:r w:rsidRPr="00F3500B">
        <w:rPr>
          <w:rFonts w:ascii="Courier New" w:eastAsia="Arial Unicode MS" w:hAnsi="Courier New"/>
          <w:lang w:eastAsia="ja-JP"/>
        </w:rPr>
        <w:t>&lt;element name=</w:t>
      </w:r>
      <w:r w:rsidR="00452C3A" w:rsidRPr="00F3500B">
        <w:rPr>
          <w:rFonts w:ascii="Courier New" w:eastAsia="Arial Unicode MS" w:hAnsi="Courier New"/>
          <w:lang w:eastAsia="ja-JP"/>
        </w:rPr>
        <w:t>"</w:t>
      </w:r>
      <w:r w:rsidRPr="00F3500B">
        <w:rPr>
          <w:rFonts w:ascii="Courier New" w:eastAsia="Arial Unicode MS" w:hAnsi="Courier New"/>
          <w:color w:val="000000"/>
          <w:lang w:eastAsia="ja-JP"/>
        </w:rPr>
        <w:t>PurchaseInformationTable</w:t>
      </w:r>
      <w:r w:rsidR="00452C3A" w:rsidRPr="00F3500B">
        <w:rPr>
          <w:rFonts w:ascii="Courier New" w:eastAsia="Arial Unicode MS" w:hAnsi="Courier New"/>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lang w:eastAsia="ja-JP"/>
        </w:rPr>
      </w:pPr>
      <w:r w:rsidRPr="00F3500B">
        <w:rPr>
          <w:rFonts w:ascii="Courier New" w:eastAsia="Arial Unicode MS" w:hAnsi="Courier New"/>
          <w:lang w:eastAsia="ja-JP"/>
        </w:rPr>
        <w:t xml:space="preserve">     </w:t>
      </w:r>
      <w:proofErr w:type="gramStart"/>
      <w:r w:rsidRPr="00F3500B">
        <w:rPr>
          <w:rFonts w:ascii="Courier New" w:eastAsia="Arial Unicode MS" w:hAnsi="Courier New"/>
          <w:lang w:eastAsia="ja-JP"/>
        </w:rPr>
        <w:t>type</w:t>
      </w:r>
      <w:proofErr w:type="gramEnd"/>
      <w:r w:rsidRPr="00F3500B">
        <w:rPr>
          <w:rFonts w:ascii="Courier New" w:eastAsia="Arial Unicode MS" w:hAnsi="Courier New"/>
          <w:lang w:eastAsia="ja-JP"/>
        </w:rPr>
        <w:t>=</w:t>
      </w:r>
      <w:r w:rsidR="00452C3A" w:rsidRPr="00F3500B">
        <w:rPr>
          <w:rFonts w:ascii="Courier New" w:eastAsia="Arial Unicode MS" w:hAnsi="Courier New"/>
          <w:lang w:eastAsia="ja-JP"/>
        </w:rPr>
        <w:t>"</w:t>
      </w:r>
      <w:r w:rsidRPr="00F3500B">
        <w:rPr>
          <w:rFonts w:ascii="Courier New" w:eastAsia="Arial Unicode MS" w:hAnsi="Courier New"/>
          <w:lang w:eastAsia="ja-JP"/>
        </w:rPr>
        <w:t>tva</w:t>
      </w:r>
      <w:r w:rsidRPr="00F3500B">
        <w:rPr>
          <w:rFonts w:ascii="Courier New" w:eastAsia="Arial Unicode MS" w:hAnsi="Courier New"/>
          <w:color w:val="000000"/>
          <w:lang w:eastAsia="ja-JP"/>
        </w:rPr>
        <w:t>:PurchaseInformationTableType</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color w:val="000000"/>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9E6E1E" w:rsidRPr="00F3500B" w:rsidRDefault="009E6E1E" w:rsidP="009E6E1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2160" w:author="Evain, Jean-Pierre" w:date="2017-06-09T15:57:00Z"/>
          <w:rFonts w:ascii="Courier New" w:eastAsia="Arial Unicode MS" w:hAnsi="Courier New"/>
          <w:lang w:eastAsia="ja-JP"/>
        </w:rPr>
      </w:pPr>
      <w:ins w:id="2161" w:author="Evain, Jean-Pierre" w:date="2017-06-09T15:57:00Z">
        <w:r w:rsidRPr="00F3500B">
          <w:rPr>
            <w:rFonts w:ascii="Courier New" w:eastAsia="Arial Unicode MS" w:hAnsi="Courier New"/>
            <w:color w:val="000000"/>
            <w:lang w:eastAsia="ja-JP"/>
          </w:rPr>
          <w:tab/>
        </w:r>
        <w:r w:rsidRPr="00F3500B">
          <w:rPr>
            <w:rFonts w:ascii="Courier New" w:eastAsia="Arial Unicode MS" w:hAnsi="Courier New"/>
            <w:color w:val="000000"/>
            <w:lang w:eastAsia="ja-JP"/>
          </w:rPr>
          <w:tab/>
        </w:r>
        <w:r w:rsidRPr="00F3500B">
          <w:rPr>
            <w:rFonts w:ascii="Courier New" w:eastAsia="Arial Unicode MS" w:hAnsi="Courier New"/>
            <w:lang w:eastAsia="ja-JP"/>
          </w:rPr>
          <w:t>&lt;element name="</w:t>
        </w:r>
        <w:r>
          <w:rPr>
            <w:rFonts w:ascii="Courier New" w:eastAsia="Arial Unicode MS" w:hAnsi="Courier New"/>
            <w:color w:val="000000"/>
            <w:lang w:eastAsia="ja-JP"/>
          </w:rPr>
          <w:t>Rights</w:t>
        </w:r>
        <w:r w:rsidRPr="00F3500B">
          <w:rPr>
            <w:rFonts w:ascii="Courier New" w:eastAsia="Arial Unicode MS" w:hAnsi="Courier New"/>
            <w:color w:val="000000"/>
            <w:lang w:eastAsia="ja-JP"/>
          </w:rPr>
          <w:t>InformationTable</w:t>
        </w:r>
        <w:r w:rsidRPr="00F3500B">
          <w:rPr>
            <w:rFonts w:ascii="Courier New" w:eastAsia="Arial Unicode MS" w:hAnsi="Courier New"/>
            <w:lang w:eastAsia="ja-JP"/>
          </w:rPr>
          <w:t>"</w:t>
        </w:r>
      </w:ins>
    </w:p>
    <w:p w:rsidR="009E6E1E" w:rsidRPr="00F3500B" w:rsidRDefault="009E6E1E" w:rsidP="009E6E1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ins w:id="2162" w:author="Evain, Jean-Pierre" w:date="2017-06-09T15:57:00Z"/>
          <w:rFonts w:ascii="Courier New" w:eastAsia="Arial Unicode MS" w:hAnsi="Courier New"/>
          <w:color w:val="000000"/>
          <w:lang w:eastAsia="ja-JP"/>
        </w:rPr>
      </w:pPr>
      <w:ins w:id="2163" w:author="Evain, Jean-Pierre" w:date="2017-06-09T15:57:00Z">
        <w:r w:rsidRPr="00F3500B">
          <w:rPr>
            <w:rFonts w:ascii="Courier New" w:eastAsia="Arial Unicode MS" w:hAnsi="Courier New"/>
            <w:lang w:eastAsia="ja-JP"/>
          </w:rPr>
          <w:t xml:space="preserve">     </w:t>
        </w:r>
        <w:proofErr w:type="gramStart"/>
        <w:r w:rsidRPr="00F3500B">
          <w:rPr>
            <w:rFonts w:ascii="Courier New" w:eastAsia="Arial Unicode MS" w:hAnsi="Courier New"/>
            <w:lang w:eastAsia="ja-JP"/>
          </w:rPr>
          <w:t>type</w:t>
        </w:r>
        <w:proofErr w:type="gramEnd"/>
        <w:r w:rsidRPr="00F3500B">
          <w:rPr>
            <w:rFonts w:ascii="Courier New" w:eastAsia="Arial Unicode MS" w:hAnsi="Courier New"/>
            <w:lang w:eastAsia="ja-JP"/>
          </w:rPr>
          <w:t>="tva</w:t>
        </w:r>
        <w:r w:rsidRPr="00F3500B">
          <w:rPr>
            <w:rFonts w:ascii="Courier New" w:eastAsia="Arial Unicode MS" w:hAnsi="Courier New"/>
            <w:color w:val="000000"/>
            <w:lang w:eastAsia="ja-JP"/>
          </w:rPr>
          <w:t>:</w:t>
        </w:r>
        <w:r>
          <w:rPr>
            <w:rFonts w:ascii="Courier New" w:eastAsia="Arial Unicode MS" w:hAnsi="Courier New"/>
            <w:color w:val="000000"/>
            <w:lang w:eastAsia="ja-JP"/>
          </w:rPr>
          <w:t>Rights</w:t>
        </w:r>
        <w:r w:rsidRPr="00F3500B">
          <w:rPr>
            <w:rFonts w:ascii="Courier New" w:eastAsia="Arial Unicode MS" w:hAnsi="Courier New"/>
            <w:color w:val="000000"/>
            <w:lang w:eastAsia="ja-JP"/>
          </w:rPr>
          <w:t>InformationTableType</w:t>
        </w:r>
        <w:r w:rsidRPr="00F3500B">
          <w:rPr>
            <w:rFonts w:ascii="Courier New" w:eastAsia="Arial Unicode MS" w:hAnsi="Courier New"/>
            <w:lang w:eastAsia="ja-JP"/>
          </w:rPr>
          <w:t>" minOccurs="</w:t>
        </w:r>
        <w:r w:rsidRPr="00F3500B">
          <w:rPr>
            <w:rFonts w:ascii="Courier New" w:eastAsia="Arial Unicode MS" w:hAnsi="Courier New"/>
            <w:color w:val="000000"/>
            <w:lang w:eastAsia="ja-JP"/>
          </w:rPr>
          <w:t>0</w:t>
        </w:r>
        <w:r w:rsidRPr="00F3500B">
          <w:rPr>
            <w:rFonts w:ascii="Courier New" w:eastAsia="Arial Unicode MS" w:hAnsi="Courier New"/>
            <w:lang w:eastAsia="ja-JP"/>
          </w:rPr>
          <w:t>"/&gt;</w:t>
        </w:r>
      </w:ins>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077"/>
        <w:gridCol w:w="4395"/>
        <w:gridCol w:w="33"/>
      </w:tblGrid>
      <w:tr w:rsidR="00A3385F" w:rsidRPr="00F3500B">
        <w:trPr>
          <w:gridAfter w:val="1"/>
          <w:wAfter w:w="33" w:type="dxa"/>
          <w:tblHeader/>
          <w:jc w:val="center"/>
        </w:trPr>
        <w:tc>
          <w:tcPr>
            <w:tcW w:w="4077" w:type="dxa"/>
            <w:tcBorders>
              <w:top w:val="single" w:sz="12" w:space="0" w:color="000000"/>
              <w:bottom w:val="single" w:sz="12" w:space="0" w:color="000000"/>
            </w:tcBorders>
          </w:tcPr>
          <w:p w:rsidR="00A3385F" w:rsidRPr="00F3500B" w:rsidRDefault="00A3385F">
            <w:pPr>
              <w:pStyle w:val="TAH"/>
              <w:keepLines w:val="0"/>
            </w:pPr>
            <w:r w:rsidRPr="00F3500B">
              <w:lastRenderedPageBreak/>
              <w:t>Name</w:t>
            </w:r>
          </w:p>
        </w:tc>
        <w:tc>
          <w:tcPr>
            <w:tcW w:w="4395" w:type="dxa"/>
            <w:tcBorders>
              <w:top w:val="single" w:sz="12" w:space="0" w:color="000000"/>
              <w:bottom w:val="single" w:sz="12" w:space="0" w:color="000000"/>
            </w:tcBorders>
          </w:tcPr>
          <w:p w:rsidR="00A3385F" w:rsidRPr="00F3500B" w:rsidRDefault="00A3385F">
            <w:pPr>
              <w:pStyle w:val="TAH"/>
              <w:keepLines w:val="0"/>
            </w:pPr>
            <w:r w:rsidRPr="00F3500B">
              <w:t>Definition</w:t>
            </w:r>
          </w:p>
        </w:tc>
      </w:tr>
      <w:tr w:rsidR="00A3385F" w:rsidRPr="00F3500B">
        <w:trPr>
          <w:gridAfter w:val="1"/>
          <w:wAfter w:w="33" w:type="dxa"/>
          <w:jc w:val="center"/>
        </w:trPr>
        <w:tc>
          <w:tcPr>
            <w:tcW w:w="4077" w:type="dxa"/>
            <w:tcBorders>
              <w:top w:val="single" w:sz="12" w:space="0" w:color="000000"/>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TVAMain</w:t>
            </w:r>
          </w:p>
        </w:tc>
        <w:tc>
          <w:tcPr>
            <w:tcW w:w="4395" w:type="dxa"/>
            <w:tcBorders>
              <w:top w:val="single" w:sz="12"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The root element for a TVA schema valid instance document that provides a complete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TVAMainType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Specifies the root element for a TVA schema valid instance document that provides a complete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CopyrightNotice</w:t>
            </w:r>
          </w:p>
        </w:tc>
        <w:tc>
          <w:tcPr>
            <w:tcW w:w="4395" w:type="dxa"/>
            <w:tcBorders>
              <w:top w:val="nil"/>
              <w:bottom w:val="single" w:sz="6" w:space="0" w:color="000000"/>
            </w:tcBorders>
          </w:tcPr>
          <w:p w:rsidR="00A3385F" w:rsidRPr="00F3500B" w:rsidRDefault="00A3385F">
            <w:pPr>
              <w:pStyle w:val="TAL"/>
              <w:keepNext w:val="0"/>
              <w:keepLines w:val="0"/>
            </w:pPr>
            <w:r w:rsidRPr="00F3500B">
              <w:t>Specifies the copyright information for the TVAMain document.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eastAsia="Arial Unicode MS" w:hAnsi="Courier New"/>
              </w:rPr>
              <w:t>MetadataOriginationInformationTable</w:t>
            </w:r>
          </w:p>
        </w:tc>
        <w:tc>
          <w:tcPr>
            <w:tcW w:w="4395" w:type="dxa"/>
            <w:tcBorders>
              <w:top w:val="nil"/>
              <w:bottom w:val="single" w:sz="6" w:space="0" w:color="000000"/>
            </w:tcBorders>
          </w:tcPr>
          <w:p w:rsidR="00A3385F" w:rsidRPr="00F3500B" w:rsidRDefault="00A3385F">
            <w:pPr>
              <w:pStyle w:val="TAL"/>
              <w:keepNext w:val="0"/>
              <w:keepLines w:val="0"/>
            </w:pPr>
            <w:r w:rsidRPr="00F3500B">
              <w:t>Contains information on the provider(s) of metadata in the TVA document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ClassificationSchemeTable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Contains the classification schemes used by the various descriptions in the TVA document and their aliases (optional).</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ProgramDescription</w:t>
            </w:r>
          </w:p>
        </w:tc>
        <w:tc>
          <w:tcPr>
            <w:tcW w:w="4395" w:type="dxa"/>
            <w:tcBorders>
              <w:top w:val="nil"/>
              <w:bottom w:val="single" w:sz="6" w:space="0" w:color="000000"/>
            </w:tcBorders>
          </w:tcPr>
          <w:p w:rsidR="00A3385F" w:rsidRPr="00F3500B" w:rsidRDefault="00A3385F">
            <w:pPr>
              <w:pStyle w:val="TAL"/>
              <w:keepNext w:val="0"/>
              <w:keepLines w:val="0"/>
            </w:pPr>
            <w:r w:rsidRPr="00F3500B">
              <w:t>Contains elements for description of programmes.</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UserDescription</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preferences or content consumption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eastAsia="Arial Unicode MS" w:hAnsi="Courier New"/>
                <w:lang w:eastAsia="ja-JP"/>
              </w:rPr>
              <w:t>x</w:t>
            </w:r>
            <w:r w:rsidRPr="00F3500B">
              <w:rPr>
                <w:rFonts w:ascii="Courier New" w:hAnsi="Courier New"/>
              </w:rPr>
              <w:t>ml:lang</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 xml:space="preserve">Specifies the language of the description. </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publisher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w:t>
            </w:r>
            <w:r w:rsidRPr="00F3500B">
              <w:rPr>
                <w:lang w:eastAsia="ja-JP"/>
              </w:rPr>
              <w:t>s</w:t>
            </w:r>
            <w:r w:rsidRPr="00F3500B">
              <w:rPr>
                <w:rFonts w:eastAsia="Arial Unicode MS"/>
              </w:rPr>
              <w:t xml:space="preserve"> the name of the </w:t>
            </w:r>
            <w:r w:rsidRPr="00F3500B">
              <w:rPr>
                <w:lang w:eastAsia="ja-JP"/>
              </w:rPr>
              <w:t>publisher</w:t>
            </w:r>
            <w:r w:rsidRPr="00F3500B">
              <w:rPr>
                <w:rFonts w:eastAsia="Arial Unicode MS"/>
              </w:rPr>
              <w:t xml:space="preserve">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publicationTime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Specifies the time the metadata description was published.</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rights</w:t>
            </w:r>
            <w:r w:rsidRPr="00F3500B">
              <w:rPr>
                <w:rFonts w:ascii="Courier New" w:hAnsi="Courier New"/>
                <w:lang w:eastAsia="ja-JP"/>
              </w:rPr>
              <w:t>O</w:t>
            </w:r>
            <w:r w:rsidRPr="00F3500B">
              <w:rPr>
                <w:rFonts w:ascii="Courier New" w:hAnsi="Courier New"/>
              </w:rPr>
              <w:t>wner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Specifies the entity that holds the rights to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624BD3">
            <w:pPr>
              <w:pStyle w:val="TAL"/>
              <w:keepNext w:val="0"/>
              <w:keepLines w:val="0"/>
              <w:ind w:left="284"/>
              <w:rPr>
                <w:rFonts w:ascii="Courier New" w:hAnsi="Courier New"/>
              </w:rPr>
            </w:pPr>
            <w:r w:rsidRPr="00F3500B">
              <w:rPr>
                <w:rFonts w:ascii="Courier New" w:hAnsi="Courier New"/>
              </w:rPr>
              <w:t>originID</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A reference to an instance of MetadataOriginationInformation containing information about the provider of metadata for the TVA document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624BD3">
            <w:pPr>
              <w:pStyle w:val="TAL"/>
              <w:keepNext w:val="0"/>
              <w:keepLines w:val="0"/>
              <w:ind w:left="284"/>
              <w:rPr>
                <w:rFonts w:ascii="Courier New" w:hAnsi="Courier New"/>
              </w:rPr>
            </w:pPr>
            <w:r w:rsidRPr="00F3500B">
              <w:rPr>
                <w:rFonts w:ascii="Courier New" w:hAnsi="Courier New"/>
              </w:rPr>
              <w:t>V</w:t>
            </w:r>
            <w:r w:rsidR="00A3385F" w:rsidRPr="00F3500B">
              <w:rPr>
                <w:rFonts w:ascii="Courier New" w:hAnsi="Courier New"/>
              </w:rPr>
              <w:t>ersion</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Specified the version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MetadataOriginationInformationType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A complex type that provide information on the metadata provider</w:t>
            </w:r>
            <w:r w:rsidR="00C63CBD" w:rsidRPr="00F3500B">
              <w:rPr>
                <w:rFonts w:eastAsia="Arial Unicode MS"/>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Publisher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w:t>
            </w:r>
            <w:r w:rsidRPr="00F3500B">
              <w:rPr>
                <w:lang w:eastAsia="ja-JP"/>
              </w:rPr>
              <w:t>s</w:t>
            </w:r>
            <w:r w:rsidRPr="00F3500B">
              <w:rPr>
                <w:rFonts w:eastAsia="Arial Unicode MS"/>
              </w:rPr>
              <w:t xml:space="preserve"> the name of the metadata </w:t>
            </w:r>
            <w:r w:rsidRPr="00F3500B">
              <w:rPr>
                <w:lang w:eastAsia="ja-JP"/>
              </w:rPr>
              <w:t>publisher</w:t>
            </w:r>
            <w:r w:rsidR="005E52EE" w:rsidRPr="00F3500B">
              <w:rPr>
                <w:lang w:eastAsia="ja-JP"/>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RightsOwner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Specifies the metadata rights owner.</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CopyrightNotice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t>Specifies copyright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originID</w:t>
            </w:r>
          </w:p>
        </w:tc>
        <w:tc>
          <w:tcPr>
            <w:tcW w:w="4395" w:type="dxa"/>
            <w:tcBorders>
              <w:top w:val="nil"/>
              <w:bottom w:val="single" w:sz="6" w:space="0" w:color="000000"/>
            </w:tcBorders>
          </w:tcPr>
          <w:p w:rsidR="00A3385F" w:rsidRPr="00F3500B" w:rsidRDefault="00624BD3">
            <w:pPr>
              <w:pStyle w:val="TAL"/>
              <w:keepNext w:val="0"/>
              <w:keepLines w:val="0"/>
              <w:rPr>
                <w:rFonts w:eastAsia="Arial Unicode MS"/>
              </w:rPr>
            </w:pPr>
            <w:r w:rsidRPr="00F3500B">
              <w:rPr>
                <w:rFonts w:eastAsia="Arial Unicode MS"/>
              </w:rPr>
              <w:t>A</w:t>
            </w:r>
            <w:r w:rsidR="00A3385F" w:rsidRPr="00F3500B">
              <w:rPr>
                <w:rFonts w:eastAsia="Arial Unicode MS"/>
              </w:rPr>
              <w:t>n instance of MetadataOriginationInformation containing information about a provider of metadata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fragmentId</w:t>
            </w:r>
            <w:r w:rsidR="00F70313" w:rsidRPr="00F3500B">
              <w:rPr>
                <w:rFonts w:ascii="Courier New" w:hAnsi="Courier New"/>
              </w:rPr>
              <w:t>entification</w:t>
            </w:r>
          </w:p>
        </w:tc>
        <w:tc>
          <w:tcPr>
            <w:tcW w:w="4395" w:type="dxa"/>
            <w:tcBorders>
              <w:top w:val="nil"/>
              <w:bottom w:val="single" w:sz="6" w:space="0" w:color="000000"/>
            </w:tcBorders>
          </w:tcPr>
          <w:p w:rsidR="00A3385F" w:rsidRPr="00F3500B" w:rsidRDefault="000A63B3">
            <w:pPr>
              <w:pStyle w:val="TAL"/>
              <w:keepNext w:val="0"/>
              <w:keepLines w:val="0"/>
              <w:rPr>
                <w:rFonts w:eastAsia="Arial Unicode MS"/>
              </w:rPr>
            </w:pPr>
            <w:r w:rsidRPr="00F3500B">
              <w:rPr>
                <w:lang w:eastAsia="ja-JP"/>
              </w:rPr>
              <w:t>Used to identify the fragment of data that this description belongs to</w:t>
            </w:r>
            <w:r w:rsidR="00A3385F" w:rsidRPr="00F3500B">
              <w:rPr>
                <w:rFonts w:eastAsia="Arial Unicode MS"/>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MetadataOriginationInformationTableType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 xml:space="preserve">A complex type instantiated by </w:t>
            </w:r>
            <w:r w:rsidRPr="00F3500B">
              <w:rPr>
                <w:rFonts w:ascii="Courier New" w:eastAsia="Arial Unicode MS" w:hAnsi="Courier New"/>
              </w:rPr>
              <w:t>MetadataOriginationInformationTable.</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370472">
            <w:pPr>
              <w:pStyle w:val="TAL"/>
              <w:keepLines w:val="0"/>
              <w:ind w:left="284"/>
              <w:rPr>
                <w:rFonts w:ascii="Courier New" w:hAnsi="Courier New"/>
              </w:rPr>
            </w:pPr>
            <w:r w:rsidRPr="00F3500B">
              <w:rPr>
                <w:rFonts w:ascii="Courier New" w:hAnsi="Courier New"/>
              </w:rPr>
              <w:t>MetadataOriginationInformation</w:t>
            </w:r>
          </w:p>
        </w:tc>
        <w:tc>
          <w:tcPr>
            <w:tcW w:w="4395" w:type="dxa"/>
            <w:tcBorders>
              <w:top w:val="nil"/>
              <w:bottom w:val="single" w:sz="6" w:space="0" w:color="000000"/>
            </w:tcBorders>
          </w:tcPr>
          <w:p w:rsidR="00A3385F" w:rsidRPr="00F3500B" w:rsidRDefault="00A3385F" w:rsidP="00370472">
            <w:pPr>
              <w:pStyle w:val="TAL"/>
              <w:keepLines w:val="0"/>
              <w:rPr>
                <w:rFonts w:eastAsia="Arial Unicode MS"/>
              </w:rPr>
            </w:pPr>
            <w:r w:rsidRPr="00F3500B">
              <w:t>An instance of MetadataOriginationInformation</w:t>
            </w:r>
            <w:r w:rsidR="009249BF" w:rsidRPr="00F3500B">
              <w:t>Type</w:t>
            </w:r>
            <w:r w:rsidRPr="00F3500B">
              <w:t xml:space="preserve"> containing information about the provider of metadata.</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4C73E1">
            <w:pPr>
              <w:pStyle w:val="TAL"/>
              <w:keepNext w:val="0"/>
              <w:keepLines w:val="0"/>
              <w:ind w:left="283"/>
              <w:rPr>
                <w:rFonts w:ascii="Courier New" w:hAnsi="Courier New"/>
              </w:rPr>
            </w:pPr>
            <w:r w:rsidRPr="00F3500B">
              <w:rPr>
                <w:rFonts w:ascii="Courier New" w:hAnsi="Courier New"/>
              </w:rPr>
              <w:t>xml:lang</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cs="Arial"/>
                <w:lang w:eastAsia="ja-JP"/>
              </w:rPr>
              <w:t>The default natural language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5E40B0">
            <w:pPr>
              <w:pStyle w:val="TAL"/>
              <w:keepLines w:val="0"/>
              <w:rPr>
                <w:rFonts w:ascii="Courier New" w:hAnsi="Courier New"/>
              </w:rPr>
            </w:pPr>
            <w:r w:rsidRPr="00F3500B">
              <w:rPr>
                <w:rFonts w:ascii="Courier New" w:hAnsi="Courier New"/>
              </w:rPr>
              <w:t>UserDescriptionType</w:t>
            </w:r>
          </w:p>
        </w:tc>
        <w:tc>
          <w:tcPr>
            <w:tcW w:w="4395" w:type="dxa"/>
            <w:tcBorders>
              <w:top w:val="nil"/>
              <w:bottom w:val="single" w:sz="6" w:space="0" w:color="000000"/>
            </w:tcBorders>
          </w:tcPr>
          <w:p w:rsidR="00A3385F" w:rsidRPr="00F3500B" w:rsidRDefault="00A3385F" w:rsidP="005E40B0">
            <w:pPr>
              <w:pStyle w:val="TAL"/>
              <w:keepLines w:val="0"/>
              <w:rPr>
                <w:rFonts w:eastAsia="Arial Unicode MS"/>
              </w:rPr>
            </w:pPr>
            <w:r w:rsidRPr="00F3500B">
              <w:rPr>
                <w:lang w:eastAsia="ja-JP"/>
              </w:rPr>
              <w:t>A complex data type for listing user preferences and user viewing/usage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UserPreferences</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preferences.</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UsageHistory</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usage/viewing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CSAliasType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lang w:eastAsia="ja-JP"/>
              </w:rPr>
              <w:t xml:space="preserve">A complex type that specifies an alias for a classification scheme referenced by a URI (optional). Defined as MPEG-7 type </w:t>
            </w:r>
            <w:r w:rsidRPr="00F3500B">
              <w:rPr>
                <w:rFonts w:ascii="Courier New" w:hAnsi="Courier New"/>
                <w:lang w:eastAsia="ja-JP"/>
              </w:rPr>
              <w:t>ClassificationSchemeAliasType</w:t>
            </w:r>
            <w:r w:rsidR="000923EB" w:rsidRPr="00F3500B">
              <w:rPr>
                <w:rFonts w:ascii="Courier New" w:hAnsi="Courier New"/>
                <w:lang w:eastAsia="ja-JP"/>
              </w:rPr>
              <w:t xml:space="preserve"> </w:t>
            </w:r>
            <w:r w:rsidRPr="00F3500B">
              <w:t>(see</w:t>
            </w:r>
            <w:r w:rsidR="000923EB" w:rsidRPr="00F3500B">
              <w:t> </w:t>
            </w:r>
            <w:r w:rsidR="00C16A9B" w:rsidRPr="00F3500B">
              <w:t>clause 7</w:t>
            </w:r>
            <w:r w:rsidRPr="00F3500B">
              <w:t>.3.7 of 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fragmentIdentification</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Used to identify the fragment of data that this description belongs to.</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t>A reference to an instance of MetadataOriginationInformation containing information about the provider of metadata.</w:t>
            </w:r>
          </w:p>
        </w:tc>
      </w:tr>
      <w:tr w:rsidR="00D07137" w:rsidRPr="00F3500B">
        <w:trPr>
          <w:gridAfter w:val="1"/>
          <w:wAfter w:w="33" w:type="dxa"/>
          <w:jc w:val="center"/>
        </w:trPr>
        <w:tc>
          <w:tcPr>
            <w:tcW w:w="4077" w:type="dxa"/>
            <w:tcBorders>
              <w:top w:val="nil"/>
              <w:bottom w:val="single" w:sz="6" w:space="0" w:color="000000"/>
            </w:tcBorders>
          </w:tcPr>
          <w:p w:rsidR="00D07137" w:rsidRPr="00F3500B" w:rsidRDefault="003E321A" w:rsidP="00D07137">
            <w:pPr>
              <w:pStyle w:val="TAL"/>
              <w:keepNext w:val="0"/>
              <w:keepLines w:val="0"/>
              <w:rPr>
                <w:rFonts w:ascii="Courier New" w:hAnsi="Courier New"/>
              </w:rPr>
            </w:pPr>
            <w:r w:rsidRPr="00F3500B">
              <w:rPr>
                <w:rFonts w:ascii="Courier New" w:hAnsi="Courier New"/>
              </w:rPr>
              <w:t>TVA</w:t>
            </w:r>
            <w:r w:rsidR="00D07137" w:rsidRPr="00F3500B">
              <w:rPr>
                <w:rFonts w:ascii="Courier New" w:hAnsi="Courier New"/>
              </w:rPr>
              <w:t>TermDefinitionBaseType</w:t>
            </w:r>
          </w:p>
        </w:tc>
        <w:tc>
          <w:tcPr>
            <w:tcW w:w="4395" w:type="dxa"/>
            <w:tcBorders>
              <w:top w:val="nil"/>
              <w:bottom w:val="single" w:sz="6" w:space="0" w:color="000000"/>
            </w:tcBorders>
          </w:tcPr>
          <w:p w:rsidR="00D07137" w:rsidRPr="00F3500B" w:rsidRDefault="00D07137" w:rsidP="00E21FD4">
            <w:pPr>
              <w:pStyle w:val="TAL"/>
              <w:keepNext w:val="0"/>
              <w:keepLines w:val="0"/>
            </w:pPr>
            <w:r w:rsidRPr="00F3500B">
              <w:t xml:space="preserve">A complex type that specifies </w:t>
            </w:r>
            <w:proofErr w:type="gramStart"/>
            <w:r w:rsidRPr="00F3500B">
              <w:t>an</w:t>
            </w:r>
            <w:proofErr w:type="gramEnd"/>
            <w:r w:rsidRPr="00F3500B">
              <w:t xml:space="preserve"> </w:t>
            </w:r>
            <w:r w:rsidR="00E21FD4" w:rsidRPr="00F3500B">
              <w:t>basic</w:t>
            </w:r>
            <w:r w:rsidRPr="00F3500B">
              <w:t xml:space="preserve"> classification schem</w:t>
            </w:r>
            <w:r w:rsidR="00E21FD4" w:rsidRPr="00F3500B">
              <w:t>e</w:t>
            </w:r>
            <w:r w:rsidRPr="00F3500B">
              <w:t xml:space="preserve"> term</w:t>
            </w:r>
            <w:r w:rsidR="005E40B0" w:rsidRPr="00F3500B">
              <w:t>.</w:t>
            </w:r>
          </w:p>
        </w:tc>
      </w:tr>
      <w:tr w:rsidR="00B950AD" w:rsidRPr="00F3500B" w:rsidTr="00535599">
        <w:trPr>
          <w:jc w:val="center"/>
        </w:trPr>
        <w:tc>
          <w:tcPr>
            <w:tcW w:w="4077" w:type="dxa"/>
            <w:tcBorders>
              <w:top w:val="nil"/>
              <w:bottom w:val="single" w:sz="6" w:space="0" w:color="000000"/>
            </w:tcBorders>
          </w:tcPr>
          <w:p w:rsidR="00B950AD" w:rsidRPr="00F3500B" w:rsidRDefault="006E59FC" w:rsidP="006E59FC">
            <w:pPr>
              <w:pStyle w:val="TAL"/>
              <w:keepNext w:val="0"/>
              <w:keepLines w:val="0"/>
              <w:ind w:left="283"/>
              <w:rPr>
                <w:rFonts w:ascii="Courier New" w:hAnsi="Courier New"/>
              </w:rPr>
            </w:pPr>
            <w:r w:rsidRPr="00F3500B">
              <w:rPr>
                <w:rFonts w:ascii="Courier New" w:hAnsi="Courier New"/>
              </w:rPr>
              <w:lastRenderedPageBreak/>
              <w:t>Name</w:t>
            </w:r>
          </w:p>
        </w:tc>
        <w:tc>
          <w:tcPr>
            <w:tcW w:w="4428" w:type="dxa"/>
            <w:gridSpan w:val="2"/>
            <w:tcBorders>
              <w:top w:val="nil"/>
              <w:bottom w:val="single" w:sz="6" w:space="0" w:color="000000"/>
            </w:tcBorders>
          </w:tcPr>
          <w:p w:rsidR="00B950AD" w:rsidRPr="00F3500B" w:rsidRDefault="006E59FC" w:rsidP="00E21FD4">
            <w:pPr>
              <w:pStyle w:val="TAL"/>
              <w:keepNext w:val="0"/>
              <w:keepLines w:val="0"/>
            </w:pPr>
            <w:r w:rsidRPr="00F3500B">
              <w:t>An element to provide a human readable name for the term.</w:t>
            </w:r>
          </w:p>
        </w:tc>
      </w:tr>
      <w:tr w:rsidR="006E59FC" w:rsidRPr="00F3500B" w:rsidTr="00535599">
        <w:trPr>
          <w:gridAfter w:val="1"/>
          <w:wAfter w:w="33" w:type="dxa"/>
          <w:jc w:val="center"/>
        </w:trPr>
        <w:tc>
          <w:tcPr>
            <w:tcW w:w="4077" w:type="dxa"/>
            <w:tcBorders>
              <w:top w:val="nil"/>
              <w:bottom w:val="single" w:sz="6" w:space="0" w:color="000000"/>
            </w:tcBorders>
          </w:tcPr>
          <w:p w:rsidR="006E59FC" w:rsidRPr="00F3500B" w:rsidRDefault="006E59FC" w:rsidP="006E59FC">
            <w:pPr>
              <w:pStyle w:val="TAL"/>
              <w:keepNext w:val="0"/>
              <w:keepLines w:val="0"/>
              <w:ind w:left="283"/>
              <w:rPr>
                <w:rFonts w:ascii="Courier New" w:hAnsi="Courier New"/>
              </w:rPr>
            </w:pPr>
            <w:r w:rsidRPr="00F3500B">
              <w:rPr>
                <w:rFonts w:ascii="Courier New" w:hAnsi="Courier New"/>
              </w:rPr>
              <w:t>Definition</w:t>
            </w:r>
          </w:p>
        </w:tc>
        <w:tc>
          <w:tcPr>
            <w:tcW w:w="4395" w:type="dxa"/>
            <w:tcBorders>
              <w:top w:val="nil"/>
              <w:bottom w:val="single" w:sz="6" w:space="0" w:color="000000"/>
            </w:tcBorders>
          </w:tcPr>
          <w:p w:rsidR="006E59FC" w:rsidRPr="00F3500B" w:rsidRDefault="006E59FC" w:rsidP="00E21FD4">
            <w:pPr>
              <w:pStyle w:val="TAL"/>
              <w:keepNext w:val="0"/>
              <w:keepLines w:val="0"/>
            </w:pPr>
            <w:r w:rsidRPr="00F3500B">
              <w:t>An element to provide a definition of the term</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432912" w:rsidRDefault="006E59FC" w:rsidP="006E59FC">
            <w:pPr>
              <w:pStyle w:val="TAL"/>
              <w:keepNext w:val="0"/>
              <w:keepLines w:val="0"/>
              <w:ind w:left="283"/>
              <w:rPr>
                <w:rFonts w:ascii="Courier New" w:hAnsi="Courier New"/>
                <w:color w:val="000000" w:themeColor="text1"/>
              </w:rPr>
            </w:pPr>
            <w:r w:rsidRPr="00432912">
              <w:rPr>
                <w:rFonts w:ascii="Courier New" w:hAnsi="Courier New" w:cs="Courier New"/>
                <w:color w:val="000000" w:themeColor="text1"/>
                <w:szCs w:val="18"/>
                <w:lang w:eastAsia="zh-CN"/>
              </w:rPr>
              <w:t>EquivalentCSTerm</w:t>
            </w:r>
          </w:p>
        </w:tc>
        <w:tc>
          <w:tcPr>
            <w:tcW w:w="4395" w:type="dxa"/>
            <w:tcBorders>
              <w:top w:val="nil"/>
              <w:bottom w:val="single" w:sz="6" w:space="0" w:color="000000"/>
            </w:tcBorders>
          </w:tcPr>
          <w:p w:rsidR="006E59FC" w:rsidRPr="00F3500B" w:rsidRDefault="006E59FC" w:rsidP="005E40B0">
            <w:pPr>
              <w:pStyle w:val="TAL"/>
              <w:keepNext w:val="0"/>
              <w:keepLines w:val="0"/>
            </w:pPr>
            <w:r w:rsidRPr="00F3500B">
              <w:t>An element to provide a</w:t>
            </w:r>
            <w:r w:rsidR="005E40B0" w:rsidRPr="00F3500B">
              <w:t xml:space="preserve"> </w:t>
            </w:r>
            <w:r w:rsidRPr="00F3500B">
              <w:t xml:space="preserve">ref link to </w:t>
            </w:r>
            <w:r w:rsidR="00C218A8" w:rsidRPr="00F3500B">
              <w:t>an equiva</w:t>
            </w:r>
            <w:r w:rsidR="005E40B0" w:rsidRPr="00F3500B">
              <w:t>l</w:t>
            </w:r>
            <w:r w:rsidR="00C218A8" w:rsidRPr="00F3500B">
              <w:t>ent term in another c</w:t>
            </w:r>
            <w:r w:rsidRPr="00F3500B">
              <w:t>l</w:t>
            </w:r>
            <w:r w:rsidR="00C218A8" w:rsidRPr="00F3500B">
              <w:t>a</w:t>
            </w:r>
            <w:r w:rsidRPr="00F3500B">
              <w:t>ssification scheme</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432912" w:rsidRDefault="006E59FC" w:rsidP="006E59FC">
            <w:pPr>
              <w:pStyle w:val="TAL"/>
              <w:keepNext w:val="0"/>
              <w:keepLines w:val="0"/>
              <w:ind w:left="566"/>
              <w:rPr>
                <w:rFonts w:ascii="Courier New" w:hAnsi="Courier New" w:cs="Courier New"/>
                <w:color w:val="000000" w:themeColor="text1"/>
                <w:szCs w:val="18"/>
                <w:lang w:eastAsia="zh-CN"/>
              </w:rPr>
            </w:pPr>
            <w:r w:rsidRPr="00432912">
              <w:rPr>
                <w:rFonts w:ascii="Courier New" w:hAnsi="Courier New" w:cs="Courier New"/>
                <w:color w:val="000000" w:themeColor="text1"/>
                <w:szCs w:val="18"/>
                <w:lang w:eastAsia="zh-CN"/>
              </w:rPr>
              <w:t>href</w:t>
            </w:r>
          </w:p>
        </w:tc>
        <w:tc>
          <w:tcPr>
            <w:tcW w:w="4395" w:type="dxa"/>
            <w:tcBorders>
              <w:top w:val="nil"/>
              <w:bottom w:val="single" w:sz="6" w:space="0" w:color="000000"/>
            </w:tcBorders>
          </w:tcPr>
          <w:p w:rsidR="006E59FC" w:rsidRPr="00F3500B" w:rsidRDefault="006E59FC" w:rsidP="00E21FD4">
            <w:pPr>
              <w:pStyle w:val="TAL"/>
              <w:keepNext w:val="0"/>
              <w:keepLines w:val="0"/>
            </w:pPr>
            <w:r w:rsidRPr="00F3500B">
              <w:t>A link to an equivalent term in another classification scheme</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F3500B" w:rsidRDefault="00BD7ECC" w:rsidP="006E59FC">
            <w:pPr>
              <w:pStyle w:val="TAL"/>
              <w:keepNext w:val="0"/>
              <w:keepLines w:val="0"/>
              <w:ind w:left="283"/>
              <w:rPr>
                <w:rFonts w:ascii="Courier New" w:hAnsi="Courier New" w:cs="Courier New"/>
                <w:color w:val="000000"/>
                <w:szCs w:val="18"/>
                <w:lang w:eastAsia="zh-CN"/>
              </w:rPr>
            </w:pPr>
            <w:r w:rsidRPr="00F3500B">
              <w:rPr>
                <w:rFonts w:ascii="Courier New" w:hAnsi="Courier New" w:cs="Courier New"/>
                <w:color w:val="000000"/>
                <w:szCs w:val="18"/>
                <w:lang w:eastAsia="zh-CN"/>
              </w:rPr>
              <w:t>MappingTerm</w:t>
            </w:r>
          </w:p>
        </w:tc>
        <w:tc>
          <w:tcPr>
            <w:tcW w:w="4395" w:type="dxa"/>
            <w:tcBorders>
              <w:top w:val="nil"/>
              <w:bottom w:val="single" w:sz="6" w:space="0" w:color="000000"/>
            </w:tcBorders>
          </w:tcPr>
          <w:p w:rsidR="006E59FC" w:rsidRPr="00F3500B" w:rsidRDefault="00A13CE1" w:rsidP="00E21FD4">
            <w:pPr>
              <w:pStyle w:val="TAL"/>
              <w:keepNext w:val="0"/>
              <w:keepLines w:val="0"/>
              <w:rPr>
                <w:color w:val="000000"/>
              </w:rPr>
            </w:pPr>
            <w:r w:rsidRPr="00F3500B">
              <w:rPr>
                <w:color w:val="000000"/>
              </w:rPr>
              <w:t xml:space="preserve">An element to describe </w:t>
            </w:r>
            <w:r w:rsidRPr="00F3500B">
              <w:t>the</w:t>
            </w:r>
            <w:r w:rsidRPr="00F3500B">
              <w:rPr>
                <w:color w:val="000000"/>
              </w:rPr>
              <w:t xml:space="preserve"> mapping </w:t>
            </w:r>
            <w:r w:rsidRPr="00F3500B">
              <w:t>of</w:t>
            </w:r>
            <w:r w:rsidRPr="00F3500B">
              <w:rPr>
                <w:color w:val="000000"/>
              </w:rPr>
              <w:t xml:space="preserve"> a Classification Scheme term to an equivalent term in an external controlled vocabulary that is not necessarily an </w:t>
            </w:r>
            <w:r w:rsidRPr="00F3500B">
              <w:t>MPEG</w:t>
            </w:r>
            <w:r w:rsidRPr="00F3500B">
              <w:rPr>
                <w:color w:val="000000"/>
              </w:rPr>
              <w:t>-7 like Classification Scheme.</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ClassificationSchemeAcronym</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acronym </w:t>
            </w:r>
            <w:r w:rsidRPr="00F3500B">
              <w:t>or</w:t>
            </w:r>
            <w:r w:rsidRPr="00F3500B">
              <w:rPr>
                <w:color w:val="000000"/>
              </w:rPr>
              <w:t xml:space="preserve"> prefix used to identify </w:t>
            </w:r>
            <w:r w:rsidRPr="00F3500B">
              <w:t>the</w:t>
            </w:r>
            <w:r w:rsidRPr="00F3500B">
              <w:rPr>
                <w:color w:val="000000"/>
              </w:rPr>
              <w:t xml:space="preserve"> external controlled vocabulary containing </w:t>
            </w:r>
            <w:r w:rsidRPr="00F3500B">
              <w:t>the</w:t>
            </w:r>
            <w:r w:rsidRPr="00F3500B">
              <w:rPr>
                <w:color w:val="000000"/>
              </w:rPr>
              <w:t xml:space="preserve"> equivalent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ClassificationSchemeName</w:t>
            </w:r>
          </w:p>
        </w:tc>
        <w:tc>
          <w:tcPr>
            <w:tcW w:w="4395" w:type="dxa"/>
            <w:tcBorders>
              <w:top w:val="nil"/>
              <w:bottom w:val="single" w:sz="6" w:space="0" w:color="000000"/>
            </w:tcBorders>
          </w:tcPr>
          <w:p w:rsidR="00BD7ECC" w:rsidRPr="00F3500B" w:rsidRDefault="00A13CE1" w:rsidP="00BD7ECC">
            <w:pPr>
              <w:pStyle w:val="TAL"/>
              <w:keepNext w:val="0"/>
              <w:keepLines w:val="0"/>
              <w:rPr>
                <w:color w:val="000000"/>
              </w:rPr>
            </w:pPr>
            <w:r w:rsidRPr="00F3500B">
              <w:t>The</w:t>
            </w:r>
            <w:r w:rsidRPr="00F3500B">
              <w:rPr>
                <w:color w:val="000000"/>
              </w:rPr>
              <w:t xml:space="preserve"> name </w:t>
            </w:r>
            <w:r w:rsidRPr="00F3500B">
              <w:t>of</w:t>
            </w:r>
            <w:r w:rsidRPr="00F3500B">
              <w:rPr>
                <w:color w:val="000000"/>
              </w:rPr>
              <w:t xml:space="preserve"> </w:t>
            </w:r>
            <w:r w:rsidRPr="00F3500B">
              <w:t>the</w:t>
            </w:r>
            <w:r w:rsidRPr="00F3500B">
              <w:rPr>
                <w:color w:val="000000"/>
              </w:rPr>
              <w:t xml:space="preserve"> external controlled vocabulary containing </w:t>
            </w:r>
            <w:r w:rsidRPr="00F3500B">
              <w:t>the</w:t>
            </w:r>
            <w:r w:rsidRPr="00F3500B">
              <w:rPr>
                <w:color w:val="000000"/>
              </w:rPr>
              <w:t xml:space="preserve"> equivalent mapping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ClassificationSchemeURL</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w:t>
            </w:r>
            <w:r w:rsidRPr="00F3500B">
              <w:t>URL</w:t>
            </w:r>
            <w:r w:rsidRPr="00F3500B">
              <w:rPr>
                <w:color w:val="000000"/>
              </w:rPr>
              <w:t xml:space="preserve"> </w:t>
            </w:r>
            <w:r w:rsidRPr="00F3500B">
              <w:t>of</w:t>
            </w:r>
            <w:r w:rsidRPr="00F3500B">
              <w:rPr>
                <w:color w:val="000000"/>
              </w:rPr>
              <w:t xml:space="preserve"> </w:t>
            </w:r>
            <w:r w:rsidRPr="00F3500B">
              <w:t>the</w:t>
            </w:r>
            <w:r w:rsidRPr="00F3500B">
              <w:rPr>
                <w:color w:val="000000"/>
              </w:rPr>
              <w:t xml:space="preserve"> external controlled vocabulary containing </w:t>
            </w:r>
            <w:r w:rsidRPr="00F3500B">
              <w:t>the</w:t>
            </w:r>
            <w:r w:rsidRPr="00F3500B">
              <w:rPr>
                <w:color w:val="000000"/>
              </w:rPr>
              <w:t xml:space="preserve"> equivalent mapping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OriginalTermName</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name </w:t>
            </w:r>
            <w:r w:rsidRPr="00F3500B">
              <w:t>of</w:t>
            </w:r>
            <w:r w:rsidRPr="00F3500B">
              <w:rPr>
                <w:color w:val="000000"/>
              </w:rPr>
              <w:t xml:space="preserve"> </w:t>
            </w:r>
            <w:r w:rsidRPr="00F3500B">
              <w:t>the</w:t>
            </w:r>
            <w:r w:rsidRPr="00F3500B">
              <w:rPr>
                <w:color w:val="000000"/>
              </w:rPr>
              <w:t xml:space="preserve"> term in its external controlled vocabulary.</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OriginalTermDefinition</w:t>
            </w:r>
          </w:p>
        </w:tc>
        <w:tc>
          <w:tcPr>
            <w:tcW w:w="4395" w:type="dxa"/>
            <w:tcBorders>
              <w:top w:val="nil"/>
              <w:bottom w:val="single" w:sz="6" w:space="0" w:color="000000"/>
            </w:tcBorders>
          </w:tcPr>
          <w:p w:rsidR="00BD7ECC" w:rsidRPr="00F3500B" w:rsidRDefault="00A13CE1" w:rsidP="00BD7ECC">
            <w:pPr>
              <w:pStyle w:val="TAL"/>
              <w:keepNext w:val="0"/>
              <w:keepLines w:val="0"/>
              <w:rPr>
                <w:color w:val="000000"/>
              </w:rPr>
            </w:pPr>
            <w:r w:rsidRPr="00F3500B">
              <w:t>The</w:t>
            </w:r>
            <w:r w:rsidRPr="00F3500B">
              <w:rPr>
                <w:color w:val="000000"/>
              </w:rPr>
              <w:t xml:space="preserve"> definition </w:t>
            </w:r>
            <w:r w:rsidRPr="00F3500B">
              <w:t>of</w:t>
            </w:r>
            <w:r w:rsidRPr="00F3500B">
              <w:rPr>
                <w:color w:val="000000"/>
              </w:rPr>
              <w:t xml:space="preserve"> </w:t>
            </w:r>
            <w:r w:rsidRPr="00F3500B">
              <w:t>the</w:t>
            </w:r>
            <w:r w:rsidRPr="00F3500B">
              <w:rPr>
                <w:color w:val="000000"/>
              </w:rPr>
              <w:t xml:space="preserve"> mapping term as given in its external controlled vocabulary.</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MappingDate</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date at which </w:t>
            </w:r>
            <w:r w:rsidRPr="00F3500B">
              <w:t>the</w:t>
            </w:r>
            <w:r w:rsidRPr="00F3500B">
              <w:rPr>
                <w:color w:val="000000"/>
              </w:rPr>
              <w:t xml:space="preserve"> mapping was established.</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993300"/>
                <w:szCs w:val="18"/>
                <w:lang w:eastAsia="zh-CN"/>
              </w:rPr>
            </w:pPr>
            <w:r w:rsidRPr="00432912">
              <w:rPr>
                <w:rFonts w:ascii="Courier New" w:hAnsi="Courier New" w:cs="Courier New"/>
                <w:color w:val="000000" w:themeColor="text1"/>
                <w:szCs w:val="18"/>
                <w:lang w:eastAsia="zh-CN"/>
              </w:rPr>
              <w:t>originalTermId</w:t>
            </w:r>
          </w:p>
        </w:tc>
        <w:tc>
          <w:tcPr>
            <w:tcW w:w="4395" w:type="dxa"/>
            <w:tcBorders>
              <w:top w:val="nil"/>
              <w:bottom w:val="single" w:sz="6" w:space="0" w:color="000000"/>
            </w:tcBorders>
          </w:tcPr>
          <w:p w:rsidR="00BD7ECC" w:rsidRPr="00F3500B" w:rsidRDefault="00BD7ECC" w:rsidP="00E21FD4">
            <w:pPr>
              <w:pStyle w:val="TAL"/>
              <w:keepNext w:val="0"/>
              <w:keepLines w:val="0"/>
            </w:pPr>
            <w:r w:rsidRPr="00F3500B">
              <w:t>The termId of the mapping term in th</w:t>
            </w:r>
            <w:r w:rsidR="00A13CE1" w:rsidRPr="00F3500B">
              <w:t>e original controlled vocabulary.</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3E321A" w:rsidP="002E06F8">
            <w:pPr>
              <w:pStyle w:val="TAL"/>
              <w:keepNext w:val="0"/>
              <w:keepLines w:val="0"/>
              <w:rPr>
                <w:rFonts w:ascii="Courier New" w:hAnsi="Courier New"/>
              </w:rPr>
            </w:pPr>
            <w:r w:rsidRPr="00F3500B">
              <w:rPr>
                <w:rFonts w:ascii="Courier New" w:hAnsi="Courier New"/>
              </w:rPr>
              <w:t>TVA</w:t>
            </w:r>
            <w:r w:rsidR="002E06F8" w:rsidRPr="00F3500B">
              <w:rPr>
                <w:rFonts w:ascii="Courier New" w:hAnsi="Courier New"/>
              </w:rPr>
              <w:t>TermDefinitionType</w:t>
            </w:r>
          </w:p>
        </w:tc>
        <w:tc>
          <w:tcPr>
            <w:tcW w:w="4395" w:type="dxa"/>
            <w:tcBorders>
              <w:top w:val="nil"/>
              <w:bottom w:val="single" w:sz="6" w:space="0" w:color="000000"/>
            </w:tcBorders>
          </w:tcPr>
          <w:p w:rsidR="002E06F8" w:rsidRPr="00F3500B" w:rsidRDefault="002E06F8">
            <w:pPr>
              <w:pStyle w:val="TAL"/>
              <w:keepNext w:val="0"/>
              <w:keepLines w:val="0"/>
            </w:pPr>
            <w:r w:rsidRPr="00F3500B">
              <w:t xml:space="preserve">A complex type that specifies a </w:t>
            </w:r>
            <w:r w:rsidR="00D07137" w:rsidRPr="00F3500B">
              <w:t xml:space="preserve">hierarchical </w:t>
            </w:r>
            <w:r w:rsidRPr="00F3500B">
              <w:t>classification scheme term.</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2E06F8">
            <w:pPr>
              <w:pStyle w:val="TAL"/>
              <w:keepNext w:val="0"/>
              <w:keepLines w:val="0"/>
              <w:ind w:left="283"/>
              <w:rPr>
                <w:rFonts w:ascii="Courier New" w:hAnsi="Courier New"/>
              </w:rPr>
            </w:pPr>
            <w:r w:rsidRPr="00F3500B">
              <w:rPr>
                <w:rFonts w:ascii="Courier New" w:hAnsi="Courier New"/>
              </w:rPr>
              <w:t>Term</w:t>
            </w:r>
          </w:p>
        </w:tc>
        <w:tc>
          <w:tcPr>
            <w:tcW w:w="4395" w:type="dxa"/>
            <w:tcBorders>
              <w:top w:val="nil"/>
              <w:bottom w:val="single" w:sz="6" w:space="0" w:color="000000"/>
            </w:tcBorders>
          </w:tcPr>
          <w:p w:rsidR="002E06F8" w:rsidRPr="00F3500B" w:rsidRDefault="002E06F8" w:rsidP="002E06F8">
            <w:pPr>
              <w:pStyle w:val="TAL"/>
              <w:keepNext w:val="0"/>
              <w:keepLines w:val="0"/>
            </w:pPr>
            <w:r w:rsidRPr="00F3500B">
              <w:t>An element to define hierarchical structure of terms and sub-terms of a classification scheme</w:t>
            </w:r>
            <w:r w:rsidR="005E40B0" w:rsidRPr="00F3500B">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3D5176">
            <w:pPr>
              <w:pStyle w:val="TAL"/>
              <w:keepNext w:val="0"/>
              <w:keepLines w:val="0"/>
              <w:rPr>
                <w:rFonts w:ascii="Courier New" w:hAnsi="Courier New"/>
              </w:rPr>
            </w:pPr>
            <w:r w:rsidRPr="00F3500B">
              <w:rPr>
                <w:rFonts w:ascii="Courier New" w:hAnsi="Courier New"/>
              </w:rPr>
              <w:t>TVA</w:t>
            </w:r>
            <w:r w:rsidR="002E06F8" w:rsidRPr="00F3500B">
              <w:rPr>
                <w:rFonts w:ascii="Courier New" w:hAnsi="Courier New"/>
              </w:rPr>
              <w:t>ClassificationSchemeType</w:t>
            </w:r>
          </w:p>
        </w:tc>
        <w:tc>
          <w:tcPr>
            <w:tcW w:w="4395" w:type="dxa"/>
            <w:tcBorders>
              <w:top w:val="nil"/>
              <w:bottom w:val="single" w:sz="6" w:space="0" w:color="000000"/>
            </w:tcBorders>
          </w:tcPr>
          <w:p w:rsidR="002E06F8" w:rsidRPr="00F3500B" w:rsidRDefault="002E06F8" w:rsidP="00507568">
            <w:pPr>
              <w:pStyle w:val="TAL"/>
              <w:keepNext w:val="0"/>
              <w:keepLines w:val="0"/>
              <w:rPr>
                <w:lang w:eastAsia="ja-JP"/>
              </w:rPr>
            </w:pPr>
            <w:r w:rsidRPr="00F3500B">
              <w:t xml:space="preserve">A complex type that specifies a complete classification scheme that is transmitted as part of the TVA description document (optional). </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0066C7">
            <w:pPr>
              <w:pStyle w:val="TAL"/>
              <w:keepNext w:val="0"/>
              <w:keepLines w:val="0"/>
              <w:ind w:left="283"/>
              <w:rPr>
                <w:rFonts w:ascii="Courier New" w:hAnsi="Courier New"/>
              </w:rPr>
            </w:pPr>
            <w:r w:rsidRPr="00F3500B">
              <w:rPr>
                <w:rFonts w:ascii="Courier New" w:hAnsi="Courier New"/>
              </w:rPr>
              <w:t>Term</w:t>
            </w:r>
          </w:p>
        </w:tc>
        <w:tc>
          <w:tcPr>
            <w:tcW w:w="4395" w:type="dxa"/>
            <w:tcBorders>
              <w:top w:val="nil"/>
              <w:bottom w:val="single" w:sz="6" w:space="0" w:color="000000"/>
            </w:tcBorders>
          </w:tcPr>
          <w:p w:rsidR="002E06F8" w:rsidRPr="00F3500B" w:rsidRDefault="002E06F8">
            <w:pPr>
              <w:pStyle w:val="TAL"/>
              <w:keepNext w:val="0"/>
              <w:keepLines w:val="0"/>
            </w:pPr>
            <w:r w:rsidRPr="00F3500B">
              <w:t>An element to define one or more terms within the classification scheme</w:t>
            </w:r>
            <w:r w:rsidR="005E40B0" w:rsidRPr="00F3500B">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rPr>
            </w:pPr>
            <w:r w:rsidRPr="00F3500B">
              <w:rPr>
                <w:rFonts w:ascii="Courier New" w:hAnsi="Courier New"/>
              </w:rPr>
              <w:t>fragmentIdentification</w:t>
            </w:r>
          </w:p>
        </w:tc>
        <w:tc>
          <w:tcPr>
            <w:tcW w:w="4395" w:type="dxa"/>
            <w:tcBorders>
              <w:top w:val="nil"/>
              <w:bottom w:val="single" w:sz="6" w:space="0" w:color="000000"/>
            </w:tcBorders>
          </w:tcPr>
          <w:p w:rsidR="002E06F8" w:rsidRPr="00F3500B" w:rsidRDefault="002E06F8">
            <w:pPr>
              <w:pStyle w:val="TAL"/>
              <w:keepNext w:val="0"/>
              <w:keepLines w:val="0"/>
            </w:pPr>
            <w:bookmarkStart w:id="2164" w:name="OLE_LINK3"/>
            <w:bookmarkStart w:id="2165" w:name="OLE_LINK4"/>
            <w:r w:rsidRPr="00F3500B">
              <w:rPr>
                <w:lang w:eastAsia="ja-JP"/>
              </w:rPr>
              <w:t>Used to identify the fragment of data that this description belongs to</w:t>
            </w:r>
            <w:bookmarkEnd w:id="2164"/>
            <w:bookmarkEnd w:id="2165"/>
            <w:r w:rsidRPr="00F3500B">
              <w:rPr>
                <w:lang w:eastAsia="ja-JP"/>
              </w:rPr>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lang w:eastAsia="ja-JP"/>
              </w:rPr>
            </w:pPr>
            <w:r w:rsidRPr="00F3500B">
              <w:rPr>
                <w:rFonts w:ascii="Courier New" w:hAnsi="Courier New"/>
              </w:rPr>
              <w:t>metadataOriginIDRef</w:t>
            </w:r>
          </w:p>
        </w:tc>
        <w:tc>
          <w:tcPr>
            <w:tcW w:w="4395" w:type="dxa"/>
            <w:tcBorders>
              <w:top w:val="nil"/>
              <w:bottom w:val="single" w:sz="6" w:space="0" w:color="000000"/>
            </w:tcBorders>
          </w:tcPr>
          <w:p w:rsidR="002E06F8" w:rsidRPr="00F3500B" w:rsidRDefault="002E06F8">
            <w:pPr>
              <w:pStyle w:val="TAL"/>
              <w:keepNext w:val="0"/>
              <w:keepLines w:val="0"/>
              <w:rPr>
                <w:lang w:eastAsia="ja-JP"/>
              </w:rPr>
            </w:pPr>
            <w:r w:rsidRPr="00F3500B">
              <w:t>A reference to an instance of MetadataOriginationInformation containing information about the provider of metadata.</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rPr>
            </w:pPr>
            <w:r w:rsidRPr="00F3500B">
              <w:rPr>
                <w:rFonts w:ascii="Courier New" w:hAnsi="Courier New"/>
              </w:rPr>
              <w:t>xml:lang</w:t>
            </w:r>
          </w:p>
        </w:tc>
        <w:tc>
          <w:tcPr>
            <w:tcW w:w="4395" w:type="dxa"/>
            <w:tcBorders>
              <w:top w:val="nil"/>
              <w:bottom w:val="single" w:sz="6" w:space="0" w:color="000000"/>
            </w:tcBorders>
          </w:tcPr>
          <w:p w:rsidR="002E06F8" w:rsidRPr="00F3500B" w:rsidRDefault="002E06F8">
            <w:pPr>
              <w:pStyle w:val="TAL"/>
              <w:keepNext w:val="0"/>
              <w:keepLines w:val="0"/>
            </w:pPr>
            <w:r w:rsidRPr="00F3500B">
              <w:t>The default natural language of the classification scheme.</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rsidP="00370472">
            <w:pPr>
              <w:pStyle w:val="TAL"/>
              <w:keepLines w:val="0"/>
              <w:rPr>
                <w:rFonts w:ascii="Courier New" w:hAnsi="Courier New"/>
                <w:lang w:eastAsia="ja-JP"/>
              </w:rPr>
            </w:pPr>
            <w:r w:rsidRPr="00F3500B">
              <w:rPr>
                <w:rFonts w:ascii="Courier New" w:hAnsi="Courier New"/>
                <w:lang w:eastAsia="ja-JP"/>
              </w:rPr>
              <w:t>ClassificationSchemeTableType</w:t>
            </w:r>
          </w:p>
        </w:tc>
        <w:tc>
          <w:tcPr>
            <w:tcW w:w="4395" w:type="dxa"/>
            <w:tcBorders>
              <w:top w:val="single" w:sz="6" w:space="0" w:color="000000"/>
              <w:bottom w:val="single" w:sz="6" w:space="0" w:color="000000"/>
            </w:tcBorders>
          </w:tcPr>
          <w:p w:rsidR="002E06F8" w:rsidRPr="00F3500B" w:rsidRDefault="002E06F8" w:rsidP="00370472">
            <w:pPr>
              <w:pStyle w:val="TAL"/>
              <w:keepLines w:val="0"/>
              <w:rPr>
                <w:lang w:eastAsia="ja-JP"/>
              </w:rPr>
            </w:pPr>
            <w:r w:rsidRPr="00F3500B">
              <w:rPr>
                <w:lang w:eastAsia="ja-JP"/>
              </w:rPr>
              <w:t>A complex data type for listing the classification schemes used by the various descriptions in the TVA document and their aliases.</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pPr>
              <w:pStyle w:val="TAL"/>
              <w:keepNext w:val="0"/>
              <w:keepLines w:val="0"/>
              <w:ind w:left="284"/>
              <w:rPr>
                <w:rFonts w:ascii="Courier New" w:hAnsi="Courier New"/>
                <w:lang w:eastAsia="ja-JP"/>
              </w:rPr>
            </w:pPr>
            <w:r w:rsidRPr="00F3500B">
              <w:rPr>
                <w:rFonts w:ascii="Courier New" w:hAnsi="Courier New"/>
                <w:lang w:eastAsia="ja-JP"/>
              </w:rPr>
              <w:t>CSAlias</w:t>
            </w:r>
          </w:p>
        </w:tc>
        <w:tc>
          <w:tcPr>
            <w:tcW w:w="4395" w:type="dxa"/>
            <w:tcBorders>
              <w:top w:val="single" w:sz="6" w:space="0" w:color="000000"/>
              <w:bottom w:val="single" w:sz="6" w:space="0" w:color="000000"/>
            </w:tcBorders>
          </w:tcPr>
          <w:p w:rsidR="002E06F8" w:rsidRPr="00F3500B" w:rsidRDefault="002E06F8">
            <w:pPr>
              <w:pStyle w:val="TAL"/>
              <w:keepNext w:val="0"/>
              <w:keepLines w:val="0"/>
              <w:rPr>
                <w:lang w:eastAsia="ja-JP"/>
              </w:rPr>
            </w:pPr>
            <w:r w:rsidRPr="00F3500B">
              <w:rPr>
                <w:lang w:eastAsia="ja-JP"/>
              </w:rPr>
              <w:t xml:space="preserve">Specifies an alias for a classification scheme referenced by a URI (optional). </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rsidP="005E40B0">
            <w:pPr>
              <w:pStyle w:val="TAL"/>
              <w:keepLines w:val="0"/>
              <w:ind w:left="284"/>
              <w:rPr>
                <w:rFonts w:ascii="Courier New" w:hAnsi="Courier New"/>
                <w:lang w:eastAsia="ja-JP"/>
              </w:rPr>
            </w:pPr>
            <w:r w:rsidRPr="00F3500B">
              <w:rPr>
                <w:rFonts w:ascii="Courier New" w:hAnsi="Courier New"/>
                <w:lang w:eastAsia="ja-JP"/>
              </w:rPr>
              <w:t>ClassificationScheme</w:t>
            </w:r>
          </w:p>
        </w:tc>
        <w:tc>
          <w:tcPr>
            <w:tcW w:w="4395" w:type="dxa"/>
            <w:tcBorders>
              <w:top w:val="single" w:sz="6" w:space="0" w:color="000000"/>
              <w:bottom w:val="single" w:sz="6" w:space="0" w:color="000000"/>
            </w:tcBorders>
          </w:tcPr>
          <w:p w:rsidR="002E06F8" w:rsidRPr="00F3500B" w:rsidRDefault="002E06F8" w:rsidP="005E40B0">
            <w:pPr>
              <w:pStyle w:val="TAL"/>
              <w:keepLines w:val="0"/>
              <w:rPr>
                <w:lang w:eastAsia="ja-JP"/>
              </w:rPr>
            </w:pPr>
            <w:r w:rsidRPr="00F3500B">
              <w:t>Specifies a complete classification scheme that is transmitted as part of the TVA description document (optional).</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pPr>
              <w:pStyle w:val="TAL"/>
              <w:keepNext w:val="0"/>
              <w:keepLines w:val="0"/>
              <w:ind w:left="284"/>
              <w:rPr>
                <w:rFonts w:ascii="Courier New" w:hAnsi="Courier New"/>
                <w:lang w:eastAsia="ja-JP"/>
              </w:rPr>
            </w:pPr>
            <w:r w:rsidRPr="00F3500B">
              <w:rPr>
                <w:rFonts w:ascii="Courier New" w:hAnsi="Courier New"/>
                <w:lang w:eastAsia="ja-JP"/>
              </w:rPr>
              <w:t>xml:lang</w:t>
            </w:r>
          </w:p>
        </w:tc>
        <w:tc>
          <w:tcPr>
            <w:tcW w:w="4395" w:type="dxa"/>
            <w:tcBorders>
              <w:top w:val="single" w:sz="6" w:space="0" w:color="000000"/>
              <w:bottom w:val="single" w:sz="6" w:space="0" w:color="000000"/>
            </w:tcBorders>
          </w:tcPr>
          <w:p w:rsidR="002E06F8" w:rsidRPr="00F3500B" w:rsidRDefault="002E06F8">
            <w:pPr>
              <w:pStyle w:val="TAL"/>
              <w:keepNext w:val="0"/>
              <w:keepLines w:val="0"/>
            </w:pPr>
            <w:r w:rsidRPr="00F3500B">
              <w:t>The default natural language of the classification scheme.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rPr>
                <w:rFonts w:ascii="Courier New" w:eastAsia="Arial Unicode MS" w:hAnsi="Courier New"/>
                <w:lang w:eastAsia="ja-JP"/>
              </w:rPr>
            </w:pPr>
            <w:r w:rsidRPr="00F3500B">
              <w:rPr>
                <w:rFonts w:ascii="Courier New" w:hAnsi="Courier New"/>
              </w:rPr>
              <w:t>ProgramDescriptionType</w:t>
            </w:r>
          </w:p>
        </w:tc>
        <w:tc>
          <w:tcPr>
            <w:tcW w:w="4395" w:type="dxa"/>
            <w:tcBorders>
              <w:top w:val="nil"/>
              <w:bottom w:val="single" w:sz="6" w:space="0" w:color="000000"/>
            </w:tcBorders>
          </w:tcPr>
          <w:p w:rsidR="002E06F8" w:rsidRPr="00F3500B" w:rsidRDefault="002E06F8">
            <w:pPr>
              <w:pStyle w:val="TAL"/>
              <w:keepNext w:val="0"/>
              <w:keepLines w:val="0"/>
              <w:rPr>
                <w:rFonts w:eastAsia="Arial Unicode MS"/>
                <w:lang w:eastAsia="ja-JP"/>
              </w:rPr>
            </w:pPr>
            <w:r w:rsidRPr="00F3500B">
              <w:rPr>
                <w:rFonts w:eastAsia="Arial Unicode MS"/>
                <w:lang w:eastAsia="ja-JP"/>
              </w:rPr>
              <w:t>A complex type that aggregates the tables that contain programme description metadata.</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programme information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GroupInformationTable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group information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ProgramLocationTable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programme location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ServiceInformationTable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service information table.</w:t>
            </w:r>
          </w:p>
        </w:tc>
      </w:tr>
      <w:tr w:rsidR="002E06F8" w:rsidRPr="00F3500B">
        <w:trPr>
          <w:gridAfter w:val="1"/>
          <w:wAfter w:w="33" w:type="dxa"/>
          <w:jc w:val="center"/>
        </w:trPr>
        <w:tc>
          <w:tcPr>
            <w:tcW w:w="4077" w:type="dxa"/>
            <w:tcBorders>
              <w:top w:val="nil"/>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CreditsInformationTable</w:t>
            </w:r>
          </w:p>
        </w:tc>
        <w:tc>
          <w:tcPr>
            <w:tcW w:w="4395" w:type="dxa"/>
            <w:tcBorders>
              <w:top w:val="nil"/>
              <w:bottom w:val="single" w:sz="6" w:space="0" w:color="auto"/>
            </w:tcBorders>
          </w:tcPr>
          <w:p w:rsidR="002E06F8" w:rsidRPr="00F3500B" w:rsidRDefault="002E06F8">
            <w:pPr>
              <w:pStyle w:val="TAL"/>
              <w:keepNext w:val="0"/>
              <w:keepLines w:val="0"/>
            </w:pPr>
            <w:r w:rsidRPr="00F3500B">
              <w:t>The credits information table.</w:t>
            </w:r>
          </w:p>
        </w:tc>
      </w:tr>
      <w:tr w:rsidR="002E06F8" w:rsidRPr="00F3500B">
        <w:trPr>
          <w:gridAfter w:val="1"/>
          <w:wAfter w:w="33" w:type="dxa"/>
          <w:jc w:val="center"/>
        </w:trPr>
        <w:tc>
          <w:tcPr>
            <w:tcW w:w="4077" w:type="dxa"/>
            <w:tcBorders>
              <w:top w:val="single" w:sz="6" w:space="0" w:color="auto"/>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ProgramReviewTable</w:t>
            </w:r>
          </w:p>
        </w:tc>
        <w:tc>
          <w:tcPr>
            <w:tcW w:w="4395" w:type="dxa"/>
            <w:tcBorders>
              <w:top w:val="single" w:sz="6" w:space="0" w:color="auto"/>
              <w:bottom w:val="single" w:sz="6" w:space="0" w:color="auto"/>
            </w:tcBorders>
          </w:tcPr>
          <w:p w:rsidR="002E06F8" w:rsidRPr="00F3500B" w:rsidRDefault="002E06F8">
            <w:pPr>
              <w:pStyle w:val="TAL"/>
              <w:keepNext w:val="0"/>
              <w:keepLines w:val="0"/>
            </w:pPr>
            <w:r w:rsidRPr="00F3500B">
              <w:t xml:space="preserve">The programme </w:t>
            </w:r>
            <w:r w:rsidRPr="00F3500B">
              <w:rPr>
                <w:lang w:eastAsia="ja-JP"/>
              </w:rPr>
              <w:t>review</w:t>
            </w:r>
            <w:r w:rsidRPr="00F3500B">
              <w:t xml:space="preserve"> table.</w:t>
            </w:r>
          </w:p>
        </w:tc>
      </w:tr>
      <w:tr w:rsidR="002E06F8" w:rsidRPr="00F3500B">
        <w:trPr>
          <w:gridAfter w:val="1"/>
          <w:wAfter w:w="33" w:type="dxa"/>
          <w:jc w:val="center"/>
        </w:trPr>
        <w:tc>
          <w:tcPr>
            <w:tcW w:w="4077" w:type="dxa"/>
            <w:tcBorders>
              <w:top w:val="single" w:sz="6" w:space="0" w:color="auto"/>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SegmentInformationTable</w:t>
            </w:r>
          </w:p>
        </w:tc>
        <w:tc>
          <w:tcPr>
            <w:tcW w:w="4395" w:type="dxa"/>
            <w:tcBorders>
              <w:top w:val="single" w:sz="6" w:space="0" w:color="auto"/>
              <w:bottom w:val="single" w:sz="6" w:space="0" w:color="auto"/>
            </w:tcBorders>
          </w:tcPr>
          <w:p w:rsidR="002E06F8" w:rsidRPr="00F3500B" w:rsidRDefault="002E06F8">
            <w:pPr>
              <w:pStyle w:val="TAL"/>
              <w:keepNext w:val="0"/>
              <w:keepLines w:val="0"/>
            </w:pPr>
            <w:r w:rsidRPr="00F3500B">
              <w:t>The segment information table.</w:t>
            </w:r>
          </w:p>
        </w:tc>
      </w:tr>
      <w:tr w:rsidR="002E06F8" w:rsidRPr="00F3500B" w:rsidTr="00432912">
        <w:trPr>
          <w:gridAfter w:val="1"/>
          <w:wAfter w:w="33" w:type="dxa"/>
          <w:jc w:val="center"/>
        </w:trPr>
        <w:tc>
          <w:tcPr>
            <w:tcW w:w="4077" w:type="dxa"/>
            <w:tcBorders>
              <w:top w:val="single" w:sz="6" w:space="0" w:color="auto"/>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PurchaseInformationTable</w:t>
            </w:r>
            <w:del w:id="2166" w:author="Evain, Jean-Pierre" w:date="2017-06-09T15:55:00Z">
              <w:r w:rsidRPr="00F3500B" w:rsidDel="007E32F7">
                <w:rPr>
                  <w:rFonts w:ascii="Courier New" w:hAnsi="Courier New"/>
                </w:rPr>
                <w:delText>Type</w:delText>
              </w:r>
            </w:del>
          </w:p>
        </w:tc>
        <w:tc>
          <w:tcPr>
            <w:tcW w:w="4395" w:type="dxa"/>
            <w:tcBorders>
              <w:top w:val="single" w:sz="6" w:space="0" w:color="auto"/>
              <w:bottom w:val="single" w:sz="6" w:space="0" w:color="auto"/>
            </w:tcBorders>
          </w:tcPr>
          <w:p w:rsidR="002E06F8" w:rsidRPr="00F3500B" w:rsidRDefault="002E06F8">
            <w:pPr>
              <w:pStyle w:val="TAL"/>
              <w:keepNext w:val="0"/>
              <w:keepLines w:val="0"/>
            </w:pPr>
            <w:r w:rsidRPr="00F3500B">
              <w:t>The purchase information table.</w:t>
            </w:r>
          </w:p>
        </w:tc>
      </w:tr>
      <w:tr w:rsidR="007E32F7" w:rsidRPr="00F3500B">
        <w:trPr>
          <w:gridAfter w:val="1"/>
          <w:wAfter w:w="33" w:type="dxa"/>
          <w:jc w:val="center"/>
          <w:ins w:id="2167" w:author="Evain, Jean-Pierre" w:date="2017-06-09T15:54:00Z"/>
        </w:trPr>
        <w:tc>
          <w:tcPr>
            <w:tcW w:w="4077" w:type="dxa"/>
            <w:tcBorders>
              <w:top w:val="single" w:sz="6" w:space="0" w:color="auto"/>
              <w:bottom w:val="single" w:sz="2" w:space="0" w:color="auto"/>
            </w:tcBorders>
          </w:tcPr>
          <w:p w:rsidR="007E32F7" w:rsidRPr="00F3500B" w:rsidRDefault="007E32F7">
            <w:pPr>
              <w:pStyle w:val="TAL"/>
              <w:keepNext w:val="0"/>
              <w:keepLines w:val="0"/>
              <w:ind w:left="284"/>
              <w:rPr>
                <w:ins w:id="2168" w:author="Evain, Jean-Pierre" w:date="2017-06-09T15:54:00Z"/>
                <w:rFonts w:ascii="Courier New" w:hAnsi="Courier New"/>
              </w:rPr>
            </w:pPr>
            <w:ins w:id="2169" w:author="Evain, Jean-Pierre" w:date="2017-06-09T15:54:00Z">
              <w:r>
                <w:rPr>
                  <w:rFonts w:ascii="Courier New" w:hAnsi="Courier New"/>
                </w:rPr>
                <w:t>RightsInformationTable</w:t>
              </w:r>
            </w:ins>
          </w:p>
        </w:tc>
        <w:tc>
          <w:tcPr>
            <w:tcW w:w="4395" w:type="dxa"/>
            <w:tcBorders>
              <w:top w:val="single" w:sz="6" w:space="0" w:color="auto"/>
              <w:bottom w:val="single" w:sz="2" w:space="0" w:color="auto"/>
            </w:tcBorders>
          </w:tcPr>
          <w:p w:rsidR="007E32F7" w:rsidRPr="00F3500B" w:rsidRDefault="007E32F7">
            <w:pPr>
              <w:pStyle w:val="TAL"/>
              <w:keepNext w:val="0"/>
              <w:keepLines w:val="0"/>
              <w:rPr>
                <w:ins w:id="2170" w:author="Evain, Jean-Pierre" w:date="2017-06-09T15:54:00Z"/>
              </w:rPr>
            </w:pPr>
            <w:ins w:id="2171" w:author="Evain, Jean-Pierre" w:date="2017-06-09T15:55:00Z">
              <w:r>
                <w:t>The rights and usage restrictions information table</w:t>
              </w:r>
            </w:ins>
          </w:p>
        </w:tc>
      </w:tr>
    </w:tbl>
    <w:p w:rsidR="00A3385F" w:rsidRPr="00F3500B" w:rsidRDefault="00A3385F">
      <w:pPr>
        <w:rPr>
          <w:lang w:eastAsia="ja-JP"/>
        </w:rPr>
      </w:pPr>
    </w:p>
    <w:p w:rsidR="00A3385F" w:rsidRPr="00F3500B" w:rsidRDefault="00A3385F" w:rsidP="00614D0B">
      <w:pPr>
        <w:pStyle w:val="Heading1"/>
        <w:rPr>
          <w:lang w:eastAsia="ja-JP"/>
        </w:rPr>
      </w:pPr>
      <w:bookmarkStart w:id="2172" w:name="_Toc445719003"/>
      <w:r w:rsidRPr="00F3500B">
        <w:rPr>
          <w:lang w:eastAsia="ja-JP"/>
        </w:rPr>
        <w:lastRenderedPageBreak/>
        <w:t>7</w:t>
      </w:r>
      <w:r w:rsidRPr="00F3500B">
        <w:rPr>
          <w:lang w:eastAsia="ja-JP"/>
        </w:rPr>
        <w:tab/>
        <w:t>The TVA metadata framework (informative)</w:t>
      </w:r>
      <w:bookmarkEnd w:id="2172"/>
    </w:p>
    <w:p w:rsidR="00A3385F" w:rsidRPr="00F3500B" w:rsidRDefault="00A3385F" w:rsidP="00614D0B">
      <w:pPr>
        <w:pStyle w:val="Heading2"/>
        <w:rPr>
          <w:lang w:eastAsia="ja-JP"/>
        </w:rPr>
      </w:pPr>
      <w:bookmarkStart w:id="2173" w:name="_Toc445719004"/>
      <w:r w:rsidRPr="00F3500B">
        <w:rPr>
          <w:lang w:eastAsia="ja-JP"/>
        </w:rPr>
        <w:t>7.1</w:t>
      </w:r>
      <w:r w:rsidRPr="00F3500B">
        <w:rPr>
          <w:lang w:eastAsia="ja-JP"/>
        </w:rPr>
        <w:tab/>
        <w:t xml:space="preserve">The XML-based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framework</w:t>
      </w:r>
      <w:bookmarkEnd w:id="2173"/>
    </w:p>
    <w:p w:rsidR="00A3385F" w:rsidRPr="00F3500B" w:rsidRDefault="00A3385F">
      <w:pPr>
        <w:rPr>
          <w:lang w:eastAsia="ja-JP"/>
        </w:rPr>
      </w:pPr>
      <w:r w:rsidRPr="00F3500B">
        <w:rPr>
          <w:lang w:eastAsia="ja-JP"/>
        </w:rPr>
        <w:t xml:space="preserve">There are different contexts where it might be preferred to continuously use </w:t>
      </w:r>
      <w:r w:rsidR="002E157B" w:rsidRPr="00F3500B">
        <w:rPr>
          <w:lang w:eastAsia="ja-JP"/>
        </w:rPr>
        <w:t>XML in its textual form. Binariz</w:t>
      </w:r>
      <w:r w:rsidRPr="00F3500B">
        <w:rPr>
          <w:lang w:eastAsia="ja-JP"/>
        </w:rPr>
        <w:t xml:space="preserve">ation allows saving bandwidth and maximizing the performance of the system (parsing at the binary level is more efficient). The transport and </w:t>
      </w:r>
      <w:r w:rsidR="002E157B" w:rsidRPr="00F3500B">
        <w:rPr>
          <w:lang w:eastAsia="ja-JP"/>
        </w:rPr>
        <w:t>extraction of textual or binariz</w:t>
      </w:r>
      <w:r w:rsidRPr="00F3500B">
        <w:rPr>
          <w:lang w:eastAsia="ja-JP"/>
        </w:rPr>
        <w:t xml:space="preserve">ed XML it out of the scope of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which is agnostic to the delivery means. The choice of XML as a representation format is still compatible with the delivery of metadata originated in another format.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 xml:space="preserve">] addresses the encoding and structuring of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w:t>
      </w:r>
    </w:p>
    <w:p w:rsidR="00A3385F" w:rsidRPr="00F3500B" w:rsidRDefault="00A3385F">
      <w:pPr>
        <w:rPr>
          <w:lang w:eastAsia="ja-JP"/>
        </w:rPr>
      </w:pPr>
      <w:r w:rsidRPr="00F3500B">
        <w:rPr>
          <w:lang w:eastAsia="ja-JP"/>
        </w:rPr>
        <w:fldChar w:fldCharType="begin"/>
      </w:r>
      <w:r w:rsidRPr="00F3500B">
        <w:rPr>
          <w:lang w:eastAsia="ja-JP"/>
        </w:rPr>
        <w:instrText xml:space="preserve"> REF _Ref13750149 \h </w:instrText>
      </w:r>
      <w:r w:rsidR="00505743" w:rsidRPr="00F3500B">
        <w:rPr>
          <w:lang w:eastAsia="ja-JP"/>
        </w:rPr>
        <w:instrText xml:space="preserve"> \* MERGEFORMAT </w:instrText>
      </w:r>
      <w:r w:rsidRPr="00F3500B">
        <w:rPr>
          <w:lang w:eastAsia="ja-JP"/>
        </w:rPr>
      </w:r>
      <w:r w:rsidRPr="00F3500B">
        <w:rPr>
          <w:lang w:eastAsia="ja-JP"/>
        </w:rPr>
        <w:fldChar w:fldCharType="separate"/>
      </w:r>
      <w:r w:rsidR="00831E19" w:rsidRPr="00F3500B">
        <w:t>Figure 9</w:t>
      </w:r>
      <w:r w:rsidRPr="00F3500B">
        <w:rPr>
          <w:lang w:eastAsia="ja-JP"/>
        </w:rPr>
        <w:fldChar w:fldCharType="end"/>
      </w:r>
      <w:r w:rsidRPr="00F3500B">
        <w:rPr>
          <w:lang w:eastAsia="ja-JP"/>
        </w:rPr>
        <w:t xml:space="preserve"> shows how the system can be fed by different metadata descriptions encoded in different XML or non-XML formats.</w:t>
      </w:r>
    </w:p>
    <w:p w:rsidR="00A3385F" w:rsidRPr="00F3500B" w:rsidRDefault="00A3385F" w:rsidP="005E40B0">
      <w:pPr>
        <w:pStyle w:val="FL"/>
        <w:rPr>
          <w:rFonts w:ascii="Times New Roman" w:hAnsi="Times New Roman"/>
          <w:sz w:val="22"/>
          <w:lang w:eastAsia="ja-JP"/>
        </w:rPr>
      </w:pPr>
      <w:r w:rsidRPr="00F3500B">
        <w:object w:dxaOrig="9014" w:dyaOrig="5759">
          <v:shape id="_x0000_i1027" type="#_x0000_t75" style="width:420pt;height:264pt" o:ole="">
            <v:imagedata r:id="rId87" o:title=""/>
          </v:shape>
          <o:OLEObject Type="Embed" ProgID="Word.Picture.8" ShapeID="_x0000_i1027" DrawAspect="Content" ObjectID="_1559989656" r:id="rId88"/>
        </w:object>
      </w:r>
    </w:p>
    <w:p w:rsidR="00A3385F" w:rsidRPr="00F3500B" w:rsidRDefault="00A3385F">
      <w:pPr>
        <w:pStyle w:val="TF"/>
      </w:pPr>
      <w:bookmarkStart w:id="2174" w:name="_Ref13750149"/>
      <w:bookmarkStart w:id="2175" w:name="_Toc445718793"/>
      <w:r w:rsidRPr="00F3500B">
        <w:t xml:space="preserve">Figure </w:t>
      </w:r>
      <w:r w:rsidR="00BF1EEF">
        <w:fldChar w:fldCharType="begin"/>
      </w:r>
      <w:r w:rsidR="00BF1EEF">
        <w:instrText xml:space="preserve"> SEQ Figure \* ARABIC </w:instrText>
      </w:r>
      <w:r w:rsidR="00BF1EEF">
        <w:fldChar w:fldCharType="separate"/>
      </w:r>
      <w:r w:rsidR="00831E19" w:rsidRPr="00F3500B">
        <w:t>9</w:t>
      </w:r>
      <w:r w:rsidR="00BF1EEF">
        <w:fldChar w:fldCharType="end"/>
      </w:r>
      <w:bookmarkEnd w:id="2174"/>
      <w:r w:rsidRPr="00F3500B">
        <w:t>: The XML-based TVA metadata framework</w:t>
      </w:r>
      <w:bookmarkEnd w:id="2175"/>
    </w:p>
    <w:p w:rsidR="00A3385F" w:rsidRPr="00F3500B" w:rsidRDefault="00A3385F">
      <w:pPr>
        <w:rPr>
          <w:lang w:eastAsia="ja-JP"/>
        </w:rPr>
      </w:pPr>
      <w:r w:rsidRPr="00F3500B">
        <w:rPr>
          <w:lang w:eastAsia="ja-JP"/>
        </w:rPr>
        <w:t xml:space="preserve">After delivery, metadata descriptions can be decoded, transformed, parsed and validated, as necessary.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does not specify how this should be implemented. But this is the gateway to different application domains that allows</w:t>
      </w:r>
      <w:r w:rsidR="003F2638" w:rsidRPr="00F3500B">
        <w:rPr>
          <w:lang w:eastAsia="ja-JP"/>
        </w:rPr>
        <w:t xml:space="preserve"> </w:t>
      </w:r>
      <w:r w:rsidR="00344126" w:rsidRPr="00F3500B">
        <w:rPr>
          <w:i/>
          <w:lang w:eastAsia="ja-JP"/>
        </w:rPr>
        <w:t>TV</w:t>
      </w:r>
      <w:r w:rsidR="00344126" w:rsidRPr="00F3500B">
        <w:rPr>
          <w:i/>
          <w:lang w:eastAsia="ja-JP"/>
        </w:rPr>
        <w:noBreakHyphen/>
        <w:t>Anytime</w:t>
      </w:r>
      <w:r w:rsidRPr="00F3500B">
        <w:rPr>
          <w:lang w:eastAsia="ja-JP"/>
        </w:rPr>
        <w:t xml:space="preserve"> to be platform independent.</w:t>
      </w:r>
    </w:p>
    <w:p w:rsidR="00A3385F" w:rsidRPr="00F3500B" w:rsidRDefault="00A3385F" w:rsidP="00614D0B">
      <w:pPr>
        <w:pStyle w:val="Heading2"/>
        <w:rPr>
          <w:lang w:eastAsia="ja-JP"/>
        </w:rPr>
      </w:pPr>
      <w:bookmarkStart w:id="2176" w:name="_Toc445719005"/>
      <w:r w:rsidRPr="00F3500B">
        <w:rPr>
          <w:lang w:eastAsia="ja-JP"/>
        </w:rPr>
        <w:t>7.2</w:t>
      </w:r>
      <w:r w:rsidRPr="00F3500B">
        <w:rPr>
          <w:lang w:eastAsia="ja-JP"/>
        </w:rPr>
        <w:tab/>
        <w:t>Metadata security considerations</w:t>
      </w:r>
      <w:bookmarkEnd w:id="2176"/>
    </w:p>
    <w:p w:rsidR="00A3385F" w:rsidRPr="00F3500B" w:rsidRDefault="00A3385F">
      <w:pPr>
        <w:tabs>
          <w:tab w:val="left" w:pos="8000"/>
        </w:tabs>
      </w:pPr>
      <w:r w:rsidRPr="00F3500B">
        <w:t xml:space="preserve">The </w:t>
      </w:r>
      <w:r w:rsidR="00344126" w:rsidRPr="00F3500B">
        <w:rPr>
          <w:i/>
        </w:rPr>
        <w:t>TV</w:t>
      </w:r>
      <w:r w:rsidR="001425E5" w:rsidRPr="00F3500B">
        <w:rPr>
          <w:i/>
        </w:rPr>
        <w:t>-</w:t>
      </w:r>
      <w:r w:rsidR="00344126" w:rsidRPr="00F3500B">
        <w:rPr>
          <w:i/>
        </w:rPr>
        <w:t>Anytime</w:t>
      </w:r>
      <w:r w:rsidRPr="00F3500B">
        <w:t xml:space="preserve"> specification provides a rich set of metadata. This metadata can be considered as an asset requiring protection. Therefore, a protection scheme may be required to handle the usage of such data. Definition of a </w:t>
      </w:r>
      <w:r w:rsidR="00452C3A" w:rsidRPr="00F3500B">
        <w:t>"</w:t>
      </w:r>
      <w:r w:rsidRPr="00F3500B">
        <w:t>proper</w:t>
      </w:r>
      <w:r w:rsidR="00452C3A" w:rsidRPr="00F3500B">
        <w:t>"</w:t>
      </w:r>
      <w:r w:rsidRPr="00F3500B">
        <w:t xml:space="preserve"> protection scheme depends on the nature of the metadata. For example, a critical security issue for user description information would be the protection of user privacy. On the other hand, while preventing illegal copying of programme related information is another important issue, more importantly may be the control of the usage of such data related to the value-added services based on this data.</w:t>
      </w:r>
    </w:p>
    <w:p w:rsidR="00A3385F" w:rsidRPr="00F3500B" w:rsidRDefault="00A3385F">
      <w:pPr>
        <w:keepNext/>
        <w:keepLines/>
      </w:pPr>
      <w:r w:rsidRPr="00F3500B">
        <w:t>The protection of metadata shall allow distinguishing between three different usages,</w:t>
      </w:r>
      <w:r w:rsidR="008532F7" w:rsidRPr="00F3500B">
        <w:t xml:space="preserve"> </w:t>
      </w:r>
      <w:r w:rsidRPr="00F3500B">
        <w:t>i.e. copy, modify and view. These will apply differently to content or user related information.</w:t>
      </w:r>
    </w:p>
    <w:p w:rsidR="00A3385F" w:rsidRPr="00F3500B" w:rsidRDefault="00A3385F">
      <w:pPr>
        <w:pStyle w:val="BL"/>
        <w:keepNext/>
        <w:keepLines/>
        <w:numPr>
          <w:ilvl w:val="0"/>
          <w:numId w:val="15"/>
        </w:numPr>
      </w:pPr>
      <w:r w:rsidRPr="00F3500B">
        <w:t>Content description metadata usage rules</w:t>
      </w:r>
      <w:r w:rsidR="00701457" w:rsidRPr="00F3500B">
        <w:t>.</w:t>
      </w:r>
    </w:p>
    <w:p w:rsidR="00A3385F" w:rsidRPr="00F3500B" w:rsidRDefault="00A3385F" w:rsidP="00701457">
      <w:pPr>
        <w:pStyle w:val="B10"/>
      </w:pPr>
      <w:r w:rsidRPr="00F3500B">
        <w:tab/>
        <w:t>It is reasonable to assume that a 3</w:t>
      </w:r>
      <w:r w:rsidRPr="00F3500B">
        <w:rPr>
          <w:position w:val="6"/>
          <w:sz w:val="16"/>
        </w:rPr>
        <w:t>rd</w:t>
      </w:r>
      <w:r w:rsidRPr="00F3500B">
        <w:t xml:space="preserve"> party, not the user him/herself, provides this information and also its usage control information to the user. In the case of content information, the usages may apply as follows:</w:t>
      </w:r>
    </w:p>
    <w:p w:rsidR="00A3385F" w:rsidRPr="00F3500B" w:rsidRDefault="00A3385F" w:rsidP="00104702">
      <w:pPr>
        <w:pStyle w:val="B2"/>
        <w:rPr>
          <w:i/>
        </w:rPr>
      </w:pPr>
      <w:r w:rsidRPr="00F3500B">
        <w:t>Copy</w:t>
      </w:r>
      <w:r w:rsidR="00701457" w:rsidRPr="00F3500B">
        <w:rPr>
          <w:i/>
        </w:rPr>
        <w:t>.</w:t>
      </w:r>
    </w:p>
    <w:p w:rsidR="00A3385F" w:rsidRPr="00F3500B" w:rsidRDefault="00A3385F" w:rsidP="00104702">
      <w:pPr>
        <w:pStyle w:val="B3"/>
      </w:pPr>
      <w:r w:rsidRPr="00F3500B">
        <w:lastRenderedPageBreak/>
        <w:t>This refers to copying the received metadata in a local storage or copying it to another 3</w:t>
      </w:r>
      <w:r w:rsidRPr="00F3500B">
        <w:rPr>
          <w:position w:val="6"/>
          <w:sz w:val="16"/>
        </w:rPr>
        <w:t>rd</w:t>
      </w:r>
      <w:r w:rsidR="00701457" w:rsidRPr="00F3500B">
        <w:t xml:space="preserve"> party.</w:t>
      </w:r>
    </w:p>
    <w:p w:rsidR="00A3385F" w:rsidRPr="00F3500B" w:rsidRDefault="00A3385F" w:rsidP="00104702">
      <w:pPr>
        <w:pStyle w:val="B2"/>
        <w:rPr>
          <w:i/>
        </w:rPr>
      </w:pPr>
      <w:r w:rsidRPr="00F3500B">
        <w:t>Modify</w:t>
      </w:r>
      <w:r w:rsidR="00701457" w:rsidRPr="00F3500B">
        <w:rPr>
          <w:i/>
        </w:rPr>
        <w:t>.</w:t>
      </w:r>
    </w:p>
    <w:p w:rsidR="00A3385F" w:rsidRPr="00F3500B" w:rsidRDefault="00A3385F" w:rsidP="00104702">
      <w:pPr>
        <w:pStyle w:val="B3"/>
      </w:pPr>
      <w:r w:rsidRPr="00F3500B">
        <w:t xml:space="preserve">As an example. </w:t>
      </w:r>
      <w:proofErr w:type="gramStart"/>
      <w:r w:rsidRPr="00F3500B">
        <w:t>a</w:t>
      </w:r>
      <w:proofErr w:type="gramEnd"/>
      <w:r w:rsidRPr="00F3500B">
        <w:t xml:space="preserve"> user might want to index his favourite shots from provided segmentation data. Or the consumer may want to customize data provided by the service provider.</w:t>
      </w:r>
    </w:p>
    <w:p w:rsidR="00A3385F" w:rsidRPr="00F3500B" w:rsidRDefault="00A3385F" w:rsidP="00104702">
      <w:pPr>
        <w:pStyle w:val="B2"/>
        <w:rPr>
          <w:i/>
        </w:rPr>
      </w:pPr>
      <w:r w:rsidRPr="00F3500B">
        <w:t>View (Consume)</w:t>
      </w:r>
      <w:r w:rsidR="00701457" w:rsidRPr="00F3500B">
        <w:rPr>
          <w:i/>
        </w:rPr>
        <w:t>.</w:t>
      </w:r>
    </w:p>
    <w:p w:rsidR="00A3385F" w:rsidRPr="00F3500B" w:rsidRDefault="00A3385F" w:rsidP="00104702">
      <w:pPr>
        <w:pStyle w:val="B3"/>
      </w:pPr>
      <w:r w:rsidRPr="00F3500B">
        <w:t xml:space="preserve">An application is allowed </w:t>
      </w:r>
      <w:r w:rsidR="00452C3A" w:rsidRPr="00F3500B">
        <w:t>"</w:t>
      </w:r>
      <w:r w:rsidRPr="00F3500B">
        <w:t>viewing</w:t>
      </w:r>
      <w:r w:rsidR="00452C3A" w:rsidRPr="00F3500B">
        <w:t>"</w:t>
      </w:r>
      <w:r w:rsidRPr="00F3500B">
        <w:t>, i.e. accessing and processing, metadata.</w:t>
      </w:r>
    </w:p>
    <w:p w:rsidR="008532F7" w:rsidRPr="00F3500B" w:rsidRDefault="00A3385F">
      <w:pPr>
        <w:pStyle w:val="BL"/>
      </w:pPr>
      <w:r w:rsidRPr="00F3500B">
        <w:t xml:space="preserve">User description metadata usage rules. </w:t>
      </w:r>
      <w:r w:rsidR="00344126" w:rsidRPr="00F3500B">
        <w:rPr>
          <w:i/>
        </w:rPr>
        <w:t>TV</w:t>
      </w:r>
      <w:r w:rsidR="001425E5" w:rsidRPr="00F3500B">
        <w:rPr>
          <w:i/>
        </w:rPr>
        <w:t>-</w:t>
      </w:r>
      <w:r w:rsidR="00344126" w:rsidRPr="00F3500B">
        <w:rPr>
          <w:i/>
        </w:rPr>
        <w:t>Anytime</w:t>
      </w:r>
      <w:r w:rsidRPr="00F3500B">
        <w:t xml:space="preserve"> User Description Metadata contains usage history and user preferences. By definition, it contains user private information; that needs to be protected against unauthorized access. However, it is expected that some user information will be exchanged</w:t>
      </w:r>
      <w:r w:rsidR="00104702" w:rsidRPr="00F3500B">
        <w:t>:</w:t>
      </w:r>
    </w:p>
    <w:p w:rsidR="00A3385F" w:rsidRPr="00F3500B" w:rsidRDefault="00A3385F" w:rsidP="00104702">
      <w:pPr>
        <w:pStyle w:val="B2"/>
      </w:pPr>
      <w:r w:rsidRPr="00F3500B">
        <w:t>Copy</w:t>
      </w:r>
      <w:r w:rsidR="00701457" w:rsidRPr="00F3500B">
        <w:t>.</w:t>
      </w:r>
    </w:p>
    <w:p w:rsidR="00A3385F" w:rsidRPr="00F3500B" w:rsidRDefault="00A3385F" w:rsidP="00104702">
      <w:pPr>
        <w:pStyle w:val="B3"/>
      </w:pPr>
      <w:r w:rsidRPr="00F3500B">
        <w:t>Private user data may be copied to a 3</w:t>
      </w:r>
      <w:r w:rsidRPr="00F3500B">
        <w:rPr>
          <w:position w:val="6"/>
          <w:sz w:val="16"/>
        </w:rPr>
        <w:t>rd</w:t>
      </w:r>
      <w:r w:rsidRPr="00F3500B">
        <w:t xml:space="preserve"> party by way of a bi-directional network. There could be several levels and forms of grant that the user allows to the 3</w:t>
      </w:r>
      <w:r w:rsidRPr="00F3500B">
        <w:rPr>
          <w:position w:val="6"/>
          <w:sz w:val="16"/>
        </w:rPr>
        <w:t>rd</w:t>
      </w:r>
      <w:r w:rsidRPr="00F3500B">
        <w:t xml:space="preserve"> party, i.e. will a third party be allowed to copy this data to another third party, or can it process it itself for use in targeting.</w:t>
      </w:r>
    </w:p>
    <w:p w:rsidR="00A3385F" w:rsidRPr="00F3500B" w:rsidRDefault="00A3385F" w:rsidP="00104702">
      <w:pPr>
        <w:pStyle w:val="B2"/>
      </w:pPr>
      <w:r w:rsidRPr="00F3500B">
        <w:t>Modify</w:t>
      </w:r>
      <w:r w:rsidR="00701457" w:rsidRPr="00F3500B">
        <w:t>.</w:t>
      </w:r>
    </w:p>
    <w:p w:rsidR="00A3385F" w:rsidRPr="00F3500B" w:rsidRDefault="00A3385F" w:rsidP="00104702">
      <w:pPr>
        <w:pStyle w:val="B3"/>
      </w:pPr>
      <w:r w:rsidRPr="00F3500B">
        <w:t>It may or may not be desirable to allow a user to modify or delete his/her UserHistory and UserPreference Metadata. In some devices, it may be possible that agent software automatically modifies user preferences based on usage history.</w:t>
      </w:r>
    </w:p>
    <w:p w:rsidR="00A3385F" w:rsidRPr="00F3500B" w:rsidRDefault="00A3385F" w:rsidP="00104702">
      <w:pPr>
        <w:pStyle w:val="B2"/>
      </w:pPr>
      <w:r w:rsidRPr="00F3500B">
        <w:t>View (Consume)</w:t>
      </w:r>
      <w:r w:rsidR="00701457" w:rsidRPr="00F3500B">
        <w:t>.</w:t>
      </w:r>
    </w:p>
    <w:p w:rsidR="00A3385F" w:rsidRPr="00F3500B" w:rsidRDefault="00A3385F" w:rsidP="00104702">
      <w:pPr>
        <w:pStyle w:val="B3"/>
      </w:pPr>
      <w:r w:rsidRPr="00F3500B">
        <w:t>A typical usage is when users view and search for programmes in the usage history and then play or record the chosen programme, or an agent filters and searches for programmes according to the user preferences.</w:t>
      </w:r>
    </w:p>
    <w:p w:rsidR="00A3385F" w:rsidRPr="00F3500B" w:rsidRDefault="00A3385F" w:rsidP="00104702">
      <w:pPr>
        <w:pStyle w:val="B2"/>
      </w:pPr>
      <w:r w:rsidRPr="00F3500B">
        <w:t>Privacy</w:t>
      </w:r>
      <w:r w:rsidR="00701457" w:rsidRPr="00F3500B">
        <w:t>.</w:t>
      </w:r>
    </w:p>
    <w:p w:rsidR="00A3385F" w:rsidRPr="00F3500B" w:rsidRDefault="00A3385F" w:rsidP="00104702">
      <w:pPr>
        <w:pStyle w:val="B3"/>
      </w:pPr>
      <w:r w:rsidRPr="00F3500B">
        <w:t xml:space="preserve">Private data is sensitive and conditions under which it may be accessed will vary according to different combinations of business models and legal environments. It shall be possible to monitor and control access (e.g. user control of local or remote third party access) to private data. Note that the </w:t>
      </w:r>
      <w:r w:rsidRPr="00F3500B">
        <w:rPr>
          <w:rFonts w:ascii="Courier New" w:hAnsi="Courier New"/>
        </w:rPr>
        <w:t xml:space="preserve">protected </w:t>
      </w:r>
      <w:r w:rsidRPr="00F3500B">
        <w:t xml:space="preserve">attribute of the </w:t>
      </w:r>
      <w:r w:rsidRPr="00F3500B">
        <w:rPr>
          <w:rFonts w:ascii="Courier New" w:hAnsi="Courier New"/>
        </w:rPr>
        <w:t>UserIdentifier</w:t>
      </w:r>
      <w:r w:rsidRPr="00F3500B">
        <w:t xml:space="preserve"> datatype can be set (e.g. under user control) to indicate whether the user identifier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w:t>
      </w:r>
      <w:r w:rsidR="00452C3A" w:rsidRPr="00F3500B">
        <w:t>"</w:t>
      </w:r>
      <w:r w:rsidRPr="00F3500B">
        <w:t>true</w:t>
      </w:r>
      <w:r w:rsidR="00452C3A" w:rsidRPr="00F3500B">
        <w:t>"</w:t>
      </w:r>
      <w:r w:rsidRPr="00F3500B">
        <w:t>.</w:t>
      </w:r>
    </w:p>
    <w:p w:rsidR="00A3385F" w:rsidRPr="00F3500B" w:rsidRDefault="00A3385F" w:rsidP="00E3036C">
      <w:pPr>
        <w:keepNext/>
        <w:rPr>
          <w:lang w:eastAsia="ja-JP"/>
        </w:rPr>
      </w:pPr>
      <w:r w:rsidRPr="00F3500B">
        <w:rPr>
          <w:lang w:eastAsia="ja-JP"/>
        </w:rPr>
        <w:t>In addition to the respect of these usage rules, metadata security requires the following:</w:t>
      </w:r>
    </w:p>
    <w:p w:rsidR="00A3385F" w:rsidRPr="00F3500B" w:rsidRDefault="00A3385F" w:rsidP="00E3036C">
      <w:pPr>
        <w:pStyle w:val="B1"/>
        <w:keepNext/>
        <w:rPr>
          <w:lang w:eastAsia="ja-JP"/>
        </w:rPr>
      </w:pPr>
      <w:r w:rsidRPr="00F3500B">
        <w:rPr>
          <w:lang w:eastAsia="ja-JP"/>
        </w:rPr>
        <w:t>The integrity of data should be maintained.</w:t>
      </w:r>
    </w:p>
    <w:p w:rsidR="00A3385F" w:rsidRPr="00F3500B" w:rsidRDefault="00A3385F" w:rsidP="00E3036C">
      <w:pPr>
        <w:pStyle w:val="B1"/>
        <w:keepNext/>
        <w:rPr>
          <w:lang w:eastAsia="ja-JP"/>
        </w:rPr>
      </w:pPr>
      <w:r w:rsidRPr="00F3500B">
        <w:rPr>
          <w:lang w:eastAsia="ja-JP"/>
        </w:rPr>
        <w:t>It shall possible to protect this information either globally or at varying levels of granularity.</w:t>
      </w:r>
    </w:p>
    <w:p w:rsidR="00A3385F" w:rsidRPr="00F3500B" w:rsidRDefault="00A3385F" w:rsidP="00E3036C">
      <w:pPr>
        <w:pStyle w:val="B1"/>
        <w:keepNext/>
        <w:rPr>
          <w:lang w:eastAsia="ja-JP"/>
        </w:rPr>
      </w:pPr>
      <w:r w:rsidRPr="00F3500B">
        <w:rPr>
          <w:lang w:eastAsia="ja-JP"/>
        </w:rPr>
        <w:t>It should be possible to authenticate sources of metadata.</w:t>
      </w:r>
    </w:p>
    <w:p w:rsidR="00A3385F" w:rsidRPr="00F3500B" w:rsidRDefault="00A3385F" w:rsidP="00614D0B">
      <w:pPr>
        <w:pStyle w:val="Heading8"/>
      </w:pPr>
      <w:r w:rsidRPr="00F3500B">
        <w:rPr>
          <w:lang w:eastAsia="ja-JP"/>
        </w:rPr>
        <w:br w:type="page"/>
      </w:r>
      <w:bookmarkStart w:id="2177" w:name="_Toc445719006"/>
      <w:r w:rsidRPr="00F3500B">
        <w:lastRenderedPageBreak/>
        <w:t>Annex A (normative</w:t>
      </w:r>
      <w:r w:rsidR="00F700FB">
        <w:t>)</w:t>
      </w:r>
      <w:proofErr w:type="gramStart"/>
      <w:r w:rsidR="00F700FB">
        <w:t>:</w:t>
      </w:r>
      <w:proofErr w:type="gramEnd"/>
      <w:r w:rsidR="00F700FB">
        <w:br/>
      </w:r>
      <w:r w:rsidR="00344126" w:rsidRPr="00F3500B">
        <w:rPr>
          <w:i/>
        </w:rPr>
        <w:t>TV</w:t>
      </w:r>
      <w:r w:rsidR="001425E5" w:rsidRPr="00F3500B">
        <w:rPr>
          <w:i/>
        </w:rPr>
        <w:t>-</w:t>
      </w:r>
      <w:r w:rsidR="00344126" w:rsidRPr="00F3500B">
        <w:rPr>
          <w:i/>
        </w:rPr>
        <w:t>Anytime</w:t>
      </w:r>
      <w:r w:rsidRPr="00F3500B">
        <w:t xml:space="preserve"> Classification Schemes</w:t>
      </w:r>
      <w:bookmarkEnd w:id="2177"/>
    </w:p>
    <w:p w:rsidR="00A3385F" w:rsidRPr="00F3500B" w:rsidRDefault="00A3385F" w:rsidP="00614D0B">
      <w:pPr>
        <w:pStyle w:val="Heading1"/>
      </w:pPr>
      <w:bookmarkStart w:id="2178" w:name="_Toc445719007"/>
      <w:r w:rsidRPr="00F3500B">
        <w:t>A.1</w:t>
      </w:r>
      <w:r w:rsidRPr="00F3500B">
        <w:tab/>
        <w:t>Introduction</w:t>
      </w:r>
      <w:bookmarkEnd w:id="2178"/>
    </w:p>
    <w:p w:rsidR="00A3385F" w:rsidRPr="00F3500B" w:rsidRDefault="00A3385F">
      <w:r w:rsidRPr="00F3500B">
        <w:t xml:space="preserve">The Classification Scheme DS is an MPEG-7 tool for the provision of controlled terminology for use in classification. It is defined in </w:t>
      </w:r>
      <w:r w:rsidR="00C16A9B" w:rsidRPr="00F3500B">
        <w:t>clause 7</w:t>
      </w:r>
      <w:r w:rsidRPr="00F3500B">
        <w:t>.3 of the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The MDS specification shows how URNs can be used to uniquely identify CSs and terms within CSs, as well as the use of CS aliasing to provide a more concise,</w:t>
      </w:r>
      <w:r w:rsidR="00701457" w:rsidRPr="00F3500B">
        <w:t xml:space="preserve"> </w:t>
      </w:r>
      <w:r w:rsidRPr="00F3500B">
        <w:t>application</w:t>
      </w:r>
      <w:r w:rsidR="00104702" w:rsidRPr="00F3500B">
        <w:noBreakHyphen/>
      </w:r>
      <w:r w:rsidRPr="00F3500B">
        <w:t>specific way of referring to classification terms.</w:t>
      </w:r>
    </w:p>
    <w:p w:rsidR="00A779CA" w:rsidRPr="00F3500B" w:rsidRDefault="00A779CA" w:rsidP="00A779CA">
      <w:pPr>
        <w:rPr>
          <w:lang w:eastAsia="fr-CH"/>
        </w:rPr>
      </w:pPr>
      <w:r w:rsidRPr="00F3500B">
        <w:rPr>
          <w:lang w:eastAsia="fr-CH"/>
        </w:rPr>
        <w:t xml:space="preserve">An informative set of Classification Schemes has been developed by TVA to provide a universally applicable default set of classification terms. In addition to - or as a total or partial replacement for - these default CSs, implementers may create and make use of other CSs to meet specific regional or other special requirements (see clause B.3). These default CSs are presented as well-formed XML instance documents complying with the ClassificationScheme fragment defined in </w:t>
      </w:r>
      <w:r w:rsidR="0021468C" w:rsidRPr="00F3500B">
        <w:rPr>
          <w:lang w:eastAsia="fr-CH"/>
        </w:rPr>
        <w:t>clause</w:t>
      </w:r>
      <w:r w:rsidRPr="00F3500B">
        <w:rPr>
          <w:lang w:eastAsia="fr-CH"/>
        </w:rPr>
        <w:t xml:space="preserve"> 4.3.1.13 of </w:t>
      </w:r>
      <w:r w:rsidR="000D25E8" w:rsidRPr="00F3500B">
        <w:rPr>
          <w:lang w:eastAsia="fr-CH"/>
        </w:rPr>
        <w:t>ETSI TS 102 822-3-2</w:t>
      </w:r>
      <w:r w:rsidR="00A937E2" w:rsidRPr="00F3500B">
        <w:rPr>
          <w:lang w:eastAsia="fr-CH"/>
        </w:rPr>
        <w:t xml:space="preserve"> [</w:t>
      </w:r>
      <w:r w:rsidR="00A937E2" w:rsidRPr="00F3500B">
        <w:rPr>
          <w:lang w:eastAsia="fr-CH"/>
        </w:rPr>
        <w:fldChar w:fldCharType="begin"/>
      </w:r>
      <w:r w:rsidR="000D25E8" w:rsidRPr="00F3500B">
        <w:rPr>
          <w:lang w:eastAsia="fr-CH"/>
        </w:rPr>
        <w:instrText xml:space="preserve">REF REF_TS102822_3_2 \* MERGEFORMAT  \h </w:instrText>
      </w:r>
      <w:r w:rsidR="00A937E2" w:rsidRPr="00F3500B">
        <w:rPr>
          <w:lang w:eastAsia="fr-CH"/>
        </w:rPr>
      </w:r>
      <w:r w:rsidR="00A937E2" w:rsidRPr="00F3500B">
        <w:rPr>
          <w:lang w:eastAsia="fr-CH"/>
        </w:rPr>
        <w:fldChar w:fldCharType="separate"/>
      </w:r>
      <w:r w:rsidR="00831E19" w:rsidRPr="00F3500B">
        <w:t>6</w:t>
      </w:r>
      <w:r w:rsidR="00A937E2" w:rsidRPr="00F3500B">
        <w:rPr>
          <w:lang w:eastAsia="fr-CH"/>
        </w:rPr>
        <w:fldChar w:fldCharType="end"/>
      </w:r>
      <w:r w:rsidR="00A937E2" w:rsidRPr="00F3500B">
        <w:rPr>
          <w:lang w:eastAsia="fr-CH"/>
        </w:rPr>
        <w:t>]</w:t>
      </w:r>
      <w:r w:rsidRPr="00F3500B">
        <w:rPr>
          <w:lang w:eastAsia="fr-CH"/>
        </w:rPr>
        <w:t>.</w:t>
      </w:r>
      <w:r w:rsidR="00BF15CA" w:rsidRPr="00F3500B">
        <w:rPr>
          <w:lang w:eastAsia="fr-CH"/>
        </w:rPr>
        <w:t xml:space="preserve"> </w:t>
      </w:r>
      <w:r w:rsidRPr="00F3500B">
        <w:rPr>
          <w:lang w:eastAsia="fr-CH"/>
        </w:rPr>
        <w:t>These are not schema valid, which would require the incorporation of the fragment into an instance of ClassificationSchemeTable in the TVAMain document.</w:t>
      </w:r>
    </w:p>
    <w:p w:rsidR="00A779CA" w:rsidRPr="00F3500B" w:rsidRDefault="00545828" w:rsidP="00545828">
      <w:pPr>
        <w:pStyle w:val="EX"/>
        <w:rPr>
          <w:lang w:eastAsia="fr-CH"/>
        </w:rPr>
      </w:pPr>
      <w:r w:rsidRPr="00F3500B">
        <w:rPr>
          <w:lang w:eastAsia="fr-CH"/>
        </w:rPr>
        <w:t>EXAMPLE 1:</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&lt;TVAMain xml:lang=</w:t>
      </w:r>
      <w:r w:rsidR="00452C3A" w:rsidRPr="00F3500B">
        <w:rPr>
          <w:rFonts w:ascii="Courier New" w:hAnsi="Courier New" w:cs="Courier New"/>
          <w:sz w:val="18"/>
          <w:szCs w:val="18"/>
        </w:rPr>
        <w:t>"</w:t>
      </w:r>
      <w:r w:rsidR="00D5402A" w:rsidRPr="00F3500B">
        <w:rPr>
          <w:rFonts w:ascii="Courier New" w:hAnsi="Courier New" w:cs="Courier New"/>
          <w:sz w:val="18"/>
          <w:szCs w:val="18"/>
        </w:rPr>
        <w:t>en</w:t>
      </w:r>
      <w:r w:rsidR="00452C3A" w:rsidRPr="00F3500B">
        <w:rPr>
          <w:rFonts w:ascii="Courier New" w:hAnsi="Courier New" w:cs="Courier New"/>
          <w:sz w:val="18"/>
          <w:szCs w:val="18"/>
        </w:rPr>
        <w:t>"</w:t>
      </w:r>
      <w:r w:rsidR="00D5402A" w:rsidRPr="00F3500B">
        <w:rPr>
          <w:rFonts w:ascii="Courier New" w:hAnsi="Courier New" w:cs="Courier New"/>
          <w:sz w:val="18"/>
          <w:szCs w:val="18"/>
        </w:rPr>
        <w:t xml:space="preserve"> xmlns=</w:t>
      </w:r>
      <w:r w:rsidR="00452C3A" w:rsidRPr="00F3500B">
        <w:rPr>
          <w:rFonts w:ascii="Courier New" w:hAnsi="Courier New" w:cs="Courier New"/>
          <w:sz w:val="18"/>
          <w:szCs w:val="18"/>
        </w:rPr>
        <w:t>"</w:t>
      </w:r>
      <w:r w:rsidR="00D5402A" w:rsidRPr="00F3500B">
        <w:rPr>
          <w:rFonts w:ascii="Courier New" w:hAnsi="Courier New" w:cs="Courier New"/>
          <w:sz w:val="18"/>
          <w:szCs w:val="18"/>
        </w:rPr>
        <w:t>urn:tva:metadata:20</w:t>
      </w:r>
      <w:r w:rsidR="00C66A55" w:rsidRPr="00F3500B">
        <w:rPr>
          <w:rFonts w:ascii="Courier New" w:hAnsi="Courier New" w:cs="Courier New"/>
          <w:sz w:val="18"/>
          <w:szCs w:val="18"/>
        </w:rPr>
        <w:t>11</w:t>
      </w:r>
      <w:r w:rsidR="00452C3A" w:rsidRPr="00F3500B">
        <w:rPr>
          <w:rFonts w:ascii="Courier New" w:hAnsi="Courier New" w:cs="Courier New"/>
          <w:sz w:val="18"/>
          <w:szCs w:val="18"/>
        </w:rPr>
        <w:t>"</w:t>
      </w:r>
      <w:r w:rsidRPr="00F3500B">
        <w:rPr>
          <w:rFonts w:ascii="Courier New" w:hAnsi="Courier New" w:cs="Courier New"/>
          <w:sz w:val="18"/>
          <w:szCs w:val="18"/>
        </w:rPr>
        <w:t xml:space="preserve"> xmlns:mpeg7=</w:t>
      </w:r>
      <w:r w:rsidR="00452C3A" w:rsidRPr="00F3500B">
        <w:rPr>
          <w:rFonts w:ascii="Courier New" w:hAnsi="Courier New" w:cs="Courier New"/>
          <w:sz w:val="18"/>
          <w:szCs w:val="18"/>
        </w:rPr>
        <w:t>"</w:t>
      </w:r>
      <w:r w:rsidRPr="00F3500B">
        <w:rPr>
          <w:rFonts w:ascii="Courier New" w:hAnsi="Courier New" w:cs="Courier New"/>
          <w:sz w:val="18"/>
          <w:szCs w:val="18"/>
        </w:rPr>
        <w:t>urn:tva:mpeg7:20</w:t>
      </w:r>
      <w:r w:rsidR="00FA79FA" w:rsidRPr="00F3500B">
        <w:rPr>
          <w:rFonts w:ascii="Courier New" w:hAnsi="Courier New" w:cs="Courier New"/>
          <w:sz w:val="18"/>
          <w:szCs w:val="18"/>
        </w:rPr>
        <w:t>08</w:t>
      </w:r>
      <w:r w:rsidR="00452C3A" w:rsidRPr="00F3500B">
        <w:rPr>
          <w:rFonts w:ascii="Courier New" w:hAnsi="Courier New" w:cs="Courier New"/>
          <w:sz w:val="18"/>
          <w:szCs w:val="18"/>
        </w:rPr>
        <w:t>"</w:t>
      </w:r>
      <w:r w:rsidRPr="00F3500B">
        <w:rPr>
          <w:rFonts w:ascii="Courier New" w:hAnsi="Courier New" w:cs="Courier New"/>
          <w:sz w:val="18"/>
          <w:szCs w:val="18"/>
        </w:rPr>
        <w:t xml:space="preserve"> xmlns:xsi=</w:t>
      </w:r>
      <w:r w:rsidR="00452C3A" w:rsidRPr="00F3500B">
        <w:rPr>
          <w:rFonts w:ascii="Courier New" w:hAnsi="Courier New" w:cs="Courier New"/>
          <w:sz w:val="18"/>
          <w:szCs w:val="18"/>
        </w:rPr>
        <w:t>"</w:t>
      </w:r>
      <w:r w:rsidRPr="00F3500B">
        <w:rPr>
          <w:rFonts w:ascii="Courier New" w:hAnsi="Courier New" w:cs="Courier New"/>
          <w:sz w:val="18"/>
          <w:szCs w:val="18"/>
        </w:rPr>
        <w:t>http://www.w3.org/2001/XMLSchema-instance</w:t>
      </w:r>
      <w:r w:rsidR="00452C3A" w:rsidRPr="00F3500B">
        <w:rPr>
          <w:rFonts w:ascii="Courier New" w:hAnsi="Courier New" w:cs="Courier New"/>
          <w:sz w:val="18"/>
          <w:szCs w:val="18"/>
        </w:rPr>
        <w:t>"</w:t>
      </w:r>
      <w:r w:rsidRPr="00F3500B">
        <w:rPr>
          <w:rFonts w:ascii="Courier New" w:hAnsi="Courier New" w:cs="Courier New"/>
          <w:sz w:val="18"/>
          <w:szCs w:val="18"/>
        </w:rPr>
        <w:t xml:space="preserve"> xsi:schem</w:t>
      </w:r>
      <w:r w:rsidR="00D5402A" w:rsidRPr="00F3500B">
        <w:rPr>
          <w:rFonts w:ascii="Courier New" w:hAnsi="Courier New" w:cs="Courier New"/>
          <w:sz w:val="18"/>
          <w:szCs w:val="18"/>
        </w:rPr>
        <w:t>aLocation=</w:t>
      </w:r>
      <w:r w:rsidR="00452C3A" w:rsidRPr="00F3500B">
        <w:rPr>
          <w:rFonts w:ascii="Courier New" w:hAnsi="Courier New" w:cs="Courier New"/>
          <w:sz w:val="18"/>
          <w:szCs w:val="18"/>
        </w:rPr>
        <w:t>"</w:t>
      </w:r>
      <w:r w:rsidR="00D5402A" w:rsidRPr="00F3500B">
        <w:rPr>
          <w:rFonts w:ascii="Courier New" w:hAnsi="Courier New" w:cs="Courier New"/>
          <w:sz w:val="18"/>
          <w:szCs w:val="18"/>
        </w:rPr>
        <w:t>urn:tva:metadata:20</w:t>
      </w:r>
      <w:r w:rsidR="00C66A55" w:rsidRPr="00F3500B">
        <w:rPr>
          <w:rFonts w:ascii="Courier New" w:hAnsi="Courier New" w:cs="Courier New"/>
          <w:sz w:val="18"/>
          <w:szCs w:val="18"/>
        </w:rPr>
        <w:t>11</w:t>
      </w:r>
      <w:r w:rsidR="00D5402A" w:rsidRPr="00F3500B">
        <w:rPr>
          <w:rFonts w:ascii="Courier New" w:hAnsi="Courier New" w:cs="Courier New"/>
          <w:sz w:val="18"/>
          <w:szCs w:val="18"/>
        </w:rPr>
        <w:t xml:space="preserve"> tva_metadata_3-1_v1</w:t>
      </w:r>
      <w:r w:rsidR="00C66A55" w:rsidRPr="00F3500B">
        <w:rPr>
          <w:rFonts w:ascii="Courier New" w:hAnsi="Courier New" w:cs="Courier New"/>
          <w:sz w:val="18"/>
          <w:szCs w:val="18"/>
        </w:rPr>
        <w:t>7</w:t>
      </w:r>
      <w:r w:rsidRPr="00F3500B">
        <w:rPr>
          <w:rFonts w:ascii="Courier New" w:hAnsi="Courier New" w:cs="Courier New"/>
          <w:sz w:val="18"/>
          <w:szCs w:val="18"/>
        </w:rPr>
        <w:t>1.xsd</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&lt;ClassificationSchemeTable&gt;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&lt;ClassificationScheme uri=</w:t>
      </w:r>
      <w:r w:rsidR="00452C3A" w:rsidRPr="00F3500B">
        <w:rPr>
          <w:rFonts w:ascii="Courier New" w:hAnsi="Courier New" w:cs="Courier New"/>
          <w:sz w:val="18"/>
          <w:szCs w:val="18"/>
        </w:rPr>
        <w:t>"</w:t>
      </w:r>
      <w:r w:rsidRPr="00F3500B">
        <w:rPr>
          <w:rFonts w:ascii="Courier New" w:hAnsi="Courier New" w:cs="Courier New"/>
          <w:sz w:val="18"/>
          <w:szCs w:val="18"/>
        </w:rPr>
        <w:t>urn</w:t>
      </w:r>
      <w:proofErr w:type="gramStart"/>
      <w:r w:rsidRPr="00F3500B">
        <w:rPr>
          <w:rFonts w:ascii="Courier New" w:hAnsi="Courier New" w:cs="Courier New"/>
          <w:sz w:val="18"/>
          <w:szCs w:val="18"/>
        </w:rPr>
        <w:t>:tva:metadata:cs:ActionTypeCS:20</w:t>
      </w:r>
      <w:r w:rsidR="00C66A55" w:rsidRPr="00F3500B">
        <w:rPr>
          <w:rFonts w:ascii="Courier New" w:hAnsi="Courier New" w:cs="Courier New"/>
          <w:sz w:val="18"/>
          <w:szCs w:val="18"/>
        </w:rPr>
        <w:t>10</w:t>
      </w:r>
      <w:proofErr w:type="gramEnd"/>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 #####################################################################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&lt;!--</w:t>
      </w:r>
      <w:proofErr w:type="gramEnd"/>
      <w:r w:rsidRPr="00F3500B">
        <w:rPr>
          <w:rFonts w:ascii="Courier New" w:hAnsi="Courier New" w:cs="Courier New"/>
          <w:sz w:val="18"/>
          <w:szCs w:val="18"/>
        </w:rPr>
        <w:t xml:space="preserve"> ACTIONTYPE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&lt;!--</w:t>
      </w:r>
      <w:proofErr w:type="gramEnd"/>
      <w:r w:rsidRPr="00F3500B">
        <w:rPr>
          <w:rFonts w:ascii="Courier New" w:hAnsi="Courier New" w:cs="Courier New"/>
          <w:sz w:val="18"/>
          <w:szCs w:val="18"/>
        </w:rPr>
        <w:t xml:space="preserve"> Definition: Types of user action being </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proofErr w:type="gramStart"/>
      <w:r w:rsidRPr="00F3500B">
        <w:rPr>
          <w:rFonts w:ascii="Courier New" w:hAnsi="Courier New" w:cs="Courier New"/>
          <w:sz w:val="18"/>
          <w:szCs w:val="18"/>
        </w:rPr>
        <w:t>monitored</w:t>
      </w:r>
      <w:proofErr w:type="gramEnd"/>
      <w:r w:rsidRPr="00F3500B">
        <w:rPr>
          <w:rFonts w:ascii="Courier New" w:hAnsi="Courier New" w:cs="Courier New"/>
          <w:sz w:val="18"/>
          <w:szCs w:val="18"/>
        </w:rPr>
        <w:t xml:space="preserve"> to analyse viewing habits--&gt;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 #####################################################################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w:t>
      </w:r>
      <w:proofErr w:type="gramStart"/>
      <w:r w:rsidRPr="00F3500B">
        <w:rPr>
          <w:rFonts w:ascii="Courier New" w:hAnsi="Courier New" w:cs="Courier New"/>
          <w:sz w:val="18"/>
          <w:szCs w:val="18"/>
        </w:rPr>
        <w:t>:Term</w:t>
      </w:r>
      <w:proofErr w:type="gramEnd"/>
      <w:r w:rsidRPr="00F3500B">
        <w:rPr>
          <w:rFonts w:ascii="Courier New" w:hAnsi="Courier New" w:cs="Courier New"/>
          <w:sz w:val="18"/>
          <w:szCs w:val="18"/>
        </w:rPr>
        <w:t xml:space="preserve"> termID=</w:t>
      </w:r>
      <w:r w:rsidR="00452C3A" w:rsidRPr="00F3500B">
        <w:rPr>
          <w:rFonts w:ascii="Courier New" w:hAnsi="Courier New" w:cs="Courier New"/>
          <w:sz w:val="18"/>
          <w:szCs w:val="18"/>
        </w:rPr>
        <w:t>"</w:t>
      </w:r>
      <w:r w:rsidRPr="00F3500B">
        <w:rPr>
          <w:rFonts w:ascii="Courier New" w:hAnsi="Courier New" w:cs="Courier New"/>
          <w:sz w:val="18"/>
          <w:szCs w:val="18"/>
        </w:rPr>
        <w:t>1</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w:t>
      </w:r>
      <w:proofErr w:type="gramStart"/>
      <w:r w:rsidRPr="00F3500B">
        <w:rPr>
          <w:rFonts w:ascii="Courier New" w:hAnsi="Courier New" w:cs="Courier New"/>
          <w:sz w:val="18"/>
          <w:szCs w:val="18"/>
        </w:rPr>
        <w:t>:Name</w:t>
      </w:r>
      <w:proofErr w:type="gramEnd"/>
      <w:r w:rsidRPr="00F3500B">
        <w:rPr>
          <w:rFonts w:ascii="Courier New" w:hAnsi="Courier New" w:cs="Courier New"/>
          <w:sz w:val="18"/>
          <w:szCs w:val="18"/>
        </w:rPr>
        <w:t xml:space="preserve"> xml:lang=</w:t>
      </w:r>
      <w:r w:rsidR="00452C3A" w:rsidRPr="00F3500B">
        <w:rPr>
          <w:rFonts w:ascii="Courier New" w:hAnsi="Courier New" w:cs="Courier New"/>
          <w:sz w:val="18"/>
          <w:szCs w:val="18"/>
        </w:rPr>
        <w:t>"</w:t>
      </w:r>
      <w:r w:rsidRPr="00F3500B">
        <w:rPr>
          <w:rFonts w:ascii="Courier New" w:hAnsi="Courier New" w:cs="Courier New"/>
          <w:sz w:val="18"/>
          <w:szCs w:val="18"/>
        </w:rPr>
        <w:t>en</w:t>
      </w:r>
      <w:r w:rsidR="00452C3A" w:rsidRPr="00F3500B">
        <w:rPr>
          <w:rFonts w:ascii="Courier New" w:hAnsi="Courier New" w:cs="Courier New"/>
          <w:sz w:val="18"/>
          <w:szCs w:val="18"/>
        </w:rPr>
        <w:t>"</w:t>
      </w:r>
      <w:r w:rsidRPr="00F3500B">
        <w:rPr>
          <w:rFonts w:ascii="Courier New" w:hAnsi="Courier New" w:cs="Courier New"/>
          <w:sz w:val="18"/>
          <w:szCs w:val="18"/>
        </w:rPr>
        <w:t>&gt;Audio-Video&lt;/mpeg7:Name&gt;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w:t>
      </w:r>
      <w:proofErr w:type="gramStart"/>
      <w:r w:rsidRPr="00F3500B">
        <w:rPr>
          <w:rFonts w:ascii="Courier New" w:hAnsi="Courier New" w:cs="Courier New"/>
          <w:sz w:val="18"/>
          <w:szCs w:val="18"/>
        </w:rPr>
        <w:t>:Definition</w:t>
      </w:r>
      <w:proofErr w:type="gramEnd"/>
      <w:r w:rsidRPr="00F3500B">
        <w:rPr>
          <w:rFonts w:ascii="Courier New" w:hAnsi="Courier New" w:cs="Courier New"/>
          <w:sz w:val="18"/>
          <w:szCs w:val="18"/>
        </w:rPr>
        <w:t xml:space="preserve"> xml:lang=</w:t>
      </w:r>
      <w:r w:rsidR="00452C3A" w:rsidRPr="00F3500B">
        <w:rPr>
          <w:rFonts w:ascii="Courier New" w:hAnsi="Courier New" w:cs="Courier New"/>
          <w:sz w:val="18"/>
          <w:szCs w:val="18"/>
        </w:rPr>
        <w:t>"</w:t>
      </w:r>
      <w:r w:rsidRPr="00F3500B">
        <w:rPr>
          <w:rFonts w:ascii="Courier New" w:hAnsi="Courier New" w:cs="Courier New"/>
          <w:sz w:val="18"/>
          <w:szCs w:val="18"/>
        </w:rPr>
        <w:t>en</w:t>
      </w:r>
      <w:r w:rsidR="00452C3A" w:rsidRPr="00F3500B">
        <w:rPr>
          <w:rFonts w:ascii="Courier New" w:hAnsi="Courier New" w:cs="Courier New"/>
          <w:sz w:val="18"/>
          <w:szCs w:val="18"/>
        </w:rPr>
        <w:t>"</w:t>
      </w:r>
      <w:r w:rsidRPr="00F3500B">
        <w:rPr>
          <w:rFonts w:ascii="Courier New" w:hAnsi="Courier New" w:cs="Courier New"/>
          <w:sz w:val="18"/>
          <w:szCs w:val="18"/>
        </w:rPr>
        <w:t xml:space="preserve">&gt;Actions Related to Audio and </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Video&lt;/mpeg7</w:t>
      </w:r>
      <w:proofErr w:type="gramStart"/>
      <w:r w:rsidRPr="00F3500B">
        <w:rPr>
          <w:rFonts w:ascii="Courier New" w:hAnsi="Courier New" w:cs="Courier New"/>
          <w:sz w:val="18"/>
          <w:szCs w:val="18"/>
        </w:rPr>
        <w:t>:Definition</w:t>
      </w:r>
      <w:proofErr w:type="gramEnd"/>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w:t>
      </w:r>
      <w:proofErr w:type="gramStart"/>
      <w:r w:rsidRPr="00F3500B">
        <w:rPr>
          <w:rFonts w:ascii="Courier New" w:hAnsi="Courier New" w:cs="Courier New"/>
          <w:sz w:val="18"/>
          <w:szCs w:val="18"/>
        </w:rPr>
        <w:t>:Term</w:t>
      </w:r>
      <w:proofErr w:type="gramEnd"/>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&lt;!--etc</w:t>
      </w:r>
      <w:proofErr w:type="gramStart"/>
      <w:r w:rsidRPr="00F3500B">
        <w:rPr>
          <w:rFonts w:ascii="Courier New" w:hAnsi="Courier New" w:cs="Courier New"/>
          <w:sz w:val="18"/>
          <w:szCs w:val="18"/>
        </w:rPr>
        <w:t>.--&gt;</w:t>
      </w:r>
      <w:proofErr w:type="gramEnd"/>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&lt;/ClassificationScheme&gt;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&lt;/ClassificationSchemeTable&gt;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&lt;/TVAMain&gt;</w:t>
      </w:r>
    </w:p>
    <w:p w:rsidR="00A779CA" w:rsidRPr="00F3500B" w:rsidRDefault="00A779CA" w:rsidP="00460C91">
      <w:pPr>
        <w:pStyle w:val="PL"/>
        <w:rPr>
          <w:rFonts w:cs="Courier New"/>
          <w:noProof w:val="0"/>
        </w:rPr>
      </w:pPr>
    </w:p>
    <w:p w:rsidR="00A3385F" w:rsidRPr="00F3500B" w:rsidRDefault="00A3385F">
      <w:r w:rsidRPr="00F3500B">
        <w:t xml:space="preserve">The syntax for naming </w:t>
      </w:r>
      <w:r w:rsidR="00A779CA" w:rsidRPr="00F3500B">
        <w:t xml:space="preserve">default </w:t>
      </w:r>
      <w:r w:rsidRPr="00F3500B">
        <w:t>TVA CSs is closely modelled on that used for MPEG-7 CSs and takes the form:</w:t>
      </w:r>
    </w:p>
    <w:p w:rsidR="00A3385F" w:rsidRPr="00F3500B" w:rsidRDefault="00452C3A">
      <w:pPr>
        <w:pStyle w:val="B1"/>
      </w:pPr>
      <w:r w:rsidRPr="00F3500B">
        <w:t>"</w:t>
      </w:r>
      <w:proofErr w:type="gramStart"/>
      <w:r w:rsidR="00A3385F" w:rsidRPr="00F3500B">
        <w:t>urn:</w:t>
      </w:r>
      <w:proofErr w:type="gramEnd"/>
      <w:r w:rsidR="00A3385F" w:rsidRPr="00F3500B">
        <w:t>tva:metadata:cs:</w:t>
      </w:r>
      <w:r w:rsidR="00A3385F" w:rsidRPr="00F3500B">
        <w:rPr>
          <w:i/>
        </w:rPr>
        <w:t>SchemeName</w:t>
      </w:r>
      <w:r w:rsidRPr="00F3500B">
        <w:t>"</w:t>
      </w:r>
      <w:r w:rsidR="00A3385F" w:rsidRPr="00F3500B">
        <w:t>.</w:t>
      </w:r>
    </w:p>
    <w:p w:rsidR="00A3385F" w:rsidRPr="00F3500B" w:rsidRDefault="00A3385F">
      <w:r w:rsidRPr="00F3500B">
        <w:t xml:space="preserve">The first four structural components, which always take the form </w:t>
      </w:r>
      <w:r w:rsidR="00452C3A" w:rsidRPr="00F3500B">
        <w:t>"</w:t>
      </w:r>
      <w:r w:rsidRPr="00F3500B">
        <w:t>urn</w:t>
      </w:r>
      <w:proofErr w:type="gramStart"/>
      <w:r w:rsidRPr="00F3500B">
        <w:t>:tva:metadata:cs</w:t>
      </w:r>
      <w:proofErr w:type="gramEnd"/>
      <w:r w:rsidR="00452C3A" w:rsidRPr="00F3500B">
        <w:t>"</w:t>
      </w:r>
      <w:r w:rsidRPr="00F3500B">
        <w:t>, indicate that a CS is being named within the TVA metadata CS namespace. The terminating component, Schem</w:t>
      </w:r>
      <w:r w:rsidR="00A779CA" w:rsidRPr="00F3500B">
        <w:t>e</w:t>
      </w:r>
      <w:r w:rsidRPr="00F3500B">
        <w:t xml:space="preserve">Name, uniquely names the CS within the namespace, e.g. </w:t>
      </w:r>
      <w:r w:rsidR="00452C3A" w:rsidRPr="00F3500B">
        <w:t>"</w:t>
      </w:r>
      <w:r w:rsidRPr="00F3500B">
        <w:t>urn</w:t>
      </w:r>
      <w:proofErr w:type="gramStart"/>
      <w:r w:rsidRPr="00F3500B">
        <w:t>:tva:metadata:cs:IntentionCS</w:t>
      </w:r>
      <w:proofErr w:type="gramEnd"/>
      <w:r w:rsidR="00452C3A" w:rsidRPr="00F3500B">
        <w:t>"</w:t>
      </w:r>
      <w:r w:rsidRPr="00F3500B">
        <w:t xml:space="preserve">. In addition, the SchemaName may, if required, include one or more version qualifiers separated from the name by a colon, e.g. </w:t>
      </w:r>
      <w:r w:rsidR="00452C3A" w:rsidRPr="00F3500B">
        <w:t>"</w:t>
      </w:r>
      <w:r w:rsidRPr="00F3500B">
        <w:t>urn</w:t>
      </w:r>
      <w:proofErr w:type="gramStart"/>
      <w:r w:rsidRPr="00F3500B">
        <w:t>:tva:metadata:cs:IntentionCS:2005</w:t>
      </w:r>
      <w:proofErr w:type="gramEnd"/>
      <w:r w:rsidR="00452C3A" w:rsidRPr="00F3500B">
        <w:t>"</w:t>
      </w:r>
      <w:r w:rsidRPr="00F3500B">
        <w:t>.</w:t>
      </w:r>
    </w:p>
    <w:p w:rsidR="00A779CA" w:rsidRPr="00F3500B" w:rsidRDefault="00A779CA" w:rsidP="00A779CA">
      <w:pPr>
        <w:rPr>
          <w:lang w:eastAsia="fr-CH"/>
        </w:rPr>
      </w:pPr>
      <w:r w:rsidRPr="00F3500B">
        <w:rPr>
          <w:lang w:eastAsia="fr-CH"/>
        </w:rPr>
        <w:t xml:space="preserve">However, it is </w:t>
      </w:r>
      <w:r w:rsidR="00867A41" w:rsidRPr="00F3500B">
        <w:rPr>
          <w:lang w:eastAsia="fr-CH"/>
        </w:rPr>
        <w:t>recognized</w:t>
      </w:r>
      <w:r w:rsidRPr="00F3500B">
        <w:rPr>
          <w:lang w:eastAsia="fr-CH"/>
        </w:rPr>
        <w:t xml:space="preserve"> that alternative forms of a URI (e.g. a URL) are equally valid to uniquely identify classification schemes other than presented in </w:t>
      </w:r>
      <w:r w:rsidR="0021468C" w:rsidRPr="00F3500B">
        <w:rPr>
          <w:lang w:eastAsia="fr-CH"/>
        </w:rPr>
        <w:t>the present document</w:t>
      </w:r>
      <w:r w:rsidRPr="00F3500B">
        <w:rPr>
          <w:lang w:eastAsia="fr-CH"/>
        </w:rPr>
        <w:t>.</w:t>
      </w:r>
    </w:p>
    <w:p w:rsidR="00A779CA" w:rsidRPr="00F3500B" w:rsidRDefault="00A779CA" w:rsidP="00A779CA">
      <w:pPr>
        <w:rPr>
          <w:lang w:eastAsia="fr-CH"/>
        </w:rPr>
      </w:pPr>
      <w:r w:rsidRPr="00F3500B">
        <w:rPr>
          <w:lang w:eastAsia="fr-CH"/>
        </w:rPr>
        <w:t xml:space="preserve">Examples of the use of the different forms of pointers to classification schemes and associated aliases are provided in </w:t>
      </w:r>
      <w:r w:rsidR="00AE1DA2" w:rsidRPr="00F3500B">
        <w:rPr>
          <w:lang w:eastAsia="fr-CH"/>
        </w:rPr>
        <w:t>c</w:t>
      </w:r>
      <w:r w:rsidRPr="00F3500B">
        <w:rPr>
          <w:lang w:eastAsia="fr-CH"/>
        </w:rPr>
        <w:t>lause 7.4.4.5.2 of the ISO/IEC 15938-5</w:t>
      </w:r>
      <w:r w:rsidR="00A937E2" w:rsidRPr="00F3500B">
        <w:rPr>
          <w:lang w:eastAsia="fr-CH"/>
        </w:rPr>
        <w:t xml:space="preserve"> [</w:t>
      </w:r>
      <w:r w:rsidR="00A937E2" w:rsidRPr="00F3500B">
        <w:rPr>
          <w:lang w:eastAsia="fr-CH"/>
        </w:rPr>
        <w:fldChar w:fldCharType="begin"/>
      </w:r>
      <w:r w:rsidR="000D25E8" w:rsidRPr="00F3500B">
        <w:rPr>
          <w:lang w:eastAsia="fr-CH"/>
        </w:rPr>
        <w:instrText xml:space="preserve">REF REF_ISOIEC15938_5 \* MERGEFORMAT  \h </w:instrText>
      </w:r>
      <w:r w:rsidR="00A937E2" w:rsidRPr="00F3500B">
        <w:rPr>
          <w:lang w:eastAsia="fr-CH"/>
        </w:rPr>
      </w:r>
      <w:r w:rsidR="00A937E2" w:rsidRPr="00F3500B">
        <w:rPr>
          <w:lang w:eastAsia="fr-CH"/>
        </w:rPr>
        <w:fldChar w:fldCharType="separate"/>
      </w:r>
      <w:r w:rsidR="00831E19" w:rsidRPr="00F3500B">
        <w:t>2</w:t>
      </w:r>
      <w:r w:rsidR="00A937E2" w:rsidRPr="00F3500B">
        <w:rPr>
          <w:lang w:eastAsia="fr-CH"/>
        </w:rPr>
        <w:fldChar w:fldCharType="end"/>
      </w:r>
      <w:r w:rsidR="00A937E2" w:rsidRPr="00F3500B">
        <w:rPr>
          <w:lang w:eastAsia="fr-CH"/>
        </w:rPr>
        <w:t>]</w:t>
      </w:r>
      <w:r w:rsidRPr="00F3500B">
        <w:rPr>
          <w:lang w:eastAsia="fr-CH"/>
        </w:rPr>
        <w:t xml:space="preserve">. It is to be noted that in the case of URNs, the separator to be used is the </w:t>
      </w:r>
      <w:r w:rsidR="00452C3A" w:rsidRPr="00F3500B">
        <w:rPr>
          <w:lang w:eastAsia="fr-CH"/>
        </w:rPr>
        <w:t>"</w:t>
      </w:r>
      <w:r w:rsidRPr="00F3500B">
        <w:rPr>
          <w:lang w:eastAsia="fr-CH"/>
        </w:rPr>
        <w:t>:</w:t>
      </w:r>
      <w:r w:rsidR="00452C3A" w:rsidRPr="00F3500B">
        <w:rPr>
          <w:lang w:eastAsia="fr-CH"/>
        </w:rPr>
        <w:t>"</w:t>
      </w:r>
      <w:r w:rsidRPr="00F3500B">
        <w:rPr>
          <w:lang w:eastAsia="fr-CH"/>
        </w:rPr>
        <w:t xml:space="preserve">, while it is the </w:t>
      </w:r>
      <w:r w:rsidR="00452C3A" w:rsidRPr="00F3500B">
        <w:rPr>
          <w:lang w:eastAsia="fr-CH"/>
        </w:rPr>
        <w:t>"</w:t>
      </w:r>
      <w:r w:rsidRPr="00F3500B">
        <w:rPr>
          <w:lang w:eastAsia="fr-CH"/>
        </w:rPr>
        <w:t>#</w:t>
      </w:r>
      <w:r w:rsidR="00452C3A" w:rsidRPr="00F3500B">
        <w:rPr>
          <w:lang w:eastAsia="fr-CH"/>
        </w:rPr>
        <w:t>"</w:t>
      </w:r>
      <w:r w:rsidRPr="00F3500B">
        <w:rPr>
          <w:lang w:eastAsia="fr-CH"/>
        </w:rPr>
        <w:t xml:space="preserve"> in the case of URLs.</w:t>
      </w:r>
    </w:p>
    <w:p w:rsidR="00A779CA" w:rsidRPr="00F3500B" w:rsidRDefault="00B110FB" w:rsidP="00B110FB">
      <w:pPr>
        <w:pStyle w:val="EX"/>
        <w:rPr>
          <w:lang w:eastAsia="fr-CH"/>
        </w:rPr>
      </w:pPr>
      <w:r w:rsidRPr="00F3500B">
        <w:rPr>
          <w:lang w:eastAsia="fr-CH"/>
        </w:rPr>
        <w:t xml:space="preserve">EXAMPLE </w:t>
      </w:r>
      <w:r w:rsidR="00545828" w:rsidRPr="00F3500B">
        <w:rPr>
          <w:lang w:eastAsia="fr-CH"/>
        </w:rPr>
        <w:t>2</w:t>
      </w:r>
      <w:r w:rsidR="00A779CA" w:rsidRPr="00F3500B">
        <w:rPr>
          <w:lang w:eastAsia="fr-CH"/>
        </w:rPr>
        <w:t>:</w:t>
      </w:r>
      <w:r w:rsidRPr="00F3500B">
        <w:rPr>
          <w:lang w:eastAsia="fr-CH"/>
        </w:rPr>
        <w:tab/>
      </w:r>
      <w:r w:rsidR="00A779CA" w:rsidRPr="00F3500B">
        <w:rPr>
          <w:lang w:eastAsia="fr-CH"/>
        </w:rPr>
        <w:t xml:space="preserve">If </w:t>
      </w:r>
      <w:r w:rsidR="00452C3A" w:rsidRPr="00F3500B">
        <w:rPr>
          <w:lang w:eastAsia="fr-CH"/>
        </w:rPr>
        <w:t>"</w:t>
      </w:r>
      <w:r w:rsidR="00A779CA" w:rsidRPr="00F3500B">
        <w:rPr>
          <w:lang w:eastAsia="fr-CH"/>
        </w:rPr>
        <w:t>S1</w:t>
      </w:r>
      <w:r w:rsidR="00452C3A" w:rsidRPr="00F3500B">
        <w:rPr>
          <w:lang w:eastAsia="fr-CH"/>
        </w:rPr>
        <w:t>"</w:t>
      </w:r>
      <w:r w:rsidR="00A779CA" w:rsidRPr="00F3500B">
        <w:rPr>
          <w:lang w:eastAsia="fr-CH"/>
        </w:rPr>
        <w:t xml:space="preserve"> is the alias for </w:t>
      </w:r>
      <w:r w:rsidR="00452C3A" w:rsidRPr="00F3500B">
        <w:rPr>
          <w:lang w:eastAsia="fr-CH"/>
        </w:rPr>
        <w:t>"</w:t>
      </w:r>
      <w:r w:rsidR="00A779CA" w:rsidRPr="00F3500B">
        <w:rPr>
          <w:lang w:eastAsia="fr-CH"/>
        </w:rPr>
        <w:t>urn:tva:metadata:cs:IntentionCS:2004</w:t>
      </w:r>
      <w:r w:rsidR="00452C3A" w:rsidRPr="00F3500B">
        <w:rPr>
          <w:lang w:eastAsia="fr-CH"/>
        </w:rPr>
        <w:t>"</w:t>
      </w:r>
      <w:r w:rsidR="00A779CA" w:rsidRPr="00F3500B">
        <w:rPr>
          <w:lang w:eastAsia="fr-CH"/>
        </w:rPr>
        <w:t xml:space="preserve">, then a termID will be accessed through </w:t>
      </w:r>
      <w:r w:rsidR="00452C3A" w:rsidRPr="00F3500B">
        <w:rPr>
          <w:lang w:eastAsia="fr-CH"/>
        </w:rPr>
        <w:t>"</w:t>
      </w:r>
      <w:r w:rsidR="00A779CA" w:rsidRPr="00F3500B">
        <w:rPr>
          <w:lang w:eastAsia="fr-CH"/>
        </w:rPr>
        <w:t>:S1:1.2.3.4</w:t>
      </w:r>
      <w:r w:rsidR="00452C3A" w:rsidRPr="00F3500B">
        <w:rPr>
          <w:lang w:eastAsia="fr-CH"/>
        </w:rPr>
        <w:t>"</w:t>
      </w:r>
      <w:r w:rsidR="00A779CA" w:rsidRPr="00F3500B">
        <w:rPr>
          <w:lang w:eastAsia="fr-CH"/>
        </w:rPr>
        <w:t xml:space="preserve"> and the fully qualified term path is: </w:t>
      </w:r>
      <w:r w:rsidR="00452C3A" w:rsidRPr="00F3500B">
        <w:rPr>
          <w:lang w:eastAsia="fr-CH"/>
        </w:rPr>
        <w:t>"</w:t>
      </w:r>
      <w:r w:rsidR="00A779CA" w:rsidRPr="00F3500B">
        <w:rPr>
          <w:lang w:eastAsia="fr-CH"/>
        </w:rPr>
        <w:t>urn:tva:metadata:cs:IntentionCS:2004:1.2.3.4</w:t>
      </w:r>
      <w:r w:rsidR="00452C3A" w:rsidRPr="00F3500B">
        <w:rPr>
          <w:lang w:eastAsia="fr-CH"/>
        </w:rPr>
        <w:t>"</w:t>
      </w:r>
      <w:r w:rsidR="00A779CA" w:rsidRPr="00F3500B">
        <w:rPr>
          <w:lang w:eastAsia="fr-CH"/>
        </w:rPr>
        <w:t>.</w:t>
      </w:r>
    </w:p>
    <w:p w:rsidR="00A779CA" w:rsidRPr="00F3500B" w:rsidRDefault="00B110FB" w:rsidP="00B110FB">
      <w:pPr>
        <w:pStyle w:val="EX"/>
        <w:rPr>
          <w:lang w:eastAsia="fr-CH"/>
        </w:rPr>
      </w:pPr>
      <w:r w:rsidRPr="00F3500B">
        <w:rPr>
          <w:lang w:eastAsia="fr-CH"/>
        </w:rPr>
        <w:t xml:space="preserve">EXAMPLE </w:t>
      </w:r>
      <w:r w:rsidR="00545828" w:rsidRPr="00F3500B">
        <w:rPr>
          <w:lang w:eastAsia="fr-CH"/>
        </w:rPr>
        <w:t>3</w:t>
      </w:r>
      <w:r w:rsidRPr="00F3500B">
        <w:rPr>
          <w:lang w:eastAsia="fr-CH"/>
        </w:rPr>
        <w:t>:</w:t>
      </w:r>
      <w:r w:rsidRPr="00F3500B">
        <w:rPr>
          <w:lang w:eastAsia="fr-CH"/>
        </w:rPr>
        <w:tab/>
      </w:r>
      <w:r w:rsidR="00A779CA" w:rsidRPr="00F3500B">
        <w:rPr>
          <w:lang w:eastAsia="fr-CH"/>
        </w:rPr>
        <w:t xml:space="preserve">If </w:t>
      </w:r>
      <w:r w:rsidR="00452C3A" w:rsidRPr="00F3500B">
        <w:rPr>
          <w:lang w:eastAsia="fr-CH"/>
        </w:rPr>
        <w:t>"</w:t>
      </w:r>
      <w:r w:rsidR="00A779CA" w:rsidRPr="00F3500B">
        <w:rPr>
          <w:lang w:eastAsia="fr-CH"/>
        </w:rPr>
        <w:t>S2</w:t>
      </w:r>
      <w:r w:rsidR="00452C3A" w:rsidRPr="00F3500B">
        <w:rPr>
          <w:lang w:eastAsia="fr-CH"/>
        </w:rPr>
        <w:t>"</w:t>
      </w:r>
      <w:r w:rsidR="00A779CA" w:rsidRPr="00F3500B">
        <w:rPr>
          <w:lang w:eastAsia="fr-CH"/>
        </w:rPr>
        <w:t xml:space="preserve"> is the alias for </w:t>
      </w:r>
      <w:r w:rsidR="00452C3A" w:rsidRPr="00F3500B">
        <w:rPr>
          <w:rStyle w:val="Hyperlink"/>
          <w:color w:val="auto"/>
          <w:u w:val="none"/>
        </w:rPr>
        <w:t>"</w:t>
      </w:r>
      <w:r w:rsidR="00A779CA" w:rsidRPr="00F3500B">
        <w:rPr>
          <w:rStyle w:val="Hyperlink"/>
          <w:color w:val="auto"/>
          <w:u w:val="none"/>
        </w:rPr>
        <w:t>http://arib.or.jp/tv-anytime/ContentCS.xml</w:t>
      </w:r>
      <w:r w:rsidR="00452C3A" w:rsidRPr="00F3500B">
        <w:rPr>
          <w:lang w:eastAsia="fr-CH"/>
        </w:rPr>
        <w:t>"</w:t>
      </w:r>
      <w:r w:rsidR="00A779CA" w:rsidRPr="00F3500B">
        <w:rPr>
          <w:lang w:eastAsia="fr-CH"/>
        </w:rPr>
        <w:t xml:space="preserve">, then a termID will be accessed through </w:t>
      </w:r>
      <w:r w:rsidR="00452C3A" w:rsidRPr="00F3500B">
        <w:rPr>
          <w:lang w:eastAsia="fr-CH"/>
        </w:rPr>
        <w:t>"</w:t>
      </w:r>
      <w:r w:rsidR="00A779CA" w:rsidRPr="00F3500B">
        <w:rPr>
          <w:lang w:eastAsia="fr-CH"/>
        </w:rPr>
        <w:t>:S2:1.2.3.4</w:t>
      </w:r>
      <w:r w:rsidR="00452C3A" w:rsidRPr="00F3500B">
        <w:rPr>
          <w:lang w:eastAsia="fr-CH"/>
        </w:rPr>
        <w:t>"</w:t>
      </w:r>
      <w:r w:rsidR="00A779CA" w:rsidRPr="00F3500B">
        <w:rPr>
          <w:lang w:eastAsia="fr-CH"/>
        </w:rPr>
        <w:t xml:space="preserve"> and the fully qualified term path is: </w:t>
      </w:r>
      <w:r w:rsidR="000904EC" w:rsidRPr="00F3500B">
        <w:rPr>
          <w:lang w:eastAsia="fr-CH"/>
        </w:rPr>
        <w:br/>
      </w:r>
      <w:r w:rsidR="00452C3A" w:rsidRPr="00F3500B">
        <w:rPr>
          <w:rStyle w:val="Hyperlink"/>
          <w:color w:val="auto"/>
          <w:u w:val="none"/>
        </w:rPr>
        <w:t>"</w:t>
      </w:r>
      <w:r w:rsidR="00A779CA" w:rsidRPr="00F3500B">
        <w:rPr>
          <w:rStyle w:val="Hyperlink"/>
          <w:color w:val="auto"/>
          <w:u w:val="none"/>
        </w:rPr>
        <w:t>http://arib.or.jp/tv-anytime/ContentCS.xml#1.2.3.4</w:t>
      </w:r>
      <w:r w:rsidR="00452C3A" w:rsidRPr="00F3500B">
        <w:rPr>
          <w:lang w:eastAsia="fr-CH"/>
        </w:rPr>
        <w:t>"</w:t>
      </w:r>
      <w:r w:rsidR="00A779CA" w:rsidRPr="00F3500B">
        <w:rPr>
          <w:lang w:eastAsia="fr-CH"/>
        </w:rPr>
        <w:t>.</w:t>
      </w:r>
    </w:p>
    <w:p w:rsidR="00A779CA" w:rsidRPr="00F3500B" w:rsidRDefault="00A779CA" w:rsidP="00A779CA">
      <w:pPr>
        <w:rPr>
          <w:lang w:eastAsia="fr-CH"/>
        </w:rPr>
      </w:pPr>
      <w:r w:rsidRPr="00F3500B">
        <w:rPr>
          <w:lang w:eastAsia="fr-CH"/>
        </w:rPr>
        <w:lastRenderedPageBreak/>
        <w:t xml:space="preserve">If external Classification Schemes are used, it is an important implementation requirement to ensure that these resources are accessible by the metadata recipient. In the case of a URL, it </w:t>
      </w:r>
      <w:r w:rsidR="00ED0A36" w:rsidRPr="00F3500B">
        <w:rPr>
          <w:lang w:eastAsia="fr-CH"/>
        </w:rPr>
        <w:t>shall</w:t>
      </w:r>
      <w:r w:rsidRPr="00F3500B">
        <w:rPr>
          <w:lang w:eastAsia="fr-CH"/>
        </w:rPr>
        <w:t xml:space="preserve"> be ensured that the presence of the file is maintained at the declared location. In the case of a URN, the actual scheme location </w:t>
      </w:r>
      <w:r w:rsidR="00ED0A36" w:rsidRPr="00F3500B">
        <w:rPr>
          <w:lang w:eastAsia="fr-CH"/>
        </w:rPr>
        <w:t>shall</w:t>
      </w:r>
      <w:r w:rsidRPr="00F3500B">
        <w:rPr>
          <w:lang w:eastAsia="fr-CH"/>
        </w:rPr>
        <w:t xml:space="preserve"> be provided for interoperability purposes.</w:t>
      </w:r>
    </w:p>
    <w:p w:rsidR="00A3385F" w:rsidRPr="00F3500B" w:rsidRDefault="00A3385F">
      <w:r w:rsidRPr="00F3500B">
        <w:t xml:space="preserve">An informative set of Classification Schemes has been developed by TVA to provide a universally applicable default set of classification terms. In addition to - or as a total or partial replacement for - these default CSs, implementers may create and make use of other CSs to meet specific regional or other special requirements (see </w:t>
      </w:r>
      <w:r w:rsidR="00C16A9B" w:rsidRPr="00F3500B">
        <w:t xml:space="preserve">clause </w:t>
      </w:r>
      <w:r w:rsidRPr="00F3500B">
        <w:t>B.3).</w:t>
      </w:r>
    </w:p>
    <w:p w:rsidR="00A3385F" w:rsidRPr="00F3500B" w:rsidRDefault="00A3385F">
      <w:pPr>
        <w:pStyle w:val="NO"/>
      </w:pPr>
      <w:r w:rsidRPr="00F3500B">
        <w:t>NOTE:</w:t>
      </w:r>
      <w:r w:rsidR="00C600AE" w:rsidRPr="00F3500B">
        <w:tab/>
      </w:r>
      <w:r w:rsidRPr="00F3500B">
        <w:t xml:space="preserve">Some of the following classification schemes </w:t>
      </w:r>
      <w:r w:rsidR="00A779CA" w:rsidRPr="00F3500B">
        <w:t xml:space="preserve">might </w:t>
      </w:r>
      <w:r w:rsidRPr="00F3500B">
        <w:t>have been changed to better categor</w:t>
      </w:r>
      <w:r w:rsidR="002E157B" w:rsidRPr="00F3500B">
        <w:t>ize</w:t>
      </w:r>
      <w:r w:rsidRPr="00F3500B">
        <w:t xml:space="preserve"> content.</w:t>
      </w:r>
      <w:r w:rsidR="008532F7" w:rsidRPr="00F3500B">
        <w:t xml:space="preserve"> </w:t>
      </w:r>
      <w:r w:rsidRPr="00F3500B">
        <w:t xml:space="preserve">These modifications have been brought into </w:t>
      </w:r>
      <w:r w:rsidR="00505743" w:rsidRPr="00F3500B">
        <w:t>the present document</w:t>
      </w:r>
      <w:r w:rsidRPr="00F3500B">
        <w:t xml:space="preserve"> in a backward compatible manner.</w:t>
      </w:r>
      <w:r w:rsidR="008532F7" w:rsidRPr="00F3500B">
        <w:t xml:space="preserve"> </w:t>
      </w:r>
      <w:r w:rsidRPr="00F3500B">
        <w:t>Terms that have deprecated have been removed but the original numbering has been respected.</w:t>
      </w:r>
      <w:r w:rsidR="008532F7" w:rsidRPr="00F3500B">
        <w:t xml:space="preserve"> </w:t>
      </w:r>
      <w:r w:rsidRPr="00F3500B">
        <w:t xml:space="preserve">It is recommended that now missing terms defined in previous versions of </w:t>
      </w:r>
      <w:r w:rsidR="00505743" w:rsidRPr="00F3500B">
        <w:t>the present document</w:t>
      </w:r>
      <w:r w:rsidRPr="00F3500B">
        <w:t xml:space="preserve"> be replaced progressively with the new definit</w:t>
      </w:r>
      <w:r w:rsidR="003C1626" w:rsidRPr="00F3500B">
        <w:t xml:space="preserve">ions provided in </w:t>
      </w:r>
      <w:r w:rsidR="002C5DA5" w:rsidRPr="00F3500B">
        <w:t>this annex</w:t>
      </w:r>
      <w:r w:rsidRPr="00F3500B">
        <w:t>. Missin</w:t>
      </w:r>
      <w:r w:rsidR="002C5DA5" w:rsidRPr="00F3500B">
        <w:t>g references (keys such as e.g. </w:t>
      </w:r>
      <w:r w:rsidRPr="00F3500B">
        <w:t>CONTENT</w:t>
      </w:r>
      <w:r w:rsidR="005B1F1E" w:rsidRPr="00F3500B">
        <w:t>'</w:t>
      </w:r>
      <w:r w:rsidRPr="00F3500B">
        <w:t xml:space="preserve">s 3.1.2.1.6) </w:t>
      </w:r>
      <w:r w:rsidR="0021468C" w:rsidRPr="00F3500B">
        <w:t>should</w:t>
      </w:r>
      <w:r w:rsidRPr="00F3500B">
        <w:t xml:space="preserve"> not be used to insert private definitions.</w:t>
      </w:r>
      <w:r w:rsidR="008532F7" w:rsidRPr="00F3500B">
        <w:t xml:space="preserve"> </w:t>
      </w:r>
      <w:r w:rsidRPr="00F3500B">
        <w:t>The need for custom</w:t>
      </w:r>
      <w:r w:rsidR="002E157B" w:rsidRPr="00F3500B">
        <w:t>iza</w:t>
      </w:r>
      <w:r w:rsidRPr="00F3500B">
        <w:t>tion has been covered specifically by adding keys at the root of certain classification schemes.</w:t>
      </w:r>
    </w:p>
    <w:p w:rsidR="00A3385F" w:rsidRPr="00F3500B" w:rsidRDefault="00A3385F" w:rsidP="00614D0B">
      <w:pPr>
        <w:pStyle w:val="Heading1"/>
      </w:pPr>
      <w:bookmarkStart w:id="2179" w:name="_Toc445719008"/>
      <w:r w:rsidRPr="00F3500B">
        <w:t>A.2</w:t>
      </w:r>
      <w:r w:rsidRPr="00F3500B">
        <w:tab/>
        <w:t>ActionType CS</w:t>
      </w:r>
      <w:bookmarkEnd w:id="2179"/>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proofErr w:type="gramStart"/>
      <w:r w:rsidRPr="00F3500B">
        <w:rPr>
          <w:rFonts w:ascii="Courier New" w:hAnsi="Courier New" w:cs="Courier New"/>
          <w:sz w:val="16"/>
          <w:szCs w:val="16"/>
        </w:rPr>
        <w:t>&lt;?xml</w:t>
      </w:r>
      <w:proofErr w:type="gramEnd"/>
      <w:r w:rsidRPr="00F3500B">
        <w:rPr>
          <w:rFonts w:ascii="Courier New" w:hAnsi="Courier New" w:cs="Courier New"/>
          <w:sz w:val="16"/>
          <w:szCs w:val="16"/>
        </w:rPr>
        <w:t xml:space="preserve">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w:t>
      </w:r>
      <w:proofErr w:type="gramStart"/>
      <w:r w:rsidRPr="00F3500B">
        <w:rPr>
          <w:rFonts w:ascii="Courier New" w:eastAsia="Arial Unicode MS" w:hAnsi="Courier New" w:cs="Courier New"/>
          <w:sz w:val="16"/>
          <w:szCs w:val="16"/>
          <w:lang w:eastAsia="ja-JP"/>
        </w:rPr>
        <w:t>:tva:metadata:cs:ActionTypeCS:20</w:t>
      </w:r>
      <w:r w:rsidR="00D4331F" w:rsidRPr="00F3500B">
        <w:rPr>
          <w:rFonts w:ascii="Courier New" w:eastAsia="Arial Unicode MS" w:hAnsi="Courier New" w:cs="Courier New"/>
          <w:sz w:val="16"/>
          <w:szCs w:val="16"/>
          <w:lang w:eastAsia="ja-JP"/>
        </w:rPr>
        <w:t>10</w:t>
      </w:r>
      <w:proofErr w:type="gramEnd"/>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proofErr w:type="gramStart"/>
      <w:r w:rsidRPr="00F3500B">
        <w:rPr>
          <w:rFonts w:ascii="Courier New" w:eastAsia="Arial Unicode MS" w:hAnsi="Courier New" w:cs="Courier New"/>
          <w:sz w:val="16"/>
          <w:szCs w:val="16"/>
          <w:lang w:eastAsia="ja-JP"/>
        </w:rPr>
        <w:t>&lt;!--</w:t>
      </w:r>
      <w:proofErr w:type="gramEnd"/>
      <w:r w:rsidRPr="00F3500B">
        <w:rPr>
          <w:rFonts w:ascii="Courier New" w:eastAsia="Arial Unicode MS" w:hAnsi="Courier New" w:cs="Courier New"/>
          <w:sz w:val="16"/>
          <w:szCs w:val="16"/>
          <w:lang w:eastAsia="ja-JP"/>
        </w:rPr>
        <w:t xml:space="preserve"> ACTIONTYPE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proofErr w:type="gramStart"/>
      <w:r w:rsidRPr="00F3500B">
        <w:rPr>
          <w:rFonts w:ascii="Courier New" w:eastAsia="Arial Unicode MS" w:hAnsi="Courier New" w:cs="Courier New"/>
          <w:sz w:val="16"/>
          <w:szCs w:val="16"/>
          <w:lang w:eastAsia="ja-JP"/>
        </w:rPr>
        <w:t>&lt;!--</w:t>
      </w:r>
      <w:proofErr w:type="gramEnd"/>
      <w:r w:rsidRPr="00F3500B">
        <w:rPr>
          <w:rFonts w:ascii="Courier New" w:eastAsia="Arial Unicode MS" w:hAnsi="Courier New" w:cs="Courier New"/>
          <w:sz w:val="16"/>
          <w:szCs w:val="16"/>
          <w:lang w:eastAsia="ja-JP"/>
        </w:rPr>
        <w:t xml:space="preserve"> Definition: Types of user action being monitored to analyse viewing habits--&gt;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Audio and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&gt;PlayRecording&lt;/Name&gt;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content from a recording&lt;/Definition&gt;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&gt;PlayStream&lt;/Name&gt;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content from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 input stream to local storage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&gt;Preview&lt;/Name&gt;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or listen to a summary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&gt;Pause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 forward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180"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181"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18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183"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184"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185" w:author="Evain, Jean-Pierre" w:date="2017-06-09T15:03:00Z">
            <w:rPr>
              <w:rFonts w:ascii="Courier New" w:eastAsia="Arial Unicode MS" w:hAnsi="Courier New" w:cs="Courier New"/>
              <w:sz w:val="16"/>
              <w:szCs w:val="16"/>
              <w:lang w:eastAsia="ja-JP"/>
            </w:rPr>
          </w:rPrChange>
        </w:rPr>
        <w:t>&gt;Rewind&lt;/Name&gt;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186"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187"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188"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&gt;Rewind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 forward over a portion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&gt;SkipBackward&lt;/Name&gt;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 backward over a portion of the input stream&lt;/Definition&gt;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&gt;Turn sound off&lt;/Definition&gt;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&gt;VolumeUp&lt;/Name&gt;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&gt;Increase volume&lt;/Definition&gt;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&gt;VolumeDown&lt;/Name&gt;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&gt;Reduce volume&lt;/Definition&gt;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&gt;Loop/Repeat&lt;/Name&gt;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&gt;Repeat/loop (part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&gt;Shuffle&lt;/Name&gt;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&gt;Randomly select next track&lt;/Definition&gt;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&gt;SkipToStart&lt;/Name&gt;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 to the beginning of the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&gt;SkipToEnd&lt;/Name&gt;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 to the end of the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&gt;CopyCD&lt;/Name&gt;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&gt;Copy all or part of a CD&lt;/Definition&gt;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D4331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1.18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w:t>
      </w:r>
      <w:proofErr w:type="gramStart"/>
      <w:r w:rsidRPr="00F3500B">
        <w:rPr>
          <w:rFonts w:ascii="Courier New" w:hAnsi="Courier New" w:cs="Courier New"/>
          <w:sz w:val="16"/>
          <w:szCs w:val="16"/>
          <w:lang w:eastAsia="ja-JP"/>
        </w:rPr>
        <w:t>:lang</w:t>
      </w:r>
      <w:proofErr w:type="gramEnd"/>
      <w:r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&gt;RatingAction&lt;/Name&gt;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&gt;Express a rating.&lt;/Definition&gt;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189"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190"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191"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192"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193"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194" w:author="Evain, Jean-Pierre" w:date="2017-06-09T15:03:00Z">
            <w:rPr>
              <w:rFonts w:ascii="Courier New" w:eastAsia="Arial Unicode MS" w:hAnsi="Courier New" w:cs="Courier New"/>
              <w:sz w:val="16"/>
              <w:szCs w:val="16"/>
              <w:lang w:eastAsia="ja-JP"/>
            </w:rPr>
          </w:rPrChange>
        </w:rPr>
        <w:t>&gt;Zoom&lt;/Name&gt;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195"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196"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197"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&gt;Zoom (in) to the on-screen image or sequence&lt;/Definition&gt;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&gt;SlowMotion&lt;/Name&gt;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input stream in slow motion&lt;/Definition&gt;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&gt;CCOn&lt;/Name&gt;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&gt;Closed caption is 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&gt;StepForward&lt;/Name&gt;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&gt;Advance to next frame&lt;/Definition&gt;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&gt;StepBackward&lt;/Name&gt;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&gt;Return to previous frame&lt;/Definition&gt;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miscellaneous data&lt;/Definition&gt;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&gt;ClickThrough&lt;/Name&gt;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&gt;Follow an available link&lt;/Definition&gt;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&gt;ScrollUp&lt;/Name&gt;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 up in a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&gt;ScrollDown&lt;/Name&gt;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 down in a web page/composite page&lt;/Definition&gt;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&gt;ViewGuide&lt;/Name&gt;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program/resource guide&lt;/Definition&gt;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&gt;SavePage&lt;/Name&gt;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&gt;Save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198"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199"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0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01"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0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03" w:author="Evain, Jean-Pierre" w:date="2017-06-09T15:03:00Z">
            <w:rPr>
              <w:rFonts w:ascii="Courier New" w:eastAsia="Arial Unicode MS" w:hAnsi="Courier New" w:cs="Courier New"/>
              <w:sz w:val="16"/>
              <w:szCs w:val="16"/>
              <w:lang w:eastAsia="ja-JP"/>
            </w:rPr>
          </w:rPrChange>
        </w:rPr>
        <w:t>&gt;PrintPage&lt;/Name&gt;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204"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05"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06"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&gt;Print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&gt;Search&lt;/Name&gt;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&gt;Search the web or local resources&lt;/Definition&gt;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&gt;SubmitForm&lt;/Name&gt;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 form with requested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&gt;SubmitQuery&lt;/Name&gt;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 query&lt;/Definition&gt;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&gt;Archive content to persistent local storage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&gt;Commerce&lt;/Name&gt;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commerce&lt;/Definition&gt;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&gt;Purchase a product or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&gt;AddToWishList&lt;/Name&gt;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&gt;Designate a product or item as possible future purchasing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&gt;AddToCart&lt;/Name&gt;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&gt;Designate a product or item as potential immediate purchase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29752E" w:rsidRPr="00F3500B" w:rsidRDefault="0029752E" w:rsidP="00614D0B">
      <w:pPr>
        <w:pStyle w:val="Heading1"/>
      </w:pPr>
      <w:bookmarkStart w:id="2207" w:name="_Toc445719009"/>
      <w:r w:rsidRPr="00F3500B">
        <w:t>A.3</w:t>
      </w:r>
      <w:r w:rsidRPr="00F3500B">
        <w:tab/>
        <w:t>HowRelated CS</w:t>
      </w:r>
      <w:bookmarkEnd w:id="2207"/>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proofErr w:type="gramStart"/>
      <w:r w:rsidRPr="00F3500B">
        <w:rPr>
          <w:rFonts w:ascii="Courier New" w:eastAsia="MS Mincho" w:hAnsi="Courier New" w:cs="Courier New"/>
          <w:sz w:val="16"/>
          <w:szCs w:val="16"/>
          <w:lang w:eastAsia="ja-JP"/>
        </w:rPr>
        <w:t>&lt;?xml</w:t>
      </w:r>
      <w:proofErr w:type="gramEnd"/>
      <w:r w:rsidRPr="00F3500B">
        <w:rPr>
          <w:rFonts w:ascii="Courier New" w:eastAsia="MS Mincho" w:hAnsi="Courier New" w:cs="Courier New"/>
          <w:sz w:val="16"/>
          <w:szCs w:val="16"/>
          <w:lang w:eastAsia="ja-JP"/>
        </w:rPr>
        <w:t xml:space="preserve"> version=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encoding=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UTF-8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&lt;ClassificationScheme uri=</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urn</w:t>
      </w:r>
      <w:proofErr w:type="gramStart"/>
      <w:r w:rsidRPr="00F3500B">
        <w:rPr>
          <w:rFonts w:ascii="Courier New" w:eastAsia="MS Mincho" w:hAnsi="Courier New" w:cs="Courier New"/>
          <w:sz w:val="16"/>
          <w:szCs w:val="16"/>
          <w:lang w:eastAsia="ja-JP"/>
        </w:rPr>
        <w:t>:tva:metadata:cs:HowRelatedCS:20</w:t>
      </w:r>
      <w:r w:rsidR="00A76136" w:rsidRPr="00F3500B">
        <w:rPr>
          <w:rFonts w:ascii="Courier New" w:eastAsia="MS Mincho" w:hAnsi="Courier New" w:cs="Courier New"/>
          <w:sz w:val="16"/>
          <w:szCs w:val="16"/>
          <w:lang w:eastAsia="ja-JP"/>
        </w:rPr>
        <w:t>1</w:t>
      </w:r>
      <w:r w:rsidR="00840F30" w:rsidRPr="00F3500B">
        <w:rPr>
          <w:rFonts w:ascii="Courier New" w:eastAsia="MS Mincho" w:hAnsi="Courier New" w:cs="Courier New"/>
          <w:sz w:val="16"/>
          <w:szCs w:val="16"/>
          <w:lang w:eastAsia="ja-JP"/>
        </w:rPr>
        <w:t>1</w:t>
      </w:r>
      <w:proofErr w:type="gramEnd"/>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 #####################################################################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&lt;!--</w:t>
      </w:r>
      <w:proofErr w:type="gramEnd"/>
      <w:r w:rsidRPr="00F3500B">
        <w:rPr>
          <w:rFonts w:ascii="Courier New" w:eastAsia="MS Mincho" w:hAnsi="Courier New" w:cs="Courier New"/>
          <w:sz w:val="16"/>
          <w:szCs w:val="16"/>
          <w:lang w:eastAsia="ja-JP"/>
        </w:rPr>
        <w:t xml:space="preserve"> HOWRELATED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&lt;!--Definition: A series of definitions for possible relations between programmes--&gt;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 #####################################################################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trailer of the currently described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trailer of the currently described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&gt;IsTrailerOf&lt;/Name&gt;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of which the currently described resource is a trailer&lt;/Definition&gt;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&gt;GroupTrailer&lt;/Name&gt;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trailer for the group of resources currently described.&lt;/Definition&gt;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&gt;HasGroupTrailer&lt;/Name&gt;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trailer for the group of resources currently described.&lt;/Definition&gt;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lastRenderedPageBreak/>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&gt;IsGroupTrailerOf&lt;/Name&gt;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group of resources for which the currently described resource is a trailer.&lt;/Definition&gt;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&gt;Sibling&lt;/Name&gt;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sibling of the current resource. Example: Record the next episode in a series whilst watching an earlier episode&lt;/Definition&gt;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&gt;Alternative&lt;/Name&gt;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an alternative version of the current  resource. Example: Whilst watching a programme, or part of programme, the user is able to discover that a high definition version is available elsewhere&lt;/Definition&gt;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 termID=</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4.1</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&lt;Name xml</w:t>
      </w:r>
      <w:proofErr w:type="gramStart"/>
      <w:r w:rsidRPr="00F3500B">
        <w:rPr>
          <w:rFonts w:ascii="Courier New" w:eastAsia="Arial Unicode MS" w:hAnsi="Courier New"/>
          <w:sz w:val="16"/>
          <w:szCs w:val="16"/>
          <w:lang w:eastAsia="ko-KR"/>
        </w:rPr>
        <w:t>:lang</w:t>
      </w:r>
      <w:proofErr w:type="gramEnd"/>
      <w:r w:rsidRPr="00F3500B">
        <w:rPr>
          <w:rFonts w:ascii="Courier New" w:eastAsia="Arial Unicode MS" w:hAnsi="Courier New"/>
          <w:sz w:val="16"/>
          <w:szCs w:val="16"/>
          <w:lang w:eastAsia="ko-KR"/>
        </w:rPr>
        <w:t>=</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&gt;Simulcast&lt;/Name&gt;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8"/>
          <w:szCs w:val="18"/>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&lt;Definition xml</w:t>
      </w:r>
      <w:proofErr w:type="gramStart"/>
      <w:r w:rsidRPr="00F3500B">
        <w:rPr>
          <w:rFonts w:ascii="Courier New" w:eastAsia="Arial Unicode MS" w:hAnsi="Courier New"/>
          <w:sz w:val="16"/>
          <w:szCs w:val="16"/>
          <w:lang w:eastAsia="ko-KR"/>
        </w:rPr>
        <w:t>:lang</w:t>
      </w:r>
      <w:proofErr w:type="gramEnd"/>
      <w:r w:rsidRPr="00F3500B">
        <w:rPr>
          <w:rFonts w:ascii="Courier New" w:eastAsia="Arial Unicode MS" w:hAnsi="Courier New"/>
          <w:sz w:val="16"/>
          <w:szCs w:val="16"/>
          <w:lang w:eastAsia="ko-KR"/>
        </w:rPr>
        <w:t>=</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&gt;The reference points to an alternative version of the current resource that is being shown simultaneously with the current resource.</w:t>
      </w:r>
      <w:r w:rsidR="00207E95" w:rsidRPr="00F3500B">
        <w:rPr>
          <w:rFonts w:ascii="Courier New" w:eastAsia="Arial Unicode MS" w:hAnsi="Courier New" w:cs="Courier New"/>
          <w:sz w:val="18"/>
          <w:szCs w:val="18"/>
          <w:lang w:eastAsia="ko-KR"/>
        </w:rPr>
        <w:t xml:space="preserve"> </w:t>
      </w:r>
      <w:r w:rsidR="00207E95" w:rsidRPr="00F3500B">
        <w:rPr>
          <w:rFonts w:ascii="Courier New" w:hAnsi="Courier New" w:cs="Courier New"/>
          <w:iCs/>
          <w:sz w:val="18"/>
          <w:szCs w:val="18"/>
        </w:rPr>
        <w:t>The use of this term should be restricted to partial implementations of TV-Anytime where the schema profile does not include the ProgramLocationTable. In all other cases use should be made of the instance description tools available in the ProgramLocationTable</w:t>
      </w:r>
      <w:proofErr w:type="gramStart"/>
      <w:r w:rsidR="00207E95" w:rsidRPr="00F3500B">
        <w:rPr>
          <w:rFonts w:ascii="Courier New" w:hAnsi="Courier New" w:cs="Courier New"/>
          <w:iCs/>
          <w:sz w:val="18"/>
          <w:szCs w:val="18"/>
        </w:rPr>
        <w:t>.</w:t>
      </w:r>
      <w:r w:rsidRPr="00F3500B">
        <w:rPr>
          <w:rFonts w:ascii="Courier New" w:eastAsia="Arial Unicode MS" w:hAnsi="Courier New" w:cs="Courier New"/>
          <w:sz w:val="18"/>
          <w:szCs w:val="18"/>
          <w:lang w:eastAsia="ko-KR"/>
        </w:rPr>
        <w:t>&lt;</w:t>
      </w:r>
      <w:proofErr w:type="gramEnd"/>
      <w:r w:rsidRPr="00F3500B">
        <w:rPr>
          <w:rFonts w:ascii="Courier New" w:eastAsia="Arial Unicode MS" w:hAnsi="Courier New" w:cs="Courier New"/>
          <w:sz w:val="18"/>
          <w:szCs w:val="18"/>
          <w:lang w:eastAsia="ko-KR"/>
        </w:rPr>
        <w: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 termID=</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4.2</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&lt;Name xml</w:t>
      </w:r>
      <w:proofErr w:type="gramStart"/>
      <w:r w:rsidRPr="00F3500B">
        <w:rPr>
          <w:rFonts w:ascii="Courier New" w:eastAsia="Arial Unicode MS" w:hAnsi="Courier New"/>
          <w:sz w:val="16"/>
          <w:szCs w:val="16"/>
          <w:lang w:eastAsia="ko-KR"/>
        </w:rPr>
        <w:t>:lang</w:t>
      </w:r>
      <w:proofErr w:type="gramEnd"/>
      <w:r w:rsidRPr="00F3500B">
        <w:rPr>
          <w:rFonts w:ascii="Courier New" w:eastAsia="Arial Unicode MS" w:hAnsi="Courier New"/>
          <w:sz w:val="16"/>
          <w:szCs w:val="16"/>
          <w:lang w:eastAsia="ko-KR"/>
        </w:rPr>
        <w:t>=</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&gt;On-demand&lt;/Name&gt;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&lt;Definition xml:lang=</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&gt;The reference points to an alternative version of the current resource that is available for consumption on demand, e.g. a link to a content download descriptor, or a deep link to a page in a content provider</w:t>
      </w:r>
      <w:r w:rsidR="005B1F1E"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s application.</w:t>
      </w:r>
      <w:r w:rsidR="00207E95" w:rsidRPr="00F3500B">
        <w:rPr>
          <w:rFonts w:ascii="Courier New" w:eastAsia="Arial Unicode MS" w:hAnsi="Courier New" w:cs="Courier New"/>
          <w:sz w:val="18"/>
          <w:szCs w:val="18"/>
          <w:lang w:eastAsia="ko-KR"/>
        </w:rPr>
        <w:t xml:space="preserve"> </w:t>
      </w:r>
      <w:r w:rsidR="00207E95" w:rsidRPr="00F3500B">
        <w:rPr>
          <w:rFonts w:ascii="Courier New" w:hAnsi="Courier New" w:cs="Courier New"/>
          <w:iCs/>
          <w:sz w:val="18"/>
          <w:szCs w:val="18"/>
        </w:rPr>
        <w:t>The use of this term should be restricted to partial implementations of TV-Anytime where the schema profile does not include the ProgramLocationTable. In all other cases use should be made of the instance description tools available in the ProgramLocationTable.</w:t>
      </w:r>
      <w:r w:rsidR="00207E95" w:rsidRPr="00F3500B">
        <w:rPr>
          <w:rFonts w:ascii="Courier New" w:eastAsia="Arial Unicode MS" w:hAnsi="Courier New"/>
          <w:sz w:val="16"/>
          <w:szCs w:val="16"/>
          <w:lang w:eastAsia="ko-KR"/>
        </w:rPr>
        <w:t xml:space="preserve"> </w:t>
      </w:r>
      <w:r w:rsidRPr="00F3500B">
        <w:rPr>
          <w:rFonts w:ascii="Courier New" w:eastAsia="Arial Unicode MS" w:hAnsi="Courier New"/>
          <w:sz w:val="16"/>
          <w:szCs w:val="16"/>
          <w:lang w:eastAsia="ko-KR"/>
        </w:rPr>
        <w:t>&lt;/Definition&gt;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&gt;Parent&lt;/Name&gt;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reference points to a group of resources to which belongs the current resource. Example: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Record an entire series, whilst watching one of the episodes</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&gt;Recommendation&lt;/Name&gt;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recommended by the provider of the current resource. The service provider considers there to be similarities between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currently</w:t>
      </w:r>
      <w:proofErr w:type="gramEnd"/>
      <w:r w:rsidRPr="00F3500B">
        <w:rPr>
          <w:rFonts w:ascii="Courier New" w:eastAsia="MS Mincho" w:hAnsi="Courier New" w:cs="Courier New"/>
          <w:sz w:val="16"/>
          <w:szCs w:val="16"/>
          <w:lang w:eastAsia="ja-JP"/>
        </w:rPr>
        <w:t xml:space="preserve"> described resource and the referenced resource. Example: This could provide access to previous or next episodes or to all episodes (the parent series as a whole).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Suggestion to record a programme which the broadcaster recommends because of what the user is watching.It could also point to a Web site proposing related programmes</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005B1F1E" w:rsidRPr="00F3500B">
        <w:rPr>
          <w:rFonts w:ascii="Courier New" w:eastAsia="MS Mincho" w:hAnsi="Courier New" w:cs="Courier New"/>
          <w:sz w:val="16"/>
          <w:szCs w:val="16"/>
          <w:lang w:eastAsia="ja-JP"/>
        </w:rPr>
        <w:t>'</w:t>
      </w:r>
      <w:proofErr w:type="gramStart"/>
      <w:r w:rsidRPr="00F3500B">
        <w:rPr>
          <w:rFonts w:ascii="Courier New" w:eastAsia="MS Mincho" w:hAnsi="Courier New" w:cs="Courier New"/>
          <w:sz w:val="16"/>
          <w:szCs w:val="16"/>
          <w:lang w:eastAsia="ja-JP"/>
        </w:rPr>
        <w:t>recommended</w:t>
      </w:r>
      <w:proofErr w:type="gramEnd"/>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by the service provider. A recommendation can be used to suggest content or services or services bundles with a similar subject</w:t>
      </w:r>
      <w:proofErr w:type="gramStart"/>
      <w:r w:rsidRPr="00F3500B">
        <w:rPr>
          <w:rFonts w:ascii="Courier New" w:eastAsia="MS Mincho" w:hAnsi="Courier New" w:cs="Courier New"/>
          <w:sz w:val="16"/>
          <w:szCs w:val="16"/>
          <w:lang w:eastAsia="ja-JP"/>
        </w:rPr>
        <w:t>.&lt;</w:t>
      </w:r>
      <w:proofErr w:type="gramEnd"/>
      <w:r w:rsidRPr="00F3500B">
        <w:rPr>
          <w:rFonts w:ascii="Courier New" w:eastAsia="MS Mincho" w:hAnsi="Courier New" w:cs="Courier New"/>
          <w:sz w:val="16"/>
          <w:szCs w:val="16"/>
          <w:lang w:eastAsia="ja-JP"/>
        </w:rPr>
        <w: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&gt;GroupRecommendation&lt;/Name&gt;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group of resources recommended by the provider of the current resource. The service provider considers there to be similarities between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currently</w:t>
      </w:r>
      <w:proofErr w:type="gramEnd"/>
      <w:r w:rsidRPr="00F3500B">
        <w:rPr>
          <w:rFonts w:ascii="Courier New" w:eastAsia="MS Mincho" w:hAnsi="Courier New" w:cs="Courier New"/>
          <w:sz w:val="16"/>
          <w:szCs w:val="16"/>
          <w:lang w:eastAsia="ja-JP"/>
        </w:rPr>
        <w:t xml:space="preserve"> described resource and the referenced group of resources. Example: Suggestion to record a series which the broadcaster recommends because of what the user is watching</w:t>
      </w:r>
      <w:proofErr w:type="gramStart"/>
      <w:r w:rsidRPr="00F3500B">
        <w:rPr>
          <w:rFonts w:ascii="Courier New" w:eastAsia="MS Mincho" w:hAnsi="Courier New" w:cs="Courier New"/>
          <w:sz w:val="16"/>
          <w:szCs w:val="16"/>
          <w:lang w:eastAsia="ja-JP"/>
        </w:rPr>
        <w:t>.&lt;</w:t>
      </w:r>
      <w:proofErr w:type="gramEnd"/>
      <w:r w:rsidRPr="00F3500B">
        <w:rPr>
          <w:rFonts w:ascii="Courier New" w:eastAsia="MS Mincho" w:hAnsi="Courier New" w:cs="Courier New"/>
          <w:sz w:val="16"/>
          <w:szCs w:val="16"/>
          <w:lang w:eastAsia="ja-JP"/>
        </w:rPr>
        <w: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&gt;Commercial 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the advert for a product or service featured in the current resource. Example: The user is watching a film containing a desirable product. If the user indicates interest in that product an advert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is</w:t>
      </w:r>
      <w:proofErr w:type="gramEnd"/>
      <w:r w:rsidRPr="00F3500B">
        <w:rPr>
          <w:rFonts w:ascii="Courier New" w:eastAsia="MS Mincho" w:hAnsi="Courier New" w:cs="Courier New"/>
          <w:sz w:val="16"/>
          <w:szCs w:val="16"/>
          <w:lang w:eastAsia="ja-JP"/>
        </w:rPr>
        <w:t xml:space="preserve"> captured providing further information&lt;/Definition&gt;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&gt;Normal 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the normal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&gt;HasNormalAdvert&lt;/Name&gt;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normal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IsNormalAdvertOf&lt;/Name&gt;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 current normal advert&lt;/Definition&gt;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lastRenderedPageBreak/>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&gt;Telescoped Advert &lt;/Name&gt;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&gt;An extended version of an advertisement. By default, the reference points to the telescoped advert for a product or service featured in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current</w:t>
      </w:r>
      <w:proofErr w:type="gramEnd"/>
      <w:r w:rsidRPr="00F3500B">
        <w:rPr>
          <w:rFonts w:ascii="Courier New" w:eastAsia="MS Mincho" w:hAnsi="Courier New" w:cs="Courier New"/>
          <w:sz w:val="16"/>
          <w:szCs w:val="16"/>
          <w:lang w:eastAsia="ja-JP"/>
        </w:rPr>
        <w:t xml:space="preserve">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37143C"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val="de-CH" w:eastAsia="ja-JP"/>
          <w:rPrChange w:id="2208" w:author="Evain, Jean-Pierre" w:date="2017-06-09T15:03:00Z">
            <w:rPr>
              <w:rFonts w:ascii="Courier New" w:eastAsia="MS Mincho" w:hAnsi="Courier New" w:cs="Courier New"/>
              <w:sz w:val="16"/>
              <w:szCs w:val="16"/>
              <w:lang w:eastAsia="ja-JP"/>
            </w:rPr>
          </w:rPrChange>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37143C">
        <w:rPr>
          <w:rFonts w:ascii="Courier New" w:eastAsia="MS Mincho" w:hAnsi="Courier New" w:cs="Courier New"/>
          <w:sz w:val="16"/>
          <w:szCs w:val="16"/>
          <w:lang w:val="de-CH" w:eastAsia="ja-JP"/>
          <w:rPrChange w:id="2209" w:author="Evain, Jean-Pierre" w:date="2017-06-09T15:03:00Z">
            <w:rPr>
              <w:rFonts w:ascii="Courier New" w:eastAsia="MS Mincho" w:hAnsi="Courier New" w:cs="Courier New"/>
              <w:sz w:val="16"/>
              <w:szCs w:val="16"/>
              <w:lang w:eastAsia="ja-JP"/>
            </w:rPr>
          </w:rPrChange>
        </w:rPr>
        <w:t>&lt;Name xml:lang=</w:t>
      </w:r>
      <w:r w:rsidR="00452C3A" w:rsidRPr="0037143C">
        <w:rPr>
          <w:rFonts w:ascii="Courier New" w:eastAsia="MS Mincho" w:hAnsi="Courier New" w:cs="Courier New"/>
          <w:sz w:val="16"/>
          <w:szCs w:val="16"/>
          <w:lang w:val="de-CH" w:eastAsia="ja-JP"/>
          <w:rPrChange w:id="2210" w:author="Evain, Jean-Pierre" w:date="2017-06-09T15:03:00Z">
            <w:rPr>
              <w:rFonts w:ascii="Courier New" w:eastAsia="MS Mincho" w:hAnsi="Courier New" w:cs="Courier New"/>
              <w:sz w:val="16"/>
              <w:szCs w:val="16"/>
              <w:lang w:eastAsia="ja-JP"/>
            </w:rPr>
          </w:rPrChange>
        </w:rPr>
        <w:t>"</w:t>
      </w:r>
      <w:r w:rsidRPr="0037143C">
        <w:rPr>
          <w:rFonts w:ascii="Courier New" w:eastAsia="MS Mincho" w:hAnsi="Courier New" w:cs="Courier New"/>
          <w:sz w:val="16"/>
          <w:szCs w:val="16"/>
          <w:lang w:val="de-CH" w:eastAsia="ja-JP"/>
          <w:rPrChange w:id="2211" w:author="Evain, Jean-Pierre" w:date="2017-06-09T15:03:00Z">
            <w:rPr>
              <w:rFonts w:ascii="Courier New" w:eastAsia="MS Mincho" w:hAnsi="Courier New" w:cs="Courier New"/>
              <w:sz w:val="16"/>
              <w:szCs w:val="16"/>
              <w:lang w:eastAsia="ja-JP"/>
            </w:rPr>
          </w:rPrChange>
        </w:rPr>
        <w:t>en</w:t>
      </w:r>
      <w:r w:rsidR="00452C3A" w:rsidRPr="0037143C">
        <w:rPr>
          <w:rFonts w:ascii="Courier New" w:eastAsia="MS Mincho" w:hAnsi="Courier New" w:cs="Courier New"/>
          <w:sz w:val="16"/>
          <w:szCs w:val="16"/>
          <w:lang w:val="de-CH" w:eastAsia="ja-JP"/>
          <w:rPrChange w:id="2212" w:author="Evain, Jean-Pierre" w:date="2017-06-09T15:03:00Z">
            <w:rPr>
              <w:rFonts w:ascii="Courier New" w:eastAsia="MS Mincho" w:hAnsi="Courier New" w:cs="Courier New"/>
              <w:sz w:val="16"/>
              <w:szCs w:val="16"/>
              <w:lang w:eastAsia="ja-JP"/>
            </w:rPr>
          </w:rPrChange>
        </w:rPr>
        <w:t>"</w:t>
      </w:r>
      <w:r w:rsidRPr="0037143C">
        <w:rPr>
          <w:rFonts w:ascii="Courier New" w:eastAsia="MS Mincho" w:hAnsi="Courier New" w:cs="Courier New"/>
          <w:sz w:val="16"/>
          <w:szCs w:val="16"/>
          <w:lang w:val="de-CH" w:eastAsia="ja-JP"/>
          <w:rPrChange w:id="2213" w:author="Evain, Jean-Pierre" w:date="2017-06-09T15:03:00Z">
            <w:rPr>
              <w:rFonts w:ascii="Courier New" w:eastAsia="MS Mincho" w:hAnsi="Courier New" w:cs="Courier New"/>
              <w:sz w:val="16"/>
              <w:szCs w:val="16"/>
              <w:lang w:eastAsia="ja-JP"/>
            </w:rPr>
          </w:rPrChange>
        </w:rPr>
        <w:t>&gt;HasTelescopedAdvert&lt;/Name&gt;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37143C">
        <w:rPr>
          <w:rFonts w:ascii="Courier New" w:eastAsia="MS Mincho" w:hAnsi="Courier New" w:cs="Courier New"/>
          <w:sz w:val="16"/>
          <w:szCs w:val="16"/>
          <w:lang w:val="de-CH" w:eastAsia="ja-JP"/>
          <w:rPrChange w:id="2214" w:author="Evain, Jean-Pierre" w:date="2017-06-09T15:03:00Z">
            <w:rPr>
              <w:rFonts w:ascii="Courier New" w:eastAsia="MS Mincho" w:hAnsi="Courier New" w:cs="Courier New"/>
              <w:sz w:val="16"/>
              <w:szCs w:val="16"/>
              <w:lang w:eastAsia="ja-JP"/>
            </w:rPr>
          </w:rPrChange>
        </w:rPr>
        <w:tab/>
      </w:r>
      <w:r w:rsidRPr="0037143C">
        <w:rPr>
          <w:rFonts w:ascii="Courier New" w:eastAsia="MS Mincho" w:hAnsi="Courier New" w:cs="Courier New"/>
          <w:sz w:val="16"/>
          <w:szCs w:val="16"/>
          <w:lang w:val="de-CH" w:eastAsia="ja-JP"/>
          <w:rPrChange w:id="2215" w:author="Evain, Jean-Pierre" w:date="2017-06-09T15:03:00Z">
            <w:rPr>
              <w:rFonts w:ascii="Courier New" w:eastAsia="MS Mincho" w:hAnsi="Courier New" w:cs="Courier New"/>
              <w:sz w:val="16"/>
              <w:szCs w:val="16"/>
              <w:lang w:eastAsia="ja-JP"/>
            </w:rPr>
          </w:rPrChange>
        </w:rPr>
        <w:tab/>
      </w:r>
      <w:r w:rsidRPr="0037143C">
        <w:rPr>
          <w:rFonts w:ascii="Courier New" w:eastAsia="MS Mincho" w:hAnsi="Courier New" w:cs="Courier New"/>
          <w:sz w:val="16"/>
          <w:szCs w:val="16"/>
          <w:lang w:val="de-CH" w:eastAsia="ja-JP"/>
          <w:rPrChange w:id="2216" w:author="Evain, Jean-Pierre" w:date="2017-06-09T15:03:00Z">
            <w:rPr>
              <w:rFonts w:ascii="Courier New" w:eastAsia="MS Mincho" w:hAnsi="Courier New" w:cs="Courier New"/>
              <w:sz w:val="16"/>
              <w:szCs w:val="16"/>
              <w:lang w:eastAsia="ja-JP"/>
            </w:rPr>
          </w:rPrChange>
        </w:rPr>
        <w:tab/>
      </w:r>
      <w:r w:rsidRPr="0037143C">
        <w:rPr>
          <w:rFonts w:ascii="Courier New" w:eastAsia="MS Mincho" w:hAnsi="Courier New" w:cs="Courier New"/>
          <w:sz w:val="16"/>
          <w:szCs w:val="16"/>
          <w:lang w:val="de-CH" w:eastAsia="ja-JP"/>
          <w:rPrChange w:id="2217" w:author="Evain, Jean-Pierre" w:date="2017-06-09T15:03:00Z">
            <w:rPr>
              <w:rFonts w:ascii="Courier New" w:eastAsia="MS Mincho" w:hAnsi="Courier New" w:cs="Courier New"/>
              <w:sz w:val="16"/>
              <w:szCs w:val="16"/>
              <w:lang w:eastAsia="ja-JP"/>
            </w:rPr>
          </w:rPrChange>
        </w:rPr>
        <w:tab/>
      </w:r>
      <w:r w:rsidRPr="00F3500B">
        <w:rPr>
          <w:rFonts w:ascii="Courier New" w:eastAsia="MS Mincho" w:hAnsi="Courier New" w:cs="Courier New"/>
          <w:sz w:val="16"/>
          <w:szCs w:val="16"/>
          <w:lang w:eastAsia="ja-JP"/>
        </w:rPr>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telescoped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IsTelescopedAdvertOf&lt;/Name&gt;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w:t>
      </w:r>
      <w:r w:rsidRPr="00F3500B">
        <w:rPr>
          <w:rFonts w:ascii="Courier New" w:eastAsia="MS Mincho" w:hAnsi="Courier New" w:cs="Courier New"/>
          <w:sz w:val="16"/>
          <w:szCs w:val="16"/>
          <w:lang w:eastAsia="ja-JP"/>
        </w:rPr>
        <w:tab/>
        <w:t>current telescoped advert&lt;/Definition&gt;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&gt;Speedbump &lt;/Name&gt;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superimposition of related or unrelated content over content in trick play mode. By default, the reference points to the speedbump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&gt;HasSpeedbump&lt;/Name&gt;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speedbump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IsSpeedbumpOf&lt;/Name&gt;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w:t>
      </w:r>
      <w:r w:rsidRPr="00F3500B">
        <w:rPr>
          <w:rFonts w:ascii="Courier New" w:eastAsia="MS Mincho" w:hAnsi="Courier New" w:cs="Courier New"/>
          <w:sz w:val="16"/>
          <w:szCs w:val="16"/>
          <w:lang w:eastAsia="ja-JP"/>
        </w:rPr>
        <w:tab/>
        <w:t>current speedbump&lt;/Definition&gt;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&gt;Direct product purchase&lt;/Name&gt;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product or service directly linked to the current resource, which can be purchased directly from this linked resource.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Example: The user is watching a film containing a desirable product or service (The recipe book from a cookery series for instance). If the user indicates interest in that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product</w:t>
      </w:r>
      <w:proofErr w:type="gramEnd"/>
      <w:r w:rsidRPr="00F3500B">
        <w:rPr>
          <w:rFonts w:ascii="Courier New" w:eastAsia="MS Mincho" w:hAnsi="Courier New" w:cs="Courier New"/>
          <w:sz w:val="16"/>
          <w:szCs w:val="16"/>
          <w:lang w:eastAsia="ja-JP"/>
        </w:rPr>
        <w:t xml:space="preserve"> they are taken to a web page (or interactive application) which is able to fulfil their purchasing requirement&lt;/Definition&gt;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&gt;For more 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additional information concerning the current resource in the form of audio/video/text/graphics/interactive app/web content.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Example: The user watching a programme for which the content provider has made available additional information. If the user indicates interest they are taken directly to that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proofErr w:type="gramStart"/>
      <w:r w:rsidRPr="00F3500B">
        <w:rPr>
          <w:rFonts w:ascii="Courier New" w:eastAsia="MS Mincho" w:hAnsi="Courier New" w:cs="Courier New"/>
          <w:sz w:val="16"/>
          <w:szCs w:val="16"/>
          <w:lang w:eastAsia="ja-JP"/>
        </w:rPr>
        <w:t>additional</w:t>
      </w:r>
      <w:proofErr w:type="gramEnd"/>
      <w:r w:rsidRPr="00F3500B">
        <w:rPr>
          <w:rFonts w:ascii="Courier New" w:eastAsia="MS Mincho" w:hAnsi="Courier New" w:cs="Courier New"/>
          <w:sz w:val="16"/>
          <w:szCs w:val="16"/>
          <w:lang w:eastAsia="ja-JP"/>
        </w:rPr>
        <w:t xml:space="preserve"> content and then returned to the original content&lt;/Definition&gt;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E-mail Address&lt;/Name&gt;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e-mail address for the resource complying with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mailto:</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website for the resource expressed as a URL.&lt;/Definition&gt;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&gt;Telephone Number&lt;/Name&gt;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telephone number for the resource complying </w:t>
      </w:r>
      <w:r w:rsidR="00B065B7" w:rsidRPr="00F3500B">
        <w:rPr>
          <w:rFonts w:ascii="Courier New" w:eastAsia="MS Mincho" w:hAnsi="Courier New" w:cs="Courier New"/>
          <w:sz w:val="16"/>
          <w:szCs w:val="16"/>
          <w:lang w:eastAsia="ja-JP"/>
        </w:rPr>
        <w:t>with</w:t>
      </w:r>
      <w:r w:rsidR="00B065B7" w:rsidRPr="00F3500B">
        <w:rPr>
          <w:rFonts w:ascii="Courier New" w:eastAsia="MS Mincho" w:hAnsi="Courier New" w:cs="Courier New"/>
          <w:sz w:val="16"/>
          <w:szCs w:val="16"/>
          <w:lang w:eastAsia="ja-JP"/>
        </w:rPr>
        <w:br/>
      </w:r>
      <w:r w:rsidR="00AF0F09" w:rsidRPr="00F3500B">
        <w:rPr>
          <w:rFonts w:ascii="Courier New" w:eastAsia="MS Mincho" w:hAnsi="Courier New" w:cs="Courier New"/>
          <w:sz w:val="16"/>
          <w:szCs w:val="16"/>
          <w:lang w:eastAsia="ja-JP"/>
        </w:rPr>
        <w:t>[IETF RFC 2806]</w:t>
      </w:r>
      <w:r w:rsidRPr="00F3500B">
        <w:rPr>
          <w:rFonts w:ascii="Courier New" w:eastAsia="MS Mincho" w:hAnsi="Courier New" w:cs="Courier New"/>
          <w:sz w:val="16"/>
          <w:szCs w:val="16"/>
          <w:lang w:eastAsia="ja-JP"/>
        </w:rPr>
        <w:t xml:space="preserve"> </w:t>
      </w:r>
      <w:r w:rsidR="003F316A" w:rsidRPr="00F3500B">
        <w:rPr>
          <w:rFonts w:ascii="Courier New" w:eastAsia="MS Mincho" w:hAnsi="Courier New" w:cs="Courier New"/>
          <w:sz w:val="16"/>
          <w:szCs w:val="16"/>
          <w:lang w:eastAsia="ja-JP"/>
        </w:rPr>
        <w:t>[</w:t>
      </w:r>
      <w:r w:rsidR="003F316A" w:rsidRPr="00F3500B">
        <w:rPr>
          <w:rFonts w:ascii="Courier New" w:eastAsia="MS Mincho" w:hAnsi="Courier New" w:cs="Courier New"/>
          <w:sz w:val="16"/>
          <w:szCs w:val="16"/>
          <w:lang w:eastAsia="ja-JP"/>
        </w:rPr>
        <w:fldChar w:fldCharType="begin"/>
      </w:r>
      <w:r w:rsidR="000D25E8" w:rsidRPr="00F3500B">
        <w:rPr>
          <w:rFonts w:ascii="Courier New" w:eastAsia="MS Mincho" w:hAnsi="Courier New" w:cs="Courier New"/>
          <w:sz w:val="16"/>
          <w:szCs w:val="16"/>
          <w:lang w:eastAsia="ja-JP"/>
        </w:rPr>
        <w:instrText xml:space="preserve">REF REF_IETFRFC2806 \* MERGEFORMAT  \h </w:instrText>
      </w:r>
      <w:r w:rsidR="003F316A" w:rsidRPr="00F3500B">
        <w:rPr>
          <w:rFonts w:ascii="Courier New" w:eastAsia="MS Mincho" w:hAnsi="Courier New" w:cs="Courier New"/>
          <w:sz w:val="16"/>
          <w:szCs w:val="16"/>
          <w:lang w:eastAsia="ja-JP"/>
        </w:rPr>
      </w:r>
      <w:r w:rsidR="003F316A" w:rsidRPr="00F3500B">
        <w:rPr>
          <w:rFonts w:ascii="Courier New" w:eastAsia="MS Mincho" w:hAnsi="Courier New" w:cs="Courier New"/>
          <w:sz w:val="16"/>
          <w:szCs w:val="16"/>
          <w:lang w:eastAsia="ja-JP"/>
        </w:rPr>
        <w:fldChar w:fldCharType="separate"/>
      </w:r>
      <w:r w:rsidR="00831E19" w:rsidRPr="00F3500B">
        <w:rPr>
          <w:rFonts w:ascii="Courier New" w:hAnsi="Courier New" w:cs="Courier New"/>
          <w:sz w:val="16"/>
          <w:szCs w:val="16"/>
        </w:rPr>
        <w:t>i.1</w:t>
      </w:r>
      <w:r w:rsidR="003F316A" w:rsidRPr="00F3500B">
        <w:rPr>
          <w:rFonts w:ascii="Courier New" w:eastAsia="MS Mincho" w:hAnsi="Courier New" w:cs="Courier New"/>
          <w:sz w:val="16"/>
          <w:szCs w:val="16"/>
          <w:lang w:eastAsia="ja-JP"/>
        </w:rPr>
        <w:fldChar w:fldCharType="end"/>
      </w:r>
      <w:r w:rsidR="003F316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tel:</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Transcript&lt;/Name&gt;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transcript of the resource expressed as a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&gt;Interactive Enhancement&lt;/Name&gt;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&gt;An interactive enhancement of the resource. The object pointed to may be an external resource. Alternatively, it may be the CRID of a</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 xml:space="preserve">ProgramInformation or Package record. The availability of an enhancement may be presented to the end user as a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red button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icon or similar, as defined by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application itself.&lt;/Definition&gt;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lastRenderedPageBreak/>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 </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11. Programme Review Information</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superseded by </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 Review Information</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&gt;Recap&lt;/Name&gt;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text or av recap of the resource. Example: The user can chose to read/watch a recap if they have missed a previous episode or forgotten the thread of the series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making 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&gt;By default, the reference points to the making-of of the current resource. Example: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The user, if interested can view the background to how the programme was made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&gt;HasMakingOf&lt;/Name&gt;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making-of of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&gt;IsMakingOfFor&lt;/Name&gt;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corresponding to the current making-of&lt;/Definition&gt;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that contains issues the user may wish to enquire about. Example: The user can find out if there is support in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form of a telephone help line, postal or email address or web page that provides them with the ability to seek advice on the subject matter of the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 E-mail Address&lt;/Name&gt;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&gt;A support e-mail address complying with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mailto:</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support website expressed as a URL.&lt;/Definition&gt;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&gt;Telephone Helpline&lt;/Name&gt;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w:t>
      </w:r>
      <w:proofErr w:type="gramStart"/>
      <w:r w:rsidRPr="00F3500B">
        <w:rPr>
          <w:rFonts w:ascii="Courier New" w:eastAsia="MS Mincho" w:hAnsi="Courier New" w:cs="Courier New"/>
          <w:sz w:val="16"/>
          <w:szCs w:val="16"/>
          <w:lang w:eastAsia="ja-JP"/>
        </w:rPr>
        <w:t>:lang</w:t>
      </w:r>
      <w:proofErr w:type="gramEnd"/>
      <w:r w:rsidRPr="00F3500B">
        <w:rPr>
          <w:rFonts w:ascii="Courier New" w:eastAsia="MS Mincho" w:hAnsi="Courier New" w:cs="Courier New"/>
          <w:sz w:val="16"/>
          <w:szCs w:val="16"/>
          <w:lang w:eastAsia="ja-JP"/>
        </w:rPr>
        <w:t>=</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telephone helpline number complying with</w:t>
      </w:r>
      <w:r w:rsidR="00AF0F09" w:rsidRPr="00F3500B">
        <w:rPr>
          <w:rFonts w:ascii="Courier New" w:eastAsia="MS Mincho" w:hAnsi="Courier New" w:cs="Courier New"/>
          <w:sz w:val="16"/>
          <w:szCs w:val="16"/>
          <w:lang w:eastAsia="ja-JP"/>
        </w:rPr>
        <w:t xml:space="preserve"> [IETF RFC 2806]</w:t>
      </w:r>
      <w:r w:rsidRPr="00F3500B">
        <w:rPr>
          <w:rFonts w:ascii="Courier New" w:eastAsia="MS Mincho" w:hAnsi="Courier New" w:cs="Courier New"/>
          <w:sz w:val="16"/>
          <w:szCs w:val="16"/>
          <w:lang w:eastAsia="ja-JP"/>
        </w:rPr>
        <w:t xml:space="preserve"> </w:t>
      </w:r>
      <w:r w:rsidR="003F316A" w:rsidRPr="00F3500B">
        <w:rPr>
          <w:rFonts w:ascii="Courier New" w:eastAsia="MS Mincho" w:hAnsi="Courier New" w:cs="Courier New"/>
          <w:sz w:val="16"/>
          <w:szCs w:val="16"/>
          <w:lang w:eastAsia="ja-JP"/>
        </w:rPr>
        <w:t>[</w:t>
      </w:r>
      <w:r w:rsidR="003F316A" w:rsidRPr="00F3500B">
        <w:rPr>
          <w:rFonts w:ascii="Courier New" w:eastAsia="MS Mincho" w:hAnsi="Courier New" w:cs="Courier New"/>
          <w:sz w:val="16"/>
          <w:szCs w:val="16"/>
          <w:lang w:eastAsia="ja-JP"/>
        </w:rPr>
        <w:fldChar w:fldCharType="begin"/>
      </w:r>
      <w:r w:rsidR="000D25E8" w:rsidRPr="00F3500B">
        <w:rPr>
          <w:rFonts w:ascii="Courier New" w:eastAsia="MS Mincho" w:hAnsi="Courier New" w:cs="Courier New"/>
          <w:sz w:val="16"/>
          <w:szCs w:val="16"/>
          <w:lang w:eastAsia="ja-JP"/>
        </w:rPr>
        <w:instrText xml:space="preserve">REF REF_IETFRFC2806 \* MERGEFORMAT  \h </w:instrText>
      </w:r>
      <w:r w:rsidR="003F316A" w:rsidRPr="00F3500B">
        <w:rPr>
          <w:rFonts w:ascii="Courier New" w:eastAsia="MS Mincho" w:hAnsi="Courier New" w:cs="Courier New"/>
          <w:sz w:val="16"/>
          <w:szCs w:val="16"/>
          <w:lang w:eastAsia="ja-JP"/>
        </w:rPr>
      </w:r>
      <w:r w:rsidR="003F316A" w:rsidRPr="00F3500B">
        <w:rPr>
          <w:rFonts w:ascii="Courier New" w:eastAsia="MS Mincho" w:hAnsi="Courier New" w:cs="Courier New"/>
          <w:sz w:val="16"/>
          <w:szCs w:val="16"/>
          <w:lang w:eastAsia="ja-JP"/>
        </w:rPr>
        <w:fldChar w:fldCharType="separate"/>
      </w:r>
      <w:r w:rsidR="00831E19" w:rsidRPr="00F3500B">
        <w:rPr>
          <w:rFonts w:ascii="Courier New" w:hAnsi="Courier New" w:cs="Courier New"/>
          <w:sz w:val="16"/>
          <w:szCs w:val="16"/>
        </w:rPr>
        <w:t>i.1</w:t>
      </w:r>
      <w:r w:rsidR="003F316A" w:rsidRPr="00F3500B">
        <w:rPr>
          <w:rFonts w:ascii="Courier New" w:eastAsia="MS Mincho" w:hAnsi="Courier New" w:cs="Courier New"/>
          <w:sz w:val="16"/>
          <w:szCs w:val="16"/>
          <w:lang w:eastAsia="ja-JP"/>
        </w:rPr>
        <w:fldChar w:fldCharType="end"/>
      </w:r>
      <w:r w:rsidR="003F316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tel:</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segmentation information&lt;/Definition&gt;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&gt;Static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static</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not change as the content progresses.&lt;/Definition&gt;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&gt;Live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live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change dynamically as the content progresses. Once the content has completed transmission the segmentation metadata will not be updated.&lt;/Definition&gt;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&gt;Live &amp;amp; Post Segmentation&lt;/Name&gt;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live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change dynamically as the content progresses. It may also be updated after the content has completed transmission.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&gt;Post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&gt;Relation: The content referenced by this pointer is segmentation metadata which will only be available after the content has completed transmission.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&gt;Derived&lt;/Name&gt;</w:t>
      </w:r>
    </w:p>
    <w:p w:rsidR="0029752E" w:rsidRPr="0037143C"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val="de-CH" w:eastAsia="ja-JP"/>
          <w:rPrChange w:id="2218" w:author="Evain, Jean-Pierre" w:date="2017-06-09T15:03:00Z">
            <w:rPr>
              <w:rFonts w:ascii="Courier New" w:eastAsia="MS Mincho" w:hAnsi="Courier New" w:cs="Courier New"/>
              <w:sz w:val="16"/>
              <w:szCs w:val="16"/>
              <w:lang w:eastAsia="ja-JP"/>
            </w:rPr>
          </w:rPrChange>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37143C">
        <w:rPr>
          <w:rFonts w:ascii="Courier New" w:eastAsia="MS Mincho" w:hAnsi="Courier New" w:cs="Courier New"/>
          <w:sz w:val="16"/>
          <w:szCs w:val="16"/>
          <w:lang w:val="de-CH" w:eastAsia="ja-JP"/>
          <w:rPrChange w:id="2219" w:author="Evain, Jean-Pierre" w:date="2017-06-09T15:03:00Z">
            <w:rPr>
              <w:rFonts w:ascii="Courier New" w:eastAsia="MS Mincho" w:hAnsi="Courier New" w:cs="Courier New"/>
              <w:sz w:val="16"/>
              <w:szCs w:val="16"/>
              <w:lang w:eastAsia="ja-JP"/>
            </w:rPr>
          </w:rPrChange>
        </w:rPr>
        <w:t>&lt;Definition xml:lang=</w:t>
      </w:r>
      <w:r w:rsidR="00452C3A" w:rsidRPr="0037143C">
        <w:rPr>
          <w:rFonts w:ascii="Courier New" w:eastAsia="MS Mincho" w:hAnsi="Courier New" w:cs="Courier New"/>
          <w:sz w:val="16"/>
          <w:szCs w:val="16"/>
          <w:lang w:val="de-CH" w:eastAsia="ja-JP"/>
          <w:rPrChange w:id="2220" w:author="Evain, Jean-Pierre" w:date="2017-06-09T15:03:00Z">
            <w:rPr>
              <w:rFonts w:ascii="Courier New" w:eastAsia="MS Mincho" w:hAnsi="Courier New" w:cs="Courier New"/>
              <w:sz w:val="16"/>
              <w:szCs w:val="16"/>
              <w:lang w:eastAsia="ja-JP"/>
            </w:rPr>
          </w:rPrChange>
        </w:rPr>
        <w:t>"</w:t>
      </w:r>
      <w:r w:rsidRPr="0037143C">
        <w:rPr>
          <w:rFonts w:ascii="Courier New" w:eastAsia="MS Mincho" w:hAnsi="Courier New" w:cs="Courier New"/>
          <w:sz w:val="16"/>
          <w:szCs w:val="16"/>
          <w:lang w:val="de-CH" w:eastAsia="ja-JP"/>
          <w:rPrChange w:id="2221" w:author="Evain, Jean-Pierre" w:date="2017-06-09T15:03:00Z">
            <w:rPr>
              <w:rFonts w:ascii="Courier New" w:eastAsia="MS Mincho" w:hAnsi="Courier New" w:cs="Courier New"/>
              <w:sz w:val="16"/>
              <w:szCs w:val="16"/>
              <w:lang w:eastAsia="ja-JP"/>
            </w:rPr>
          </w:rPrChange>
        </w:rPr>
        <w:t>en</w:t>
      </w:r>
      <w:r w:rsidR="00452C3A" w:rsidRPr="0037143C">
        <w:rPr>
          <w:rFonts w:ascii="Courier New" w:eastAsia="MS Mincho" w:hAnsi="Courier New" w:cs="Courier New"/>
          <w:sz w:val="16"/>
          <w:szCs w:val="16"/>
          <w:lang w:val="de-CH" w:eastAsia="ja-JP"/>
          <w:rPrChange w:id="2222" w:author="Evain, Jean-Pierre" w:date="2017-06-09T15:03:00Z">
            <w:rPr>
              <w:rFonts w:ascii="Courier New" w:eastAsia="MS Mincho" w:hAnsi="Courier New" w:cs="Courier New"/>
              <w:sz w:val="16"/>
              <w:szCs w:val="16"/>
              <w:lang w:eastAsia="ja-JP"/>
            </w:rPr>
          </w:rPrChange>
        </w:rPr>
        <w:t>"</w:t>
      </w:r>
      <w:r w:rsidRPr="0037143C">
        <w:rPr>
          <w:rFonts w:ascii="Courier New" w:eastAsia="MS Mincho" w:hAnsi="Courier New" w:cs="Courier New"/>
          <w:sz w:val="16"/>
          <w:szCs w:val="16"/>
          <w:lang w:val="de-CH" w:eastAsia="ja-JP"/>
          <w:rPrChange w:id="2223" w:author="Evain, Jean-Pierre" w:date="2017-06-09T15:03:00Z">
            <w:rPr>
              <w:rFonts w:ascii="Courier New" w:eastAsia="MS Mincho" w:hAnsi="Courier New" w:cs="Courier New"/>
              <w:sz w:val="16"/>
              <w:szCs w:val="16"/>
              <w:lang w:eastAsia="ja-JP"/>
            </w:rPr>
          </w:rPrChange>
        </w:rPr>
        <w:t>/&gt;</w:t>
      </w:r>
    </w:p>
    <w:p w:rsidR="0029752E" w:rsidRPr="0037143C"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val="de-CH" w:eastAsia="ja-JP"/>
          <w:rPrChange w:id="2224" w:author="Evain, Jean-Pierre" w:date="2017-06-09T15:03:00Z">
            <w:rPr>
              <w:rFonts w:ascii="Courier New" w:eastAsia="MS Mincho" w:hAnsi="Courier New" w:cs="Courier New"/>
              <w:sz w:val="16"/>
              <w:szCs w:val="16"/>
              <w:lang w:eastAsia="ja-JP"/>
            </w:rPr>
          </w:rPrChange>
        </w:rPr>
      </w:pPr>
      <w:r w:rsidRPr="0037143C">
        <w:rPr>
          <w:rFonts w:ascii="Courier New" w:eastAsia="MS Mincho" w:hAnsi="Courier New" w:cs="Courier New"/>
          <w:sz w:val="16"/>
          <w:szCs w:val="16"/>
          <w:lang w:val="de-CH" w:eastAsia="ja-JP"/>
          <w:rPrChange w:id="2225" w:author="Evain, Jean-Pierre" w:date="2017-06-09T15:03:00Z">
            <w:rPr>
              <w:rFonts w:ascii="Courier New" w:eastAsia="MS Mincho" w:hAnsi="Courier New" w:cs="Courier New"/>
              <w:sz w:val="16"/>
              <w:szCs w:val="16"/>
              <w:lang w:eastAsia="ja-JP"/>
            </w:rPr>
          </w:rPrChange>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37143C">
        <w:rPr>
          <w:rFonts w:ascii="Courier New" w:eastAsia="MS Mincho" w:hAnsi="Courier New" w:cs="Courier New"/>
          <w:sz w:val="16"/>
          <w:szCs w:val="16"/>
          <w:lang w:val="de-CH" w:eastAsia="ja-JP"/>
          <w:rPrChange w:id="2226" w:author="Evain, Jean-Pierre" w:date="2017-06-09T15:03:00Z">
            <w:rPr>
              <w:rFonts w:ascii="Courier New" w:eastAsia="MS Mincho" w:hAnsi="Courier New" w:cs="Courier New"/>
              <w:sz w:val="16"/>
              <w:szCs w:val="16"/>
              <w:lang w:eastAsia="ja-JP"/>
            </w:rPr>
          </w:rPrChange>
        </w:rPr>
        <w:tab/>
      </w:r>
      <w:r w:rsidRPr="00F3500B">
        <w:rPr>
          <w:rFonts w:ascii="Courier New" w:eastAsia="MS Mincho" w:hAnsi="Courier New" w:cs="Courier New"/>
          <w:sz w:val="16"/>
          <w:szCs w:val="16"/>
          <w:lang w:eastAsia="ja-JP"/>
        </w:rPr>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&gt;TVA RMPI document&lt;/Name&gt;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lastRenderedPageBreak/>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TVA-compliant rights information that the broadcaster and/or rights holder provides, for informati</w:t>
      </w:r>
      <w:r w:rsidR="00460C91" w:rsidRPr="00F3500B">
        <w:rPr>
          <w:rFonts w:ascii="Courier New" w:eastAsia="MS Mincho" w:hAnsi="Courier New" w:cs="Courier New"/>
          <w:sz w:val="16"/>
          <w:szCs w:val="16"/>
          <w:lang w:eastAsia="ja-JP"/>
        </w:rPr>
        <w:t xml:space="preserve">ve purposes only. Example: </w:t>
      </w:r>
      <w:r w:rsidR="00452C3A" w:rsidRPr="00F3500B">
        <w:rPr>
          <w:rFonts w:ascii="Courier New" w:eastAsia="MS Mincho" w:hAnsi="Courier New" w:cs="Courier New"/>
          <w:sz w:val="16"/>
          <w:szCs w:val="16"/>
          <w:lang w:eastAsia="ja-JP"/>
        </w:rPr>
        <w:t>"</w:t>
      </w:r>
      <w:r w:rsidR="00460C91" w:rsidRPr="00F3500B">
        <w:rPr>
          <w:rFonts w:ascii="Courier New" w:eastAsia="MS Mincho" w:hAnsi="Courier New" w:cs="Courier New"/>
          <w:sz w:val="16"/>
          <w:szCs w:val="16"/>
          <w:lang w:eastAsia="ja-JP"/>
        </w:rPr>
        <w:t xml:space="preserve">The </w:t>
      </w:r>
      <w:r w:rsidRPr="00F3500B">
        <w:rPr>
          <w:rFonts w:ascii="Courier New" w:eastAsia="MS Mincho" w:hAnsi="Courier New" w:cs="Courier New"/>
          <w:sz w:val="16"/>
          <w:szCs w:val="16"/>
          <w:lang w:eastAsia="ja-JP"/>
        </w:rPr>
        <w:t>user, during the process of deciding whether to select a programme for acquisition, can view information in the TVA RMPI document for that programme.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&gt;Content Package&lt;/Name&gt;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content package.&lt;/Definition&gt;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&gt;Promotional Still Image&lt;/Name&gt;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promotional still image for the content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&gt;Broadcaster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more general web site for the broadcaster.&lt;/Definition&gt;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&gt;HasFormat&lt;/Name&gt;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pre-existed the referenced resource, which is essentially the same intellectual content presented in another format.(Dublin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&gt;IsFormatOf&lt;/Name&gt;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the same intellectual content of the referenced resource, but presented in another format.(Dublin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&gt;HasPart&lt;/Name&gt;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includes the referenced resource either physically or logically.(Dublin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&gt;IsPartOf&lt;/Name&gt;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a physical or logical part of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&gt;IsReferencedBy&lt;/Name&gt;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referenced, cited, or otherwise pointed to by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w:t>
      </w:r>
      <w:r w:rsidRPr="00F3500B">
        <w:rPr>
          <w:rFonts w:ascii="Courier New" w:eastAsia="MS Mincho" w:hAnsi="Courier New" w:cs="Courier New"/>
          <w:sz w:val="16"/>
          <w:szCs w:val="16"/>
          <w:lang w:eastAsia="ja-JP"/>
        </w:rPr>
        <w:tab/>
        <w:t>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&gt;IsReplacedBy&lt;/Name&gt;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supplanted, displaced, or superseded by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&gt;IsRequiredBy&lt;/Name&gt;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required by the referenced resource, either physically or logically.(Dublin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&gt;HasVersion&lt;/Name&gt;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has a version, edition, or adaptation, namely, the referenced resource.(Dublin Core)&lt;/Definition&gt;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w:t>
      </w:r>
      <w:r w:rsidRPr="00F3500B">
        <w:rPr>
          <w:rFonts w:ascii="Courier New" w:eastAsia="MS Mincho" w:hAnsi="Courier New" w:cs="Courier New"/>
          <w:sz w:val="16"/>
          <w:szCs w:val="16"/>
          <w:lang w:eastAsia="ja-JP"/>
        </w:rPr>
        <w:tab/>
        <w:t>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&gt;References&lt;/Name&gt;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references, cites, or otherwise points to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&gt;Replaces&lt;/Name&gt;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supplants, displaces, or supersedes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&gt;Requires&lt;/Name&gt;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requires the referenced resource to support its function, delivery, or coherence of content.(Dublin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&gt;Review 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review or critique of the resource that may be of interest to the user in deciding whether to continue to watch,</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lastRenderedPageBreak/>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download, etc. Example: The user can look at the additional information and use it to decide whether to continue watching a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&gt;HasReviewInformation&lt;/Name&gt;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review or critique of the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&gt;IsReviewInformationFor&lt;/Name&gt;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that is the subject of the review&lt;/Definition&gt;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&gt;Preview&lt;/Name&gt;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in complement to a Trailer, the reference points to a preview of the resource in a different format (e.g. longer sequences or interactive content) to assess e.g. previously advertised content or services.&lt;/Definition&gt;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&gt;HasPreview&lt;/Name&gt;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&gt;In complement to a Trailer, the reference points to a preview of the resource in a different format (e.g. longer sequences or interactive content) to assess e.g. previously advertised content or services.&lt;/Definition&gt;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&gt;IsPreviewOf&lt;/Name&gt;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addressed by the current preview.&lt;/Definition&gt;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&gt;Current Broadcast&lt;/Name&gt;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&gt;Relation: The content referenced by this pointer is the current broadcast content.&lt;/Definition&gt;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&gt;Package Main Content&lt;/Name&gt;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pointer to the main content component of a Package.&lt;/Definition&gt;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B065B7" w:rsidRPr="00F3500B" w:rsidRDefault="00F70EAA"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&gt;ChannelIdentification&lt;/Name&gt;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 channel identification or ident of the currently described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&gt;IsChannelIdentificationOf&lt;/Name&gt;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channel/service whose identity the current resource reinforces.&lt;/Definition&gt;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&gt;HasChannelIdentification&lt;/Name&gt;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 channel identification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&gt;BestOf&lt;/Name&gt;</w:t>
      </w:r>
    </w:p>
    <w:p w:rsidR="008B2027" w:rsidRPr="00F3500B" w:rsidRDefault="00F70EAA" w:rsidP="00B065B7">
      <w:pPr>
        <w:keepNext/>
        <w:keepLines/>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sz w:val="16"/>
          <w:szCs w:val="16"/>
          <w:lang w:eastAsia="ja-JP"/>
        </w:rPr>
        <w:lastRenderedPageBreak/>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 resource collecting best-of selections from the currently described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&gt;IsBestOf&lt;/Name&gt;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show or brand whose best-of selections are collected in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&gt;HasBestOf&lt;/Name&gt;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 resource collecting best-of selections from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&gt;AdditionalMaterial&lt;/Name&gt;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additional, supplementary material such as an extended interview or report or an additional music track.&lt;/Definition&gt;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&gt;IsAdditionalMaterialFor&lt;/Name&gt;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programme for which the current resource is additional material.&lt;/Definition&gt;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&gt;HasAdditionalMaterial&lt;/Name&gt;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additional material for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&gt;Extract&lt;/Name&gt;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an extract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&gt;IsExtractOf&lt;/Name&gt;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resource of which the current resource is an extract.&lt;/Definition&gt;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&gt;HasExtract&lt;/Name&gt;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an extract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8B2027" w:rsidRPr="00F3500B">
        <w:rPr>
          <w:rFonts w:ascii="Courier New" w:hAnsi="Courier New" w:cs="Courier New"/>
          <w:color w:val="000096"/>
          <w:sz w:val="18"/>
          <w:szCs w:val="18"/>
          <w:lang w:eastAsia="zh-CN"/>
        </w:rPr>
        <w:t>&lt;Term</w:t>
      </w:r>
      <w:r w:rsidR="008B2027" w:rsidRPr="00F3500B">
        <w:rPr>
          <w:rFonts w:ascii="Courier New" w:hAnsi="Courier New" w:cs="Courier New"/>
          <w:color w:val="F5844C"/>
          <w:sz w:val="18"/>
          <w:szCs w:val="18"/>
          <w:lang w:eastAsia="zh-CN"/>
        </w:rPr>
        <w:t xml:space="preserve"> termID</w:t>
      </w:r>
      <w:r w:rsidR="008B2027"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008B2027" w:rsidRPr="00F3500B">
        <w:rPr>
          <w:rFonts w:ascii="Courier New" w:hAnsi="Courier New" w:cs="Courier New"/>
          <w:color w:val="993300"/>
          <w:sz w:val="18"/>
          <w:szCs w:val="18"/>
          <w:lang w:eastAsia="zh-CN"/>
        </w:rPr>
        <w:t>40</w:t>
      </w:r>
      <w:r w:rsidR="00452C3A" w:rsidRPr="00F3500B">
        <w:rPr>
          <w:rFonts w:ascii="Courier New" w:hAnsi="Courier New" w:cs="Courier New"/>
          <w:color w:val="993300"/>
          <w:sz w:val="18"/>
          <w:szCs w:val="18"/>
          <w:lang w:eastAsia="zh-CN"/>
        </w:rPr>
        <w:t>"</w:t>
      </w:r>
      <w:r w:rsidR="008B2027" w:rsidRPr="00F3500B">
        <w:rPr>
          <w:rFonts w:ascii="Courier New" w:hAnsi="Courier New" w:cs="Courier New"/>
          <w:color w:val="000096"/>
          <w:sz w:val="18"/>
          <w:szCs w:val="18"/>
          <w:lang w:eastAsia="zh-CN"/>
        </w:rPr>
        <w:t>&gt;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&lt;Name</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Credit information</w:t>
      </w:r>
      <w:r w:rsidRPr="00F3500B">
        <w:rPr>
          <w:rFonts w:ascii="Courier New" w:hAnsi="Courier New" w:cs="Courier New"/>
          <w:color w:val="000096"/>
          <w:sz w:val="18"/>
          <w:szCs w:val="18"/>
          <w:lang w:eastAsia="zh-CN"/>
        </w:rPr>
        <w:t>&lt;/Name&gt;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&lt;Definition</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 xml:space="preserve">By default, </w:t>
      </w:r>
      <w:r w:rsidRPr="00F3500B">
        <w:rPr>
          <w:rFonts w:ascii="Courier New" w:hAnsi="Courier New" w:cs="Courier New"/>
          <w:sz w:val="18"/>
          <w:szCs w:val="18"/>
          <w:lang w:eastAsia="zh-CN"/>
        </w:rPr>
        <w:t>the</w:t>
      </w:r>
      <w:r w:rsidRPr="00F3500B">
        <w:rPr>
          <w:rFonts w:ascii="Courier New" w:hAnsi="Courier New" w:cs="Courier New"/>
          <w:color w:val="000000"/>
          <w:sz w:val="18"/>
          <w:szCs w:val="18"/>
          <w:lang w:eastAsia="zh-CN"/>
        </w:rPr>
        <w:t xml:space="preserve"> reference points to a resource that provides information concerning a credited person </w:t>
      </w:r>
      <w:r w:rsidRPr="00F3500B">
        <w:rPr>
          <w:rFonts w:ascii="Courier New" w:hAnsi="Courier New" w:cs="Courier New"/>
          <w:sz w:val="18"/>
          <w:szCs w:val="18"/>
          <w:lang w:eastAsia="zh-CN"/>
        </w:rPr>
        <w:t>or</w:t>
      </w:r>
      <w:r w:rsidRPr="00F3500B">
        <w:rPr>
          <w:rFonts w:ascii="Courier New" w:hAnsi="Courier New" w:cs="Courier New"/>
          <w:color w:val="000000"/>
          <w:sz w:val="18"/>
          <w:szCs w:val="18"/>
          <w:lang w:eastAsia="zh-CN"/>
        </w:rPr>
        <w:t xml:space="preserve"> </w:t>
      </w:r>
      <w:r w:rsidR="00067847" w:rsidRPr="00F3500B">
        <w:rPr>
          <w:rFonts w:ascii="Courier New" w:hAnsi="Courier New" w:cs="Courier New"/>
          <w:color w:val="000000"/>
          <w:sz w:val="18"/>
          <w:szCs w:val="18"/>
          <w:lang w:eastAsia="zh-CN"/>
        </w:rPr>
        <w:t>organization</w:t>
      </w:r>
      <w:r w:rsidRPr="00F3500B">
        <w:rPr>
          <w:rFonts w:ascii="Courier New" w:hAnsi="Courier New" w:cs="Courier New"/>
          <w:color w:val="000000"/>
          <w:sz w:val="18"/>
          <w:szCs w:val="18"/>
          <w:lang w:eastAsia="zh-CN"/>
        </w:rPr>
        <w:t>.</w:t>
      </w:r>
      <w:r w:rsidRPr="00F3500B">
        <w:rPr>
          <w:rFonts w:ascii="Courier New" w:hAnsi="Courier New" w:cs="Courier New"/>
          <w:color w:val="000096"/>
          <w:sz w:val="18"/>
          <w:szCs w:val="18"/>
          <w:lang w:eastAsia="zh-CN"/>
        </w:rPr>
        <w:t>&lt;/Definition&gt;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w:t>
      </w:r>
      <w:r w:rsidRPr="00F3500B">
        <w:rPr>
          <w:rFonts w:ascii="Courier New" w:hAnsi="Courier New" w:cs="Courier New"/>
          <w:color w:val="F5844C"/>
          <w:sz w:val="18"/>
          <w:szCs w:val="18"/>
          <w:lang w:eastAsia="zh-CN"/>
        </w:rPr>
        <w:t xml:space="preserve"> termID</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40.1</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&lt;Name</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Biographical information</w:t>
      </w:r>
      <w:r w:rsidRPr="00F3500B">
        <w:rPr>
          <w:rFonts w:ascii="Courier New" w:hAnsi="Courier New" w:cs="Courier New"/>
          <w:color w:val="000096"/>
          <w:sz w:val="18"/>
          <w:szCs w:val="18"/>
          <w:lang w:eastAsia="zh-CN"/>
        </w:rPr>
        <w:t>&lt;/Name&gt;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&lt;Definition</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sz w:val="18"/>
          <w:szCs w:val="18"/>
          <w:lang w:eastAsia="zh-CN"/>
        </w:rPr>
        <w:t>The</w:t>
      </w:r>
      <w:r w:rsidRPr="00F3500B">
        <w:rPr>
          <w:rFonts w:ascii="Courier New" w:hAnsi="Courier New" w:cs="Courier New"/>
          <w:color w:val="000000"/>
          <w:sz w:val="18"/>
          <w:szCs w:val="18"/>
          <w:lang w:eastAsia="zh-CN"/>
        </w:rPr>
        <w:t xml:space="preserve"> reference points to a resource that provides biographical information concerning a credited person.</w:t>
      </w:r>
      <w:r w:rsidRPr="00F3500B">
        <w:rPr>
          <w:rFonts w:ascii="Courier New" w:hAnsi="Courier New" w:cs="Courier New"/>
          <w:color w:val="000096"/>
          <w:sz w:val="18"/>
          <w:szCs w:val="18"/>
          <w:lang w:eastAsia="zh-CN"/>
        </w:rPr>
        <w:t>&lt;/Definition&gt;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&lt;/Term&gt;</w:t>
      </w:r>
    </w:p>
    <w:p w:rsidR="0029752E"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&lt;/ClassificationScheme&gt;</w:t>
      </w:r>
    </w:p>
    <w:p w:rsidR="0029752E" w:rsidRPr="00F3500B" w:rsidRDefault="0029752E" w:rsidP="0029752E"/>
    <w:p w:rsidR="00B45C28" w:rsidRPr="00F3500B" w:rsidRDefault="00B45C28" w:rsidP="00614D0B">
      <w:pPr>
        <w:pStyle w:val="Heading1"/>
      </w:pPr>
      <w:bookmarkStart w:id="2227" w:name="_Toc445719010"/>
      <w:r w:rsidRPr="00F3500B">
        <w:t>A.4</w:t>
      </w:r>
      <w:r w:rsidRPr="00F3500B">
        <w:tab/>
        <w:t>TVARoleCS</w:t>
      </w:r>
      <w:bookmarkEnd w:id="2227"/>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urn:tva:metadata:cs:TVARoleCS:20</w:t>
      </w:r>
      <w:r w:rsidR="00776988" w:rsidRPr="00F3500B">
        <w:rPr>
          <w:rFonts w:ascii="Courier New" w:eastAsia="Arial Unicode MS" w:hAnsi="Courier New" w:cs="Courier New"/>
          <w:sz w:val="16"/>
          <w:szCs w:val="16"/>
          <w:lang w:eastAsia="ja-JP"/>
        </w:rPr>
        <w:t>1</w:t>
      </w:r>
      <w:r w:rsidR="00532295"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TVAROLE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Key cast roles--&gt;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&lt;Import href=</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urn:mpeg:mpeg7:cs:RoleCS:2001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&gt;Dubber&lt;/Name&gt;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character&lt;/Name&gt;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talent&lt;/Name&gt;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&gt;Participant&lt;/Name&gt;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&gt;Puppeteer&lt;/Name&gt;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&gt;Stunts&lt;/Name&gt;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&gt;Choreographer&lt;/Name&gt;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 of photography&lt;/Name&gt;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&gt;Fight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&gt;Floor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&gt;Post-Production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&gt;Script Supervisor&lt;/Name&gt;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Assistant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Unit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&gt;Adaptor&lt;/Name&gt;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&gt;Scenario&lt;/Name&gt;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&gt;Treatment/Programme Proposal&lt;/Name&gt;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&gt;Choir&lt;/Name&gt;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&gt;Conductor&lt;/Name&gt;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&gt;Ensemble&lt;/Name&gt;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&gt;Librettist&lt;/Name&gt;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&gt;Lyricist&lt;/Name&gt;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Arranger&lt;/Name&gt;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Group&lt;/Name&gt;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&gt;Orchestra&lt;/Name&gt;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&gt;Announcer&lt;/Name&gt;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&gt;Causeur&lt;/Name&gt;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&gt;Commentary or Commentator&lt;/Name&gt;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&gt;Correspondent&lt;/Name&gt;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&gt;Editor/Producer (News)&lt;/Name&gt;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&gt;Editor-in-chief&lt;/Name&gt;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&gt;Editor-of-the-Day&lt;/Name&gt;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&gt;Interviewed Guest&lt;/Name&gt;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Reader&lt;/Name&gt;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&gt;Witness&lt;/Name&gt;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Broadcaster&lt;/Name&gt;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&gt;Manufacturer&lt;/Name&gt;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Company&lt;/Name&gt;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Department&lt;/Name&gt;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Chief Lighting Technician&lt;/Name&gt;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&gt;Broadcast Assistant&lt;/Name&gt;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&gt;Carpenter&lt;/Name&gt;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&gt;Dialogue Coach&lt;/Name&gt;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&gt;Draughtsman&lt;/Name&gt;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37143C"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28"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229"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3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31"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3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33" w:author="Evain, Jean-Pierre" w:date="2017-06-09T15:03:00Z">
            <w:rPr>
              <w:rFonts w:ascii="Courier New" w:eastAsia="Arial Unicode MS" w:hAnsi="Courier New" w:cs="Courier New"/>
              <w:sz w:val="16"/>
              <w:szCs w:val="16"/>
              <w:lang w:eastAsia="ja-JP"/>
            </w:rPr>
          </w:rPrChange>
        </w:rPr>
        <w:t>&gt;Graphic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234"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&gt;Hairdresser&lt;/Name&gt;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&gt;Illustrator&lt;/Name&gt;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&gt;Leadman&lt;/Name&gt;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&gt;Scenic Operative&lt;/Name&gt;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&gt;Set 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&gt;Visual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Visual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&gt;Clapper Loader&lt;/Name&gt;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&gt;Focus Puller&lt;/Name&gt;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Artist&lt;/Name&gt;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 Assistant&lt;/Name&gt;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Grip&lt;/Name&gt;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&gt;Matte Artist&lt;/Name&gt;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&gt;Photographer&lt;/Name&gt;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&gt;Pyrotechnician&lt;/Name&gt;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&gt;Rigger&lt;/Name&gt;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Assistant Camera&lt;/Name&gt;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Recordist&lt;/Name&gt;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&gt;Vision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&gt;Animal Trainer&lt;/Name&gt;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&gt;Armourer&lt;/Name&gt;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 programmer&lt;/Name&gt;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&gt;Consultant&lt;/Name&gt;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&gt;Greensman&lt;/Name&gt;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Production Researcher&lt;/Name&gt;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&gt;Runner&lt;/Name&gt;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&gt;Sign Language&lt;/Name&gt;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&gt;Subtitles&lt;/Name&gt;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&gt;Translation&lt;/Name&gt;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&gt;Transportation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Producer&lt;/Name&gt;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&gt;Casting&lt;/Name&gt;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Secretary&lt;/Name&gt;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w:t>
      </w:r>
      <w:r w:rsidR="00AE238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E2382" w:rsidRPr="00F3500B" w:rsidRDefault="00AE2382"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Deprecated: termId already allocated to another term, see </w:t>
      </w:r>
      <w:r w:rsidR="00671E83" w:rsidRPr="00F3500B">
        <w:rPr>
          <w:rFonts w:ascii="Courier New" w:eastAsia="Arial Unicode MS" w:hAnsi="Courier New" w:cs="Courier New"/>
          <w:sz w:val="16"/>
          <w:szCs w:val="16"/>
          <w:lang w:eastAsia="ja-JP"/>
        </w:rPr>
        <w:t>termID</w:t>
      </w:r>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AD9</w:t>
      </w:r>
      <w:r w:rsidR="00452C3A" w:rsidRPr="00F3500B">
        <w:rPr>
          <w:rFonts w:ascii="Courier New" w:eastAsia="Arial Unicode MS" w:hAnsi="Courier New" w:cs="Courier New"/>
          <w:sz w:val="16"/>
          <w:szCs w:val="16"/>
          <w:lang w:eastAsia="ja-JP"/>
        </w:rPr>
        <w: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&gt;Caption Author&lt;/Name&gt;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w:t>
      </w:r>
      <w:r w:rsidR="00AE238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 Agency&lt;/Name&gt;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 Production Company&lt;/Name&gt;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&gt;Advertiser&lt;/Name&gt;</w:t>
      </w:r>
    </w:p>
    <w:p w:rsidR="00B5170A" w:rsidRPr="00F3500B" w:rsidRDefault="00B45C28"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Channel&lt;/Name&gt;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Brand&lt;/Name&gt;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&gt;Presenter&lt;/Name&gt;</w:t>
      </w:r>
    </w:p>
    <w:p w:rsidR="00532295" w:rsidRPr="00F3500B" w:rsidRDefault="00532295"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color w:val="000096"/>
          <w:sz w:val="16"/>
          <w:szCs w:val="16"/>
          <w:lang w:eastAsia="zh-CN"/>
        </w:rPr>
        <w:t xml:space="preserve">      &lt;Definition</w:t>
      </w:r>
      <w:r w:rsidRPr="00F3500B">
        <w:rPr>
          <w:rFonts w:ascii="Courier New" w:hAnsi="Courier New" w:cs="Courier New"/>
          <w:color w:val="F5844C"/>
          <w:sz w:val="16"/>
          <w:szCs w:val="16"/>
          <w:lang w:eastAsia="zh-CN"/>
        </w:rPr>
        <w:t xml:space="preserve"> </w:t>
      </w:r>
      <w:r w:rsidRPr="00F3500B">
        <w:rPr>
          <w:rFonts w:ascii="Courier New" w:hAnsi="Courier New" w:cs="Courier New"/>
          <w:sz w:val="16"/>
          <w:szCs w:val="16"/>
          <w:lang w:eastAsia="zh-CN"/>
        </w:rPr>
        <w:t>xml</w:t>
      </w:r>
      <w:r w:rsidRPr="00F3500B">
        <w:rPr>
          <w:rFonts w:ascii="Courier New" w:hAnsi="Courier New" w:cs="Courier New"/>
          <w:color w:val="F5844C"/>
          <w:sz w:val="16"/>
          <w:szCs w:val="16"/>
          <w:lang w:eastAsia="zh-CN"/>
        </w:rPr>
        <w:t>:lang</w:t>
      </w:r>
      <w:r w:rsidRPr="00F3500B">
        <w:rPr>
          <w:rFonts w:ascii="Courier New" w:hAnsi="Courier New" w:cs="Courier New"/>
          <w:color w:val="FF8040"/>
          <w:sz w:val="16"/>
          <w:szCs w:val="16"/>
          <w:lang w:eastAsia="zh-CN"/>
        </w:rPr>
        <w:t>=</w:t>
      </w:r>
      <w:r w:rsidR="00452C3A" w:rsidRPr="00F3500B">
        <w:rPr>
          <w:rFonts w:ascii="Courier New" w:hAnsi="Courier New" w:cs="Courier New"/>
          <w:color w:val="993300"/>
          <w:sz w:val="16"/>
          <w:szCs w:val="16"/>
          <w:lang w:eastAsia="zh-CN"/>
        </w:rPr>
        <w:t>"</w:t>
      </w:r>
      <w:r w:rsidRPr="00F3500B">
        <w:rPr>
          <w:rFonts w:ascii="Courier New" w:hAnsi="Courier New" w:cs="Courier New"/>
          <w:color w:val="993300"/>
          <w:sz w:val="16"/>
          <w:szCs w:val="16"/>
          <w:lang w:eastAsia="zh-CN"/>
        </w:rPr>
        <w:t>en</w:t>
      </w:r>
      <w:r w:rsidR="00452C3A" w:rsidRPr="00F3500B">
        <w:rPr>
          <w:rFonts w:ascii="Courier New" w:hAnsi="Courier New" w:cs="Courier New"/>
          <w:color w:val="993300"/>
          <w:sz w:val="16"/>
          <w:szCs w:val="16"/>
          <w:lang w:eastAsia="zh-CN"/>
        </w:rPr>
        <w:t>"</w:t>
      </w:r>
      <w:r w:rsidRPr="00F3500B">
        <w:rPr>
          <w:rFonts w:ascii="Courier New" w:hAnsi="Courier New" w:cs="Courier New"/>
          <w:color w:val="000096"/>
          <w:sz w:val="16"/>
          <w:szCs w:val="16"/>
          <w:lang w:eastAsia="zh-CN"/>
        </w:rPr>
        <w:t>&gt;</w:t>
      </w:r>
      <w:r w:rsidRPr="00F3500B">
        <w:rPr>
          <w:rFonts w:ascii="Courier New" w:hAnsi="Courier New" w:cs="Courier New"/>
          <w:color w:val="000000"/>
          <w:sz w:val="16"/>
          <w:szCs w:val="16"/>
          <w:lang w:eastAsia="zh-CN"/>
        </w:rPr>
        <w:t xml:space="preserve">A person who introduces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hosts a programme.</w:t>
      </w:r>
      <w:r w:rsidRPr="00F3500B">
        <w:rPr>
          <w:rFonts w:ascii="Courier New" w:hAnsi="Courier New" w:cs="Courier New"/>
          <w:color w:val="000096"/>
          <w:sz w:val="16"/>
          <w:szCs w:val="16"/>
          <w:lang w:eastAsia="zh-CN"/>
        </w:rPr>
        <w:t>&lt;/Definition&gt;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&gt;Studio Manager&lt;/Name&gt;</w:t>
      </w:r>
    </w:p>
    <w:p w:rsidR="00CE182A" w:rsidRPr="00F3500B" w:rsidRDefault="00CE182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Studio Manager&lt;/Name&gt;</w:t>
      </w:r>
    </w:p>
    <w:p w:rsidR="00CE182A" w:rsidRPr="00F3500B" w:rsidRDefault="00CE182A" w:rsidP="00532295">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532295" w:rsidRPr="00F3500B" w:rsidRDefault="00AE2382" w:rsidP="00532295">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AD9</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&gt;Caption Author&lt;/Name&gt;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AD10</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&gt;Electrician&lt;/Name&gt;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AD11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&gt;Judge&lt;/Name&gt;</w:t>
      </w:r>
      <w:r w:rsidRPr="00F3500B">
        <w:rPr>
          <w:rFonts w:ascii="Courier New" w:hAnsi="Courier New" w:cs="Courier New"/>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 xml:space="preserve">&gt;A person appointed to decide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winners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contest </w:t>
      </w:r>
      <w:r w:rsidR="00532295" w:rsidRPr="00F3500B">
        <w:rPr>
          <w:rFonts w:ascii="Courier New" w:hAnsi="Courier New" w:cs="Courier New"/>
          <w:sz w:val="16"/>
          <w:szCs w:val="16"/>
          <w:lang w:eastAsia="zh-CN"/>
        </w:rPr>
        <w:t>or</w:t>
      </w:r>
      <w:r w:rsidR="00532295" w:rsidRPr="00F3500B">
        <w:rPr>
          <w:rFonts w:ascii="Courier New" w:hAnsi="Courier New" w:cs="Courier New"/>
          <w:color w:val="000000"/>
          <w:sz w:val="16"/>
          <w:szCs w:val="16"/>
          <w:lang w:eastAsia="zh-CN"/>
        </w:rPr>
        <w:t xml:space="preserve"> competition.&lt;/Definition&gt;</w:t>
      </w:r>
    </w:p>
    <w:p w:rsidR="00532295" w:rsidRPr="00F3500B" w:rsidRDefault="00AE2382" w:rsidP="00B065B7">
      <w:pPr>
        <w:keepNext/>
        <w:keepLines/>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ja-JP"/>
        </w:rPr>
        <w:tab/>
        <w:t>&lt;/Term&gt;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t>&lt;Term termID=</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AD12</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r>
      <w:r w:rsidRPr="00F3500B">
        <w:rPr>
          <w:rFonts w:ascii="Courier New" w:hAnsi="Courier New" w:cs="Courier New"/>
          <w:color w:val="000000"/>
          <w:sz w:val="16"/>
          <w:szCs w:val="16"/>
          <w:lang w:eastAsia="ja-JP"/>
        </w:rPr>
        <w:tab/>
        <w:t xml:space="preserve">&lt;Name </w:t>
      </w:r>
      <w:r w:rsidRPr="00F3500B">
        <w:rPr>
          <w:rFonts w:ascii="Courier New" w:hAnsi="Courier New" w:cs="Courier New"/>
          <w:sz w:val="16"/>
          <w:szCs w:val="16"/>
          <w:lang w:eastAsia="ja-JP"/>
        </w:rPr>
        <w:t>xml</w:t>
      </w:r>
      <w:r w:rsidRPr="00F3500B">
        <w:rPr>
          <w:rFonts w:ascii="Courier New" w:hAnsi="Courier New" w:cs="Courier New"/>
          <w:color w:val="000000"/>
          <w:sz w:val="16"/>
          <w:szCs w:val="16"/>
          <w:lang w:eastAsia="ja-JP"/>
        </w:rPr>
        <w:t>:lang=</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en</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&gt;Series Editor&lt;/Name&gt;</w:t>
      </w:r>
      <w:r w:rsidRPr="00F3500B">
        <w:rPr>
          <w:rFonts w:ascii="Courier New" w:hAnsi="Courier New" w:cs="Courier New"/>
          <w:color w:val="000000"/>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 xml:space="preserve">&gt;Person responsible for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editorial content and themes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series run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show and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individual programmes within that series run. Usually a role associated </w:t>
      </w:r>
      <w:r w:rsidR="00532295" w:rsidRPr="00F3500B">
        <w:rPr>
          <w:rFonts w:ascii="Courier New" w:hAnsi="Courier New" w:cs="Courier New"/>
          <w:sz w:val="16"/>
          <w:szCs w:val="16"/>
          <w:lang w:eastAsia="zh-CN"/>
        </w:rPr>
        <w:t>with</w:t>
      </w:r>
      <w:r w:rsidR="00532295" w:rsidRPr="00F3500B">
        <w:rPr>
          <w:rFonts w:ascii="Courier New" w:hAnsi="Courier New" w:cs="Courier New"/>
          <w:color w:val="000000"/>
          <w:sz w:val="16"/>
          <w:szCs w:val="16"/>
          <w:lang w:eastAsia="zh-CN"/>
        </w:rPr>
        <w:t xml:space="preserve"> factual and </w:t>
      </w:r>
      <w:r w:rsidR="00532295" w:rsidRPr="00F3500B">
        <w:rPr>
          <w:rFonts w:ascii="Courier New" w:hAnsi="Courier New" w:cs="Courier New"/>
          <w:sz w:val="16"/>
          <w:szCs w:val="16"/>
          <w:lang w:eastAsia="zh-CN"/>
        </w:rPr>
        <w:t>news</w:t>
      </w:r>
      <w:r w:rsidR="00532295" w:rsidRPr="00F3500B">
        <w:rPr>
          <w:rFonts w:ascii="Courier New" w:hAnsi="Courier New" w:cs="Courier New"/>
          <w:color w:val="000000"/>
          <w:sz w:val="16"/>
          <w:szCs w:val="16"/>
          <w:lang w:eastAsia="zh-CN"/>
        </w:rPr>
        <w:t xml:space="preserve"> programmes.&lt;/Definition&gt;</w:t>
      </w:r>
    </w:p>
    <w:p w:rsidR="00532295" w:rsidRPr="00F3500B" w:rsidRDefault="00AE2382" w:rsidP="00532295">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ja-JP"/>
        </w:rPr>
        <w:tab/>
        <w:t>&lt;/Term&gt;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t>&lt;Term termID=</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AD13</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r>
      <w:r w:rsidRPr="00F3500B">
        <w:rPr>
          <w:rFonts w:ascii="Courier New" w:hAnsi="Courier New" w:cs="Courier New"/>
          <w:color w:val="000000"/>
          <w:sz w:val="16"/>
          <w:szCs w:val="16"/>
          <w:lang w:eastAsia="ja-JP"/>
        </w:rPr>
        <w:tab/>
        <w:t xml:space="preserve">&lt;Name </w:t>
      </w:r>
      <w:r w:rsidRPr="00F3500B">
        <w:rPr>
          <w:rFonts w:ascii="Courier New" w:hAnsi="Courier New" w:cs="Courier New"/>
          <w:sz w:val="16"/>
          <w:szCs w:val="16"/>
          <w:lang w:eastAsia="ja-JP"/>
        </w:rPr>
        <w:t>xml</w:t>
      </w:r>
      <w:r w:rsidRPr="00F3500B">
        <w:rPr>
          <w:rFonts w:ascii="Courier New" w:hAnsi="Courier New" w:cs="Courier New"/>
          <w:color w:val="000000"/>
          <w:sz w:val="16"/>
          <w:szCs w:val="16"/>
          <w:lang w:eastAsia="ja-JP"/>
        </w:rPr>
        <w:t>:lang=</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en</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&gt;Series Producer&lt;/Name&gt;</w:t>
      </w:r>
      <w:r w:rsidRPr="00F3500B">
        <w:rPr>
          <w:rFonts w:ascii="Courier New" w:hAnsi="Courier New" w:cs="Courier New"/>
          <w:color w:val="000000"/>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&gt;</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manager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an entire series run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programme, usually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individual in charge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finance, personnel, and other non-artistic aspects in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development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particular series.&lt;/Definition&gt;</w:t>
      </w:r>
    </w:p>
    <w:p w:rsidR="00B5170A" w:rsidRPr="00F3500B" w:rsidRDefault="00AE2382" w:rsidP="00532295">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color w:val="000000"/>
          <w:sz w:val="16"/>
          <w:szCs w:val="16"/>
          <w:lang w:eastAsia="ja-JP"/>
        </w:rPr>
      </w:pPr>
      <w:r w:rsidRPr="00F3500B">
        <w:rPr>
          <w:rFonts w:ascii="Courier New" w:hAnsi="Courier New" w:cs="Courier New"/>
          <w:color w:val="000000"/>
          <w:sz w:val="16"/>
          <w:szCs w:val="16"/>
          <w:lang w:eastAsia="ja-JP"/>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&gt;Aerial Photographer&lt;/Name&gt;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lastRenderedPageBreak/>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w:t>
      </w:r>
      <w:r w:rsidR="00067847" w:rsidRPr="00F3500B">
        <w:rPr>
          <w:rFonts w:ascii="Courier New" w:hAnsi="Courier New" w:cs="Courier New"/>
          <w:color w:val="000000"/>
          <w:sz w:val="16"/>
          <w:szCs w:val="16"/>
          <w:lang w:eastAsia="zh-CN"/>
        </w:rPr>
        <w:t>organization</w:t>
      </w:r>
      <w:r w:rsidRPr="00F3500B">
        <w:rPr>
          <w:rFonts w:ascii="Courier New" w:hAnsi="Courier New" w:cs="Courier New"/>
          <w:color w:val="000000"/>
          <w:sz w:val="16"/>
          <w:szCs w:val="16"/>
          <w:lang w:eastAsia="zh-CN"/>
        </w:rPr>
        <w:t xml:space="preserve"> responsible for filming from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air,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usually in a plane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helicopter.&lt;/Definition&gt;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&gt;Archive Source&lt;/Name&gt;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source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archive content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information.&lt;/Definition&gt;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&gt;Third Assistant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that works on set </w:t>
      </w:r>
      <w:r w:rsidRPr="00F3500B">
        <w:rPr>
          <w:rFonts w:ascii="Courier New" w:hAnsi="Courier New" w:cs="Courier New"/>
          <w:sz w:val="16"/>
          <w:szCs w:val="16"/>
          <w:lang w:eastAsia="zh-CN"/>
        </w:rPr>
        <w:t>with</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1st and sometimes 2nd Assistant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Director. For major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&gt;Idea Originator&lt;/Name&gt;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whose idea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proposition is based 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&gt;Camera Supervisor&lt;/Name&gt;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overseeing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work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other Camera</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Operators and any Camera Assistants working on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studio floor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OB</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location.&lt;/Definition&gt;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&gt;Deputy Editor&lt;/Name&gt;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that performs a deputy editor role on </w:t>
      </w:r>
      <w:r w:rsidRPr="00F3500B">
        <w:rPr>
          <w:rFonts w:ascii="Courier New" w:hAnsi="Courier New" w:cs="Courier New"/>
          <w:sz w:val="16"/>
          <w:szCs w:val="16"/>
          <w:lang w:eastAsia="zh-CN"/>
        </w:rPr>
        <w:t>news</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current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affairs style programmes.&lt;/Definition&gt;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AD20</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37143C"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val="de-CH" w:eastAsia="zh-CN"/>
          <w:rPrChange w:id="2235" w:author="Evain, Jean-Pierre" w:date="2017-06-09T15:03:00Z">
            <w:rPr>
              <w:rFonts w:ascii="Courier New" w:hAnsi="Courier New" w:cs="Courier New"/>
              <w:color w:val="000000"/>
              <w:sz w:val="16"/>
              <w:szCs w:val="16"/>
              <w:lang w:eastAsia="zh-CN"/>
            </w:rPr>
          </w:rPrChange>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37143C">
        <w:rPr>
          <w:rFonts w:ascii="Courier New" w:hAnsi="Courier New" w:cs="Courier New"/>
          <w:color w:val="000000"/>
          <w:sz w:val="16"/>
          <w:szCs w:val="16"/>
          <w:lang w:val="de-CH" w:eastAsia="zh-CN"/>
          <w:rPrChange w:id="2236" w:author="Evain, Jean-Pierre" w:date="2017-06-09T15:03:00Z">
            <w:rPr>
              <w:rFonts w:ascii="Courier New" w:hAnsi="Courier New" w:cs="Courier New"/>
              <w:color w:val="000000"/>
              <w:sz w:val="16"/>
              <w:szCs w:val="16"/>
              <w:lang w:eastAsia="zh-CN"/>
            </w:rPr>
          </w:rPrChange>
        </w:rPr>
        <w:t xml:space="preserve">&lt;Name </w:t>
      </w:r>
      <w:r w:rsidRPr="0037143C">
        <w:rPr>
          <w:rFonts w:ascii="Courier New" w:hAnsi="Courier New" w:cs="Courier New"/>
          <w:sz w:val="16"/>
          <w:szCs w:val="16"/>
          <w:lang w:val="de-CH" w:eastAsia="zh-CN"/>
          <w:rPrChange w:id="2237" w:author="Evain, Jean-Pierre" w:date="2017-06-09T15:03:00Z">
            <w:rPr>
              <w:rFonts w:ascii="Courier New" w:hAnsi="Courier New" w:cs="Courier New"/>
              <w:sz w:val="16"/>
              <w:szCs w:val="16"/>
              <w:lang w:eastAsia="zh-CN"/>
            </w:rPr>
          </w:rPrChange>
        </w:rPr>
        <w:t>xml</w:t>
      </w:r>
      <w:r w:rsidRPr="0037143C">
        <w:rPr>
          <w:rFonts w:ascii="Courier New" w:hAnsi="Courier New" w:cs="Courier New"/>
          <w:color w:val="000000"/>
          <w:sz w:val="16"/>
          <w:szCs w:val="16"/>
          <w:lang w:val="de-CH" w:eastAsia="zh-CN"/>
          <w:rPrChange w:id="2238" w:author="Evain, Jean-Pierre" w:date="2017-06-09T15:03:00Z">
            <w:rPr>
              <w:rFonts w:ascii="Courier New" w:hAnsi="Courier New" w:cs="Courier New"/>
              <w:color w:val="000000"/>
              <w:sz w:val="16"/>
              <w:szCs w:val="16"/>
              <w:lang w:eastAsia="zh-CN"/>
            </w:rPr>
          </w:rPrChange>
        </w:rPr>
        <w:t>:lang=</w:t>
      </w:r>
      <w:r w:rsidR="00452C3A" w:rsidRPr="0037143C">
        <w:rPr>
          <w:rFonts w:ascii="Courier New" w:hAnsi="Courier New" w:cs="Courier New"/>
          <w:color w:val="000000"/>
          <w:sz w:val="16"/>
          <w:szCs w:val="16"/>
          <w:lang w:val="de-CH" w:eastAsia="zh-CN"/>
          <w:rPrChange w:id="2239" w:author="Evain, Jean-Pierre" w:date="2017-06-09T15:03:00Z">
            <w:rPr>
              <w:rFonts w:ascii="Courier New" w:hAnsi="Courier New" w:cs="Courier New"/>
              <w:color w:val="000000"/>
              <w:sz w:val="16"/>
              <w:szCs w:val="16"/>
              <w:lang w:eastAsia="zh-CN"/>
            </w:rPr>
          </w:rPrChange>
        </w:rPr>
        <w:t>"</w:t>
      </w:r>
      <w:r w:rsidRPr="0037143C">
        <w:rPr>
          <w:rFonts w:ascii="Courier New" w:hAnsi="Courier New" w:cs="Courier New"/>
          <w:color w:val="000000"/>
          <w:sz w:val="16"/>
          <w:szCs w:val="16"/>
          <w:lang w:val="de-CH" w:eastAsia="zh-CN"/>
          <w:rPrChange w:id="2240" w:author="Evain, Jean-Pierre" w:date="2017-06-09T15:03:00Z">
            <w:rPr>
              <w:rFonts w:ascii="Courier New" w:hAnsi="Courier New" w:cs="Courier New"/>
              <w:color w:val="000000"/>
              <w:sz w:val="16"/>
              <w:szCs w:val="16"/>
              <w:lang w:eastAsia="zh-CN"/>
            </w:rPr>
          </w:rPrChange>
        </w:rPr>
        <w:t>en</w:t>
      </w:r>
      <w:r w:rsidR="00452C3A" w:rsidRPr="0037143C">
        <w:rPr>
          <w:rFonts w:ascii="Courier New" w:hAnsi="Courier New" w:cs="Courier New"/>
          <w:color w:val="000000"/>
          <w:sz w:val="16"/>
          <w:szCs w:val="16"/>
          <w:lang w:val="de-CH" w:eastAsia="zh-CN"/>
          <w:rPrChange w:id="2241" w:author="Evain, Jean-Pierre" w:date="2017-06-09T15:03:00Z">
            <w:rPr>
              <w:rFonts w:ascii="Courier New" w:hAnsi="Courier New" w:cs="Courier New"/>
              <w:color w:val="000000"/>
              <w:sz w:val="16"/>
              <w:szCs w:val="16"/>
              <w:lang w:eastAsia="zh-CN"/>
            </w:rPr>
          </w:rPrChange>
        </w:rPr>
        <w:t>"</w:t>
      </w:r>
      <w:r w:rsidRPr="0037143C">
        <w:rPr>
          <w:rFonts w:ascii="Courier New" w:hAnsi="Courier New" w:cs="Courier New"/>
          <w:color w:val="000000"/>
          <w:sz w:val="16"/>
          <w:szCs w:val="16"/>
          <w:lang w:val="de-CH" w:eastAsia="zh-CN"/>
          <w:rPrChange w:id="2242" w:author="Evain, Jean-Pierre" w:date="2017-06-09T15:03:00Z">
            <w:rPr>
              <w:rFonts w:ascii="Courier New" w:hAnsi="Courier New" w:cs="Courier New"/>
              <w:color w:val="000000"/>
              <w:sz w:val="16"/>
              <w:szCs w:val="16"/>
              <w:lang w:eastAsia="zh-CN"/>
            </w:rPr>
          </w:rPrChange>
        </w:rPr>
        <w:t>&gt;Format Deviser&lt;/Name&gt;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37143C">
        <w:rPr>
          <w:rFonts w:ascii="Courier New" w:hAnsi="Courier New" w:cs="Courier New"/>
          <w:color w:val="000000"/>
          <w:sz w:val="16"/>
          <w:szCs w:val="16"/>
          <w:lang w:val="de-CH" w:eastAsia="zh-CN"/>
          <w:rPrChange w:id="2243" w:author="Evain, Jean-Pierre" w:date="2017-06-09T15:03:00Z">
            <w:rPr>
              <w:rFonts w:ascii="Courier New" w:hAnsi="Courier New" w:cs="Courier New"/>
              <w:color w:val="000000"/>
              <w:sz w:val="16"/>
              <w:szCs w:val="16"/>
              <w:lang w:eastAsia="zh-CN"/>
            </w:rPr>
          </w:rPrChange>
        </w:rPr>
        <w:tab/>
      </w:r>
      <w:r w:rsidRPr="0037143C">
        <w:rPr>
          <w:rFonts w:ascii="Courier New" w:hAnsi="Courier New" w:cs="Courier New"/>
          <w:color w:val="000000"/>
          <w:sz w:val="16"/>
          <w:szCs w:val="16"/>
          <w:lang w:val="de-CH" w:eastAsia="zh-CN"/>
          <w:rPrChange w:id="2244" w:author="Evain, Jean-Pierre" w:date="2017-06-09T15:03:00Z">
            <w:rPr>
              <w:rFonts w:ascii="Courier New" w:hAnsi="Courier New" w:cs="Courier New"/>
              <w:color w:val="000000"/>
              <w:sz w:val="16"/>
              <w:szCs w:val="16"/>
              <w:lang w:eastAsia="zh-CN"/>
            </w:rPr>
          </w:rPrChange>
        </w:rPr>
        <w:tab/>
      </w:r>
      <w:r w:rsidRPr="00F3500B">
        <w:rPr>
          <w:rFonts w:ascii="Courier New" w:hAnsi="Courier New" w:cs="Courier New"/>
          <w:color w:val="000000"/>
          <w:sz w:val="16"/>
          <w:szCs w:val="16"/>
          <w:lang w:eastAsia="zh-CN"/>
        </w:rPr>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devises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format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programme, including</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development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main elements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programme, such as concept, characters,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sometimes which actors, performers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crew should be involved.&lt;/Definition&gt;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AD21</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&gt;Dubbing Editor&lt;/Name&gt;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selects and edits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dialogue, music and sound effects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in post-production to create an initial version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complete soundtrack.&lt;/Definition&gt;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AD22</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&gt;Make-up Designer&lt;/Name&gt;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&gt;Designs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look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on-screen performers, using makeup,</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prosthetics, etc.&lt;/Definition&gt;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AD23</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&gt;Music Adviser&lt;/Name&gt;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provides advice on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music used in a</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programme.&lt;/Definition&gt;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Engineering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set-up and maintenance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 equipment.&lt;/Definition&gt;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&gt;Operator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cameras for an outside 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co-ordinates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actions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staff during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 to deliver production vision.&lt;/Definition&gt;</w:t>
      </w:r>
    </w:p>
    <w:p w:rsidR="001222F7" w:rsidRPr="00F3500B" w:rsidRDefault="001222F7"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Lighting Technician&lt;/Name&gt;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&gt;Person who is responsible for lighting on an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Sound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sound on an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&gt;Question Setter&lt;/Name&gt;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provides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questions for (e.g.) a panel show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quiz.&lt;/Definition&gt;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AD30</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lastRenderedPageBreak/>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&gt;Rostrum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&gt;Operator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specialist camera used to </w:t>
      </w:r>
      <w:r w:rsidRPr="00F3500B">
        <w:rPr>
          <w:rFonts w:ascii="Courier New" w:hAnsi="Courier New" w:cs="Courier New"/>
          <w:sz w:val="16"/>
          <w:szCs w:val="16"/>
          <w:lang w:eastAsia="zh-CN"/>
        </w:rPr>
        <w:t>film</w:t>
      </w:r>
      <w:r w:rsidRPr="00F3500B">
        <w:rPr>
          <w:rFonts w:ascii="Courier New" w:hAnsi="Courier New" w:cs="Courier New"/>
          <w:color w:val="000000"/>
          <w:sz w:val="16"/>
          <w:szCs w:val="16"/>
          <w:lang w:eastAsia="zh-CN"/>
        </w:rPr>
        <w:t xml:space="preserve"> still object(s)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picture(s).&lt;/Definition&gt;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AD31</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37143C"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val="de-CH" w:eastAsia="zh-CN"/>
          <w:rPrChange w:id="2245" w:author="Evain, Jean-Pierre" w:date="2017-06-09T15:03:00Z">
            <w:rPr>
              <w:rFonts w:ascii="Courier New" w:hAnsi="Courier New" w:cs="Courier New"/>
              <w:color w:val="000000"/>
              <w:sz w:val="16"/>
              <w:szCs w:val="16"/>
              <w:lang w:eastAsia="zh-CN"/>
            </w:rPr>
          </w:rPrChange>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37143C">
        <w:rPr>
          <w:rFonts w:ascii="Courier New" w:hAnsi="Courier New" w:cs="Courier New"/>
          <w:color w:val="000000"/>
          <w:sz w:val="16"/>
          <w:szCs w:val="16"/>
          <w:lang w:val="de-CH" w:eastAsia="zh-CN"/>
          <w:rPrChange w:id="2246" w:author="Evain, Jean-Pierre" w:date="2017-06-09T15:03:00Z">
            <w:rPr>
              <w:rFonts w:ascii="Courier New" w:hAnsi="Courier New" w:cs="Courier New"/>
              <w:color w:val="000000"/>
              <w:sz w:val="16"/>
              <w:szCs w:val="16"/>
              <w:lang w:eastAsia="zh-CN"/>
            </w:rPr>
          </w:rPrChange>
        </w:rPr>
        <w:t xml:space="preserve">&lt;Name </w:t>
      </w:r>
      <w:r w:rsidRPr="0037143C">
        <w:rPr>
          <w:rFonts w:ascii="Courier New" w:hAnsi="Courier New" w:cs="Courier New"/>
          <w:sz w:val="16"/>
          <w:szCs w:val="16"/>
          <w:lang w:val="de-CH" w:eastAsia="zh-CN"/>
          <w:rPrChange w:id="2247" w:author="Evain, Jean-Pierre" w:date="2017-06-09T15:03:00Z">
            <w:rPr>
              <w:rFonts w:ascii="Courier New" w:hAnsi="Courier New" w:cs="Courier New"/>
              <w:sz w:val="16"/>
              <w:szCs w:val="16"/>
              <w:lang w:eastAsia="zh-CN"/>
            </w:rPr>
          </w:rPrChange>
        </w:rPr>
        <w:t>xml</w:t>
      </w:r>
      <w:r w:rsidRPr="0037143C">
        <w:rPr>
          <w:rFonts w:ascii="Courier New" w:hAnsi="Courier New" w:cs="Courier New"/>
          <w:color w:val="000000"/>
          <w:sz w:val="16"/>
          <w:szCs w:val="16"/>
          <w:lang w:val="de-CH" w:eastAsia="zh-CN"/>
          <w:rPrChange w:id="2248" w:author="Evain, Jean-Pierre" w:date="2017-06-09T15:03:00Z">
            <w:rPr>
              <w:rFonts w:ascii="Courier New" w:hAnsi="Courier New" w:cs="Courier New"/>
              <w:color w:val="000000"/>
              <w:sz w:val="16"/>
              <w:szCs w:val="16"/>
              <w:lang w:eastAsia="zh-CN"/>
            </w:rPr>
          </w:rPrChange>
        </w:rPr>
        <w:t>:lang=</w:t>
      </w:r>
      <w:r w:rsidR="00452C3A" w:rsidRPr="0037143C">
        <w:rPr>
          <w:rFonts w:ascii="Courier New" w:hAnsi="Courier New" w:cs="Courier New"/>
          <w:color w:val="000000"/>
          <w:sz w:val="16"/>
          <w:szCs w:val="16"/>
          <w:lang w:val="de-CH" w:eastAsia="zh-CN"/>
          <w:rPrChange w:id="2249" w:author="Evain, Jean-Pierre" w:date="2017-06-09T15:03:00Z">
            <w:rPr>
              <w:rFonts w:ascii="Courier New" w:hAnsi="Courier New" w:cs="Courier New"/>
              <w:color w:val="000000"/>
              <w:sz w:val="16"/>
              <w:szCs w:val="16"/>
              <w:lang w:eastAsia="zh-CN"/>
            </w:rPr>
          </w:rPrChange>
        </w:rPr>
        <w:t>"</w:t>
      </w:r>
      <w:r w:rsidRPr="0037143C">
        <w:rPr>
          <w:rFonts w:ascii="Courier New" w:hAnsi="Courier New" w:cs="Courier New"/>
          <w:color w:val="000000"/>
          <w:sz w:val="16"/>
          <w:szCs w:val="16"/>
          <w:lang w:val="de-CH" w:eastAsia="zh-CN"/>
          <w:rPrChange w:id="2250" w:author="Evain, Jean-Pierre" w:date="2017-06-09T15:03:00Z">
            <w:rPr>
              <w:rFonts w:ascii="Courier New" w:hAnsi="Courier New" w:cs="Courier New"/>
              <w:color w:val="000000"/>
              <w:sz w:val="16"/>
              <w:szCs w:val="16"/>
              <w:lang w:eastAsia="zh-CN"/>
            </w:rPr>
          </w:rPrChange>
        </w:rPr>
        <w:t>en</w:t>
      </w:r>
      <w:r w:rsidR="00452C3A" w:rsidRPr="0037143C">
        <w:rPr>
          <w:rFonts w:ascii="Courier New" w:hAnsi="Courier New" w:cs="Courier New"/>
          <w:color w:val="000000"/>
          <w:sz w:val="16"/>
          <w:szCs w:val="16"/>
          <w:lang w:val="de-CH" w:eastAsia="zh-CN"/>
          <w:rPrChange w:id="2251" w:author="Evain, Jean-Pierre" w:date="2017-06-09T15:03:00Z">
            <w:rPr>
              <w:rFonts w:ascii="Courier New" w:hAnsi="Courier New" w:cs="Courier New"/>
              <w:color w:val="000000"/>
              <w:sz w:val="16"/>
              <w:szCs w:val="16"/>
              <w:lang w:eastAsia="zh-CN"/>
            </w:rPr>
          </w:rPrChange>
        </w:rPr>
        <w:t>"</w:t>
      </w:r>
      <w:r w:rsidRPr="0037143C">
        <w:rPr>
          <w:rFonts w:ascii="Courier New" w:hAnsi="Courier New" w:cs="Courier New"/>
          <w:color w:val="000000"/>
          <w:sz w:val="16"/>
          <w:szCs w:val="16"/>
          <w:lang w:val="de-CH" w:eastAsia="zh-CN"/>
          <w:rPrChange w:id="2252" w:author="Evain, Jean-Pierre" w:date="2017-06-09T15:03:00Z">
            <w:rPr>
              <w:rFonts w:ascii="Courier New" w:hAnsi="Courier New" w:cs="Courier New"/>
              <w:color w:val="000000"/>
              <w:sz w:val="16"/>
              <w:szCs w:val="16"/>
              <w:lang w:eastAsia="zh-CN"/>
            </w:rPr>
          </w:rPrChange>
        </w:rPr>
        <w:t>&gt;Stage Designer&lt;/Name&gt;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37143C">
        <w:rPr>
          <w:rFonts w:ascii="Courier New" w:hAnsi="Courier New" w:cs="Courier New"/>
          <w:color w:val="000000"/>
          <w:sz w:val="16"/>
          <w:szCs w:val="16"/>
          <w:lang w:val="de-CH" w:eastAsia="zh-CN"/>
          <w:rPrChange w:id="2253" w:author="Evain, Jean-Pierre" w:date="2017-06-09T15:03:00Z">
            <w:rPr>
              <w:rFonts w:ascii="Courier New" w:hAnsi="Courier New" w:cs="Courier New"/>
              <w:color w:val="000000"/>
              <w:sz w:val="16"/>
              <w:szCs w:val="16"/>
              <w:lang w:eastAsia="zh-CN"/>
            </w:rPr>
          </w:rPrChange>
        </w:rPr>
        <w:tab/>
      </w:r>
      <w:r w:rsidRPr="0037143C">
        <w:rPr>
          <w:rFonts w:ascii="Courier New" w:hAnsi="Courier New" w:cs="Courier New"/>
          <w:color w:val="000000"/>
          <w:sz w:val="16"/>
          <w:szCs w:val="16"/>
          <w:lang w:val="de-CH" w:eastAsia="zh-CN"/>
          <w:rPrChange w:id="2254" w:author="Evain, Jean-Pierre" w:date="2017-06-09T15:03:00Z">
            <w:rPr>
              <w:rFonts w:ascii="Courier New" w:hAnsi="Courier New" w:cs="Courier New"/>
              <w:color w:val="000000"/>
              <w:sz w:val="16"/>
              <w:szCs w:val="16"/>
              <w:lang w:eastAsia="zh-CN"/>
            </w:rPr>
          </w:rPrChange>
        </w:rPr>
        <w:tab/>
      </w:r>
      <w:r w:rsidRPr="00F3500B">
        <w:rPr>
          <w:rFonts w:ascii="Courier New" w:hAnsi="Courier New" w:cs="Courier New"/>
          <w:color w:val="000000"/>
          <w:sz w:val="16"/>
          <w:szCs w:val="16"/>
          <w:lang w:eastAsia="zh-CN"/>
        </w:rPr>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look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production (e.g. set, props,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costumes). Theatrical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AD32</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supervising </w:t>
      </w:r>
      <w:r w:rsidRPr="00F3500B">
        <w:rPr>
          <w:rFonts w:ascii="Courier New" w:hAnsi="Courier New" w:cs="Courier New"/>
          <w:sz w:val="16"/>
          <w:szCs w:val="16"/>
          <w:lang w:eastAsia="zh-CN"/>
        </w:rPr>
        <w:t>all</w:t>
      </w:r>
      <w:r w:rsidRPr="00F3500B">
        <w:rPr>
          <w:rFonts w:ascii="Courier New" w:hAnsi="Courier New" w:cs="Courier New"/>
          <w:color w:val="000000"/>
          <w:sz w:val="16"/>
          <w:szCs w:val="16"/>
          <w:lang w:eastAsia="zh-CN"/>
        </w:rPr>
        <w:t xml:space="preserve"> audience-visible components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show. Theatrical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AD33</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r w:rsidR="00DE7F91" w:rsidRPr="00F3500B">
        <w:rPr>
          <w:rFonts w:ascii="Courier New" w:hAnsi="Courier New" w:cs="Courier New"/>
          <w:color w:val="000000"/>
          <w:sz w:val="16"/>
          <w:szCs w:val="16"/>
          <w:lang w:eastAsia="zh-CN"/>
        </w:rPr>
        <w:t>Stage Lighting Director</w:t>
      </w:r>
      <w:r w:rsidRPr="00F3500B">
        <w:rPr>
          <w:rFonts w:ascii="Courier New" w:hAnsi="Courier New" w:cs="Courier New"/>
          <w:color w:val="000000"/>
          <w:sz w:val="16"/>
          <w:szCs w:val="16"/>
          <w:lang w:eastAsia="zh-CN"/>
        </w:rPr>
        <w:t>&lt;/Name&gt;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lighting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set.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co-ordinating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detail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 Helps to deliver director</w:t>
      </w:r>
      <w:r w:rsidR="005B1F1E"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s artistic choices.&lt;/Definition&gt;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Production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&gt;Person responsible overall for stage management.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&gt;Camera operator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supervisor in a studio environment, where there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is a need to 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&gt;Director in a studio environment, where there is a need to</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Sound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sound in a studio environment, where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there is a need to 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Vision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monitoring and adjusting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output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cameras on an outside broadcast, either as a vision engineer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supervisor.&lt;/Definition&gt;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rPr>
          <w:rFonts w:ascii="Courier New" w:hAnsi="Courier New" w:cs="Courier New"/>
          <w:color w:val="000000"/>
          <w:sz w:val="16"/>
          <w:szCs w:val="16"/>
        </w:rPr>
      </w:pPr>
      <w:r w:rsidRPr="00F3500B">
        <w:rPr>
          <w:rFonts w:ascii="Courier New" w:eastAsia="Arial Unicode MS" w:hAnsi="Courier New" w:cs="Courier New"/>
          <w:color w:val="000000"/>
          <w:sz w:val="16"/>
          <w:szCs w:val="16"/>
          <w:lang w:eastAsia="ja-JP"/>
        </w:rPr>
        <w:t>&lt;/ClassificationScheme&gt;</w:t>
      </w:r>
    </w:p>
    <w:p w:rsidR="00615D37" w:rsidRPr="00F3500B" w:rsidRDefault="00615D37" w:rsidP="00615D37"/>
    <w:p w:rsidR="00A3385F" w:rsidRPr="00F3500B" w:rsidRDefault="00A3385F" w:rsidP="00614D0B">
      <w:pPr>
        <w:pStyle w:val="Heading1"/>
      </w:pPr>
      <w:bookmarkStart w:id="2255" w:name="_Toc445719011"/>
      <w:r w:rsidRPr="00F3500B">
        <w:t>A.5</w:t>
      </w:r>
      <w:r w:rsidRPr="00F3500B">
        <w:tab/>
        <w:t>RoleCS</w:t>
      </w:r>
      <w:bookmarkEnd w:id="2255"/>
    </w:p>
    <w:p w:rsidR="00A3385F" w:rsidRPr="00F3500B" w:rsidRDefault="00A3385F" w:rsidP="00C74D97">
      <w:pPr>
        <w:keepNext/>
        <w:keepLines/>
      </w:pPr>
      <w:r w:rsidRPr="00F3500B">
        <w:t xml:space="preserve">RoleCS is a classification scheme from MPEG-7 import by the TVARoleCS described in </w:t>
      </w:r>
      <w:r w:rsidR="00C16A9B" w:rsidRPr="00F3500B">
        <w:t>clause A</w:t>
      </w:r>
      <w:r w:rsidRPr="00F3500B">
        <w:t xml:space="preserve">.4. The corresponding xml file is appended to </w:t>
      </w:r>
      <w:r w:rsidR="00505743" w:rsidRPr="00F3500B">
        <w:t>the present document</w:t>
      </w:r>
      <w:r w:rsidRPr="00F3500B">
        <w:t xml:space="preserve"> with the other </w:t>
      </w:r>
      <w:r w:rsidR="00D2559D" w:rsidRPr="00F3500B">
        <w:rPr>
          <w:i/>
        </w:rPr>
        <w:t>TV-Anytime</w:t>
      </w:r>
      <w:r w:rsidRPr="00F3500B">
        <w:t xml:space="preserve"> classification schemes.</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urn:mpeg:mpeg7:cs:RoleCS:20</w:t>
      </w:r>
      <w:r w:rsidR="00623839" w:rsidRPr="00F3500B">
        <w:rPr>
          <w:rFonts w:ascii="Courier New" w:eastAsia="Arial Unicode MS" w:hAnsi="Courier New" w:cs="Courier New"/>
          <w:sz w:val="16"/>
          <w:szCs w:val="16"/>
          <w:lang w:eastAsia="ja-JP"/>
        </w:rPr>
        <w:t>1</w:t>
      </w:r>
      <w:r w:rsidR="002F19F0"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ROLE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Key MPEG7 cast roles imported by TVAROLECS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AUTHOR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&gt;Author&lt;/Name&gt;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creates the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ANCHOR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&gt;Anchor&lt;/Name&gt;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56"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257"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58"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59"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6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61" w:author="Evain, Jean-Pierre" w:date="2017-06-09T15:03:00Z">
            <w:rPr>
              <w:rFonts w:ascii="Courier New" w:eastAsia="Arial Unicode MS" w:hAnsi="Courier New" w:cs="Courier New"/>
              <w:sz w:val="16"/>
              <w:szCs w:val="16"/>
              <w:lang w:eastAsia="ja-JP"/>
            </w:rPr>
          </w:rPrChange>
        </w:rPr>
        <w:t>&gt;Anchorman&lt;/Name&gt;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62"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263"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64"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265"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66"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67"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68" w:author="Evain, Jean-Pierre" w:date="2017-06-09T15:03:00Z">
            <w:rPr>
              <w:rFonts w:ascii="Courier New" w:eastAsia="Arial Unicode MS" w:hAnsi="Courier New" w:cs="Courier New"/>
              <w:sz w:val="16"/>
              <w:szCs w:val="16"/>
              <w:lang w:eastAsia="ja-JP"/>
            </w:rPr>
          </w:rPrChange>
        </w:rPr>
        <w:t>&gt;Anchorwoman&lt;/Name&gt;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69"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270"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71"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27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73"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74"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75" w:author="Evain, Jean-Pierre" w:date="2017-06-09T15:03:00Z">
            <w:rPr>
              <w:rFonts w:ascii="Courier New" w:eastAsia="Arial Unicode MS" w:hAnsi="Courier New" w:cs="Courier New"/>
              <w:sz w:val="16"/>
              <w:szCs w:val="16"/>
              <w:lang w:eastAsia="ja-JP"/>
            </w:rPr>
          </w:rPrChange>
        </w:rPr>
        <w:t>&gt;Anchorperson&lt;/Name&gt;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276" w:author="Evain, Jean-Pierre" w:date="2017-06-09T15:03:00Z">
            <w:rPr>
              <w:rFonts w:ascii="Courier New" w:eastAsia="Arial Unicode MS" w:hAnsi="Courier New" w:cs="Courier New"/>
              <w:sz w:val="16"/>
              <w:szCs w:val="16"/>
              <w:lang w:eastAsia="ja-JP"/>
            </w:rPr>
          </w:rPrChange>
        </w:rPr>
        <w:lastRenderedPageBreak/>
        <w:tab/>
      </w:r>
      <w:r w:rsidRPr="0037143C">
        <w:rPr>
          <w:rFonts w:ascii="Courier New" w:eastAsia="Arial Unicode MS" w:hAnsi="Courier New" w:cs="Courier New"/>
          <w:sz w:val="16"/>
          <w:szCs w:val="16"/>
          <w:lang w:val="de-CH" w:eastAsia="ja-JP"/>
          <w:rPrChange w:id="2277"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television reporter who coordinates a broadcast to which several correspondents contribute&lt;/Definition&gt;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REPORTER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&gt;Reporter&lt;/Name&gt;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&gt;Newswoman&lt;/Name&gt;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78"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279"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8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81"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8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83" w:author="Evain, Jean-Pierre" w:date="2017-06-09T15:03:00Z">
            <w:rPr>
              <w:rFonts w:ascii="Courier New" w:eastAsia="Arial Unicode MS" w:hAnsi="Courier New" w:cs="Courier New"/>
              <w:sz w:val="16"/>
              <w:szCs w:val="16"/>
              <w:lang w:eastAsia="ja-JP"/>
            </w:rPr>
          </w:rPrChange>
        </w:rPr>
        <w:t>&gt;Newsperson&lt;/Name&gt;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284"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85"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gathers news and other journalistic material and writes or broadcasts it-the basic</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job in journalism&lt;/Definition&gt;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INTERVIEWER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&gt;Interviewer&lt;/Name&gt;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conducts an interview&lt;/Definition&gt;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NARRATOR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&gt;Narrator&lt;/Name&gt;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86"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287"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88"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89"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9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91" w:author="Evain, Jean-Pierre" w:date="2017-06-09T15:03:00Z">
            <w:rPr>
              <w:rFonts w:ascii="Courier New" w:eastAsia="Arial Unicode MS" w:hAnsi="Courier New" w:cs="Courier New"/>
              <w:sz w:val="16"/>
              <w:szCs w:val="16"/>
              <w:lang w:eastAsia="ja-JP"/>
            </w:rPr>
          </w:rPrChange>
        </w:rPr>
        <w:t>&gt;Storyteller&lt;/Name&gt;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292"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293"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tells a story&lt;/Definition&gt;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&gt;Actor&lt;/Name&gt;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294"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295"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296"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97"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298"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299" w:author="Evain, Jean-Pierre" w:date="2017-06-09T15:03:00Z">
            <w:rPr>
              <w:rFonts w:ascii="Courier New" w:eastAsia="Arial Unicode MS" w:hAnsi="Courier New" w:cs="Courier New"/>
              <w:sz w:val="16"/>
              <w:szCs w:val="16"/>
              <w:lang w:eastAsia="ja-JP"/>
            </w:rPr>
          </w:rPrChange>
        </w:rPr>
        <w:t>&gt;Actress&lt;/Name&gt;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00"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301"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02"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303"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04"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05"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06" w:author="Evain, Jean-Pierre" w:date="2017-06-09T15:03:00Z">
            <w:rPr>
              <w:rFonts w:ascii="Courier New" w:eastAsia="Arial Unicode MS" w:hAnsi="Courier New" w:cs="Courier New"/>
              <w:sz w:val="16"/>
              <w:szCs w:val="16"/>
              <w:lang w:eastAsia="ja-JP"/>
            </w:rPr>
          </w:rPrChange>
        </w:rPr>
        <w:t>&gt;Histrion&lt;/Name&gt;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07"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308"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09"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31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11"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1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13" w:author="Evain, Jean-Pierre" w:date="2017-06-09T15:03:00Z">
            <w:rPr>
              <w:rFonts w:ascii="Courier New" w:eastAsia="Arial Unicode MS" w:hAnsi="Courier New" w:cs="Courier New"/>
              <w:sz w:val="16"/>
              <w:szCs w:val="16"/>
              <w:lang w:eastAsia="ja-JP"/>
            </w:rPr>
          </w:rPrChange>
        </w:rPr>
        <w:t>&gt;Player&lt;/Name&gt;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14"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15"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&gt;Thespian&lt;/Name&gt;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&gt;Role 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plays the role of a character&lt;/Definition&gt;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DANCER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performer who dances&lt;/Definition&gt;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MUSICIAN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&gt;Musician&lt;/Name&gt;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16"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17"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18"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19"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2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21" w:author="Evain, Jean-Pierre" w:date="2017-06-09T15:03:00Z">
            <w:rPr>
              <w:rFonts w:ascii="Courier New" w:eastAsia="Arial Unicode MS" w:hAnsi="Courier New" w:cs="Courier New"/>
              <w:sz w:val="16"/>
              <w:szCs w:val="16"/>
              <w:lang w:eastAsia="ja-JP"/>
            </w:rPr>
          </w:rPrChange>
        </w:rPr>
        <w:t>&gt;Instrumentalist&lt;/Name&gt;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22"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323"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24"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325"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26"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27"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28" w:author="Evain, Jean-Pierre" w:date="2017-06-09T15:03:00Z">
            <w:rPr>
              <w:rFonts w:ascii="Courier New" w:eastAsia="Arial Unicode MS" w:hAnsi="Courier New" w:cs="Courier New"/>
              <w:sz w:val="16"/>
              <w:szCs w:val="16"/>
              <w:lang w:eastAsia="ja-JP"/>
            </w:rPr>
          </w:rPrChange>
        </w:rPr>
        <w:t>&gt;Player&lt;/Name&gt;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29"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30"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&gt;Someone who plays a musical instrument (as a profession)&lt;/Definition&gt;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SINGER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&gt;Vocalist&lt;/Name&gt;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sings&lt;/Definition&gt;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PERFORMER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&gt;Performing Artist&lt;/Name&gt;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entertainer who performs a dramatic or musical work for audience. (Other than above)&lt;/Definition&gt;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EXECUTIVE-PRODUCER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&gt;Executive Producer&lt;/Name&gt;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&gt;Executive in Charge of Production&lt;/Name&gt;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producer who is not involved in any technical aspects of the making process, but who is still responsible for the overall production. Typically an executive producer handles business and legal issues&lt;/Definition&gt;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manager of an event, show, or other work, usually the individual in charge of finance, personnel and other non-artistic aspects in the development of commercials, plays, movies and other works&lt;/Definition&gt;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SCRIPTWRITER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&gt;Scriptwriter&lt;/Name&gt;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writes scripts for plays or movies or broadcast dramas&lt;/Definition&gt;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supervisor; generally refers to the person responsible for all audience-visible components of a program, film, or show, whereas the producer is responsible for the financial and other behind-the-scenes aspects. A 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duties might also include casting, script editing, shot selection, shot composition and editing&lt;/Definition&gt;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ASSISTANT-DIRECTOR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assistant 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duties include tracking the progress of filming versus the production schedule and preparing call sheets that is a listing of which actors will be required for which scenes and when they will be required&lt;/Definition&gt;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PRODUCTION-ASSISTANT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aids a producer, director, assistant director, or others involved in film or TV production, such as the person who keeps passersby from waking into a location shoot&lt;/Definition&gt;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CONTINUITY-PERSON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&gt;Continuity 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writes a detailed script used making a film in order to avoid discontinuities from shot to shot&lt;/Definition&gt;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TIMEKEEPER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&gt;Timekeeper&lt;/Name&gt;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Associate&lt;/Name&gt;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keeps track of the time elapsed in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MUSIC-SUPERVISOR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coordinates the work of the composer, the editor and sound mixers&lt;/Definition&gt;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COMPOSER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&gt;Composer&lt;/Name&gt;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musician whose music appears in a program</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score. Most movies have at least some original music written for the score, usually after the relevant parts of the movie have been filmed&lt;/Definition&gt;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PRODUCTION-DESIGNER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31"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32"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33"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34"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35"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36" w:author="Evain, Jean-Pierre" w:date="2017-06-09T15:03:00Z">
            <w:rPr>
              <w:rFonts w:ascii="Courier New" w:eastAsia="Arial Unicode MS" w:hAnsi="Courier New" w:cs="Courier New"/>
              <w:sz w:val="16"/>
              <w:szCs w:val="16"/>
              <w:lang w:eastAsia="ja-JP"/>
            </w:rPr>
          </w:rPrChange>
        </w:rPr>
        <w:t>&gt;Production Designer&lt;/Name&gt;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37"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38"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responsible for designing the overall visual appearance of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ART-DIRECTOR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oversees the artists and craftspeople who build the sets&lt;/Definition&gt;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SET-DESIGNER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39"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40"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41"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42"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43"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44" w:author="Evain, Jean-Pierre" w:date="2017-06-09T15:03:00Z">
            <w:rPr>
              <w:rFonts w:ascii="Courier New" w:eastAsia="Arial Unicode MS" w:hAnsi="Courier New" w:cs="Courier New"/>
              <w:sz w:val="16"/>
              <w:szCs w:val="16"/>
              <w:lang w:eastAsia="ja-JP"/>
            </w:rPr>
          </w:rPrChange>
        </w:rPr>
        <w:t>&gt;Set Designer&lt;/Name&gt;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45"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46"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designing sets. The set designer reports to the art director&lt;/Definition&gt;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SET-MAKER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&gt;Set Maker&lt;/Name&gt;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makes the set with the specifications dictated by the set designer&lt;/Definition&gt;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PROPERTY-MASTER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Master&lt;/Name&gt;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 Master&lt;/Name&gt;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buying/acquiring any props needed for a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PROPERTY-ASSISTANT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&gt;Responsible for the placement and maintenance of props on a set&lt;/Definition&gt;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SOUND-EFFECTS-PERSON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Effects 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Person&lt;/Name&gt;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47"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48"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49"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50"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51"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52" w:author="Evain, Jean-Pierre" w:date="2017-06-09T15:03:00Z">
            <w:rPr>
              <w:rFonts w:ascii="Courier New" w:eastAsia="Arial Unicode MS" w:hAnsi="Courier New" w:cs="Courier New"/>
              <w:sz w:val="16"/>
              <w:szCs w:val="16"/>
              <w:lang w:eastAsia="ja-JP"/>
            </w:rPr>
          </w:rPrChange>
        </w:rPr>
        <w:t>&gt;SE&lt;/Name&gt;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53"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54"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sound-effects person, generally called a soundman, is responsible for the sound effects, or sounds other than music and human voices&lt;/Definition&gt;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SFX-SUPERVISOR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Co-Ordinator&lt;/Name&gt;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special effects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SFX-ASSISTANT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Technician&lt;/Name&gt;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makes an artificial effect used to create an illusion in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ANIMATOR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who produces animation drawings, or the person in charge of an animation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CG-ARTIST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55"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56"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57"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58"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59"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60" w:author="Evain, Jean-Pierre" w:date="2017-06-09T15:03:00Z">
            <w:rPr>
              <w:rFonts w:ascii="Courier New" w:eastAsia="Arial Unicode MS" w:hAnsi="Courier New" w:cs="Courier New"/>
              <w:sz w:val="16"/>
              <w:szCs w:val="16"/>
              <w:lang w:eastAsia="ja-JP"/>
            </w:rPr>
          </w:rPrChange>
        </w:rPr>
        <w:t>&gt;Computer Graphics Artist&lt;/Name&gt;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61" w:author="Evain, Jean-Pierre" w:date="2017-06-09T15:03:00Z">
            <w:rPr>
              <w:rFonts w:ascii="Courier New" w:eastAsia="Arial Unicode MS" w:hAnsi="Courier New" w:cs="Courier New"/>
              <w:sz w:val="16"/>
              <w:szCs w:val="16"/>
              <w:lang w:eastAsia="ja-JP"/>
            </w:rPr>
          </w:rPrChange>
        </w:rPr>
      </w:pPr>
      <w:r w:rsidRPr="0037143C">
        <w:rPr>
          <w:rFonts w:ascii="Courier New" w:eastAsia="Arial Unicode MS" w:hAnsi="Courier New" w:cs="Courier New"/>
          <w:sz w:val="16"/>
          <w:szCs w:val="16"/>
          <w:lang w:val="de-CH" w:eastAsia="ja-JP"/>
          <w:rPrChange w:id="2362"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63" w:author="Evain, Jean-Pierre" w:date="2017-06-09T15:03:00Z">
            <w:rPr>
              <w:rFonts w:ascii="Courier New" w:eastAsia="Arial Unicode MS" w:hAnsi="Courier New" w:cs="Courier New"/>
              <w:sz w:val="16"/>
              <w:szCs w:val="16"/>
              <w:lang w:eastAsia="ja-JP"/>
            </w:rPr>
          </w:rPrChange>
        </w:rPr>
        <w:tab/>
        <w:t>&lt;Name xml:lang=</w:t>
      </w:r>
      <w:r w:rsidR="00452C3A" w:rsidRPr="0037143C">
        <w:rPr>
          <w:rFonts w:ascii="Courier New" w:eastAsia="Arial Unicode MS" w:hAnsi="Courier New" w:cs="Courier New"/>
          <w:sz w:val="16"/>
          <w:szCs w:val="16"/>
          <w:lang w:val="de-CH" w:eastAsia="ja-JP"/>
          <w:rPrChange w:id="2364"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65"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66"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67" w:author="Evain, Jean-Pierre" w:date="2017-06-09T15:03:00Z">
            <w:rPr>
              <w:rFonts w:ascii="Courier New" w:eastAsia="Arial Unicode MS" w:hAnsi="Courier New" w:cs="Courier New"/>
              <w:sz w:val="16"/>
              <w:szCs w:val="16"/>
              <w:lang w:eastAsia="ja-JP"/>
            </w:rPr>
          </w:rPrChange>
        </w:rPr>
        <w:t>&gt;CG&lt;/Name&gt;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68"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69"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who produces computer graphics&lt;/Definition&gt;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MAKEUP-SUPERVISOR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&gt;Makeup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decorations placed directly on the skin or hair of an actor for cosmetic or artistic effect. Practitioners are called artists or supervisors&lt;/Definition&gt;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MAKEUP-ARTIST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70"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71"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7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73"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74"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75" w:author="Evain, Jean-Pierre" w:date="2017-06-09T15:03:00Z">
            <w:rPr>
              <w:rFonts w:ascii="Courier New" w:eastAsia="Arial Unicode MS" w:hAnsi="Courier New" w:cs="Courier New"/>
              <w:sz w:val="16"/>
              <w:szCs w:val="16"/>
              <w:lang w:eastAsia="ja-JP"/>
            </w:rPr>
          </w:rPrChange>
        </w:rPr>
        <w:t>&gt;Makeup Artist&lt;/Name&gt;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76"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77"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decorations placed directly on the skin or hair of an actor for cosmetic or artistic effect. Practitioners are called artists or supervisors&lt;/Definition&gt;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COSTUME-SUPERVISOR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handling the costumes worn by actors&lt;/Definition&gt;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COSTUMER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&gt;Costumer&lt;/Name&gt;</w:t>
      </w:r>
    </w:p>
    <w:p w:rsidR="00A3385F" w:rsidRPr="0037143C"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78" w:author="Evain, Jean-Pierre" w:date="2017-06-09T15:03: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37143C">
        <w:rPr>
          <w:rFonts w:ascii="Courier New" w:eastAsia="Arial Unicode MS" w:hAnsi="Courier New" w:cs="Courier New"/>
          <w:sz w:val="16"/>
          <w:szCs w:val="16"/>
          <w:lang w:val="de-CH" w:eastAsia="ja-JP"/>
          <w:rPrChange w:id="2379" w:author="Evain, Jean-Pierre" w:date="2017-06-09T15:03:00Z">
            <w:rPr>
              <w:rFonts w:ascii="Courier New" w:eastAsia="Arial Unicode MS" w:hAnsi="Courier New" w:cs="Courier New"/>
              <w:sz w:val="16"/>
              <w:szCs w:val="16"/>
              <w:lang w:eastAsia="ja-JP"/>
            </w:rPr>
          </w:rPrChange>
        </w:rPr>
        <w:t>&lt;Name xml:lang=</w:t>
      </w:r>
      <w:r w:rsidR="00452C3A" w:rsidRPr="0037143C">
        <w:rPr>
          <w:rFonts w:ascii="Courier New" w:eastAsia="Arial Unicode MS" w:hAnsi="Courier New" w:cs="Courier New"/>
          <w:sz w:val="16"/>
          <w:szCs w:val="16"/>
          <w:lang w:val="de-CH" w:eastAsia="ja-JP"/>
          <w:rPrChange w:id="2380"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81" w:author="Evain, Jean-Pierre" w:date="2017-06-09T15:03:00Z">
            <w:rPr>
              <w:rFonts w:ascii="Courier New" w:eastAsia="Arial Unicode MS" w:hAnsi="Courier New" w:cs="Courier New"/>
              <w:sz w:val="16"/>
              <w:szCs w:val="16"/>
              <w:lang w:eastAsia="ja-JP"/>
            </w:rPr>
          </w:rPrChange>
        </w:rPr>
        <w:t>en</w:t>
      </w:r>
      <w:r w:rsidR="00452C3A" w:rsidRPr="0037143C">
        <w:rPr>
          <w:rFonts w:ascii="Courier New" w:eastAsia="Arial Unicode MS" w:hAnsi="Courier New" w:cs="Courier New"/>
          <w:sz w:val="16"/>
          <w:szCs w:val="16"/>
          <w:lang w:val="de-CH" w:eastAsia="ja-JP"/>
          <w:rPrChange w:id="2382" w:author="Evain, Jean-Pierre" w:date="2017-06-09T15:03:00Z">
            <w:rPr>
              <w:rFonts w:ascii="Courier New" w:eastAsia="Arial Unicode MS" w:hAnsi="Courier New" w:cs="Courier New"/>
              <w:sz w:val="16"/>
              <w:szCs w:val="16"/>
              <w:lang w:eastAsia="ja-JP"/>
            </w:rPr>
          </w:rPrChange>
        </w:rPr>
        <w:t>"</w:t>
      </w:r>
      <w:r w:rsidRPr="0037143C">
        <w:rPr>
          <w:rFonts w:ascii="Courier New" w:eastAsia="Arial Unicode MS" w:hAnsi="Courier New" w:cs="Courier New"/>
          <w:sz w:val="16"/>
          <w:szCs w:val="16"/>
          <w:lang w:val="de-CH" w:eastAsia="ja-JP"/>
          <w:rPrChange w:id="2383" w:author="Evain, Jean-Pierre" w:date="2017-06-09T15:03:00Z">
            <w:rPr>
              <w:rFonts w:ascii="Courier New" w:eastAsia="Arial Unicode MS" w:hAnsi="Courier New" w:cs="Courier New"/>
              <w:sz w:val="16"/>
              <w:szCs w:val="16"/>
              <w:lang w:eastAsia="ja-JP"/>
            </w:rPr>
          </w:rPrChange>
        </w:rPr>
        <w:t>&gt;Wardrobe&lt;/Name&gt;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37143C">
        <w:rPr>
          <w:rFonts w:ascii="Courier New" w:eastAsia="Arial Unicode MS" w:hAnsi="Courier New" w:cs="Courier New"/>
          <w:sz w:val="16"/>
          <w:szCs w:val="16"/>
          <w:lang w:val="de-CH" w:eastAsia="ja-JP"/>
          <w:rPrChange w:id="2384" w:author="Evain, Jean-Pierre" w:date="2017-06-09T15:03:00Z">
            <w:rPr>
              <w:rFonts w:ascii="Courier New" w:eastAsia="Arial Unicode MS" w:hAnsi="Courier New" w:cs="Courier New"/>
              <w:sz w:val="16"/>
              <w:szCs w:val="16"/>
              <w:lang w:eastAsia="ja-JP"/>
            </w:rPr>
          </w:rPrChange>
        </w:rPr>
        <w:tab/>
      </w:r>
      <w:r w:rsidRPr="0037143C">
        <w:rPr>
          <w:rFonts w:ascii="Courier New" w:eastAsia="Arial Unicode MS" w:hAnsi="Courier New" w:cs="Courier New"/>
          <w:sz w:val="16"/>
          <w:szCs w:val="16"/>
          <w:lang w:val="de-CH" w:eastAsia="ja-JP"/>
          <w:rPrChange w:id="2385" w:author="Evain, Jean-Pierre" w:date="2017-06-09T15:03: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Wardrobe&lt;/Name&gt;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&gt;Wardrobe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handles the costumes worn by actors&lt;/Definition&gt;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TECHNICAL-DIRECTOR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&gt;Technical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director of the technical facilities for a production&lt;/Definition&gt;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SWITCHER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&gt;Switcher&lt;/Name&gt;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(studio engineer) responsible for camera mixing or switch</w:t>
      </w:r>
      <w:r w:rsidR="00460C91" w:rsidRPr="00F3500B">
        <w:rPr>
          <w:rFonts w:ascii="Courier New" w:eastAsia="Arial Unicode MS" w:hAnsi="Courier New" w:cs="Courier New"/>
          <w:sz w:val="16"/>
          <w:szCs w:val="16"/>
          <w:lang w:eastAsia="ja-JP"/>
        </w:rPr>
        <w:t xml:space="preserve">ing. Switching is the selection </w:t>
      </w:r>
      <w:r w:rsidRPr="00F3500B">
        <w:rPr>
          <w:rFonts w:ascii="Courier New" w:eastAsia="Arial Unicode MS" w:hAnsi="Courier New" w:cs="Courier New"/>
          <w:sz w:val="16"/>
          <w:szCs w:val="16"/>
          <w:lang w:eastAsia="ja-JP"/>
        </w:rPr>
        <w:t>process among the various audio and video sources in a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CAMERA-OPERATOR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operates the camera to the specifications dictated by the director&lt;/Definition&gt;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CAMERA-ASSISTANT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Camera&lt;/Name&gt;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member of the camera crew who assists the camera operator&lt;/Definition&gt;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LIGHTING-SUPERVISOR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lightning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LIGHTING-OPERATOR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Technician&lt;/Name&gt;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technician who installs, operates and maintains lighting&lt;/Definition&gt;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&gt;Recording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person responsible for the technical quality of a programme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sound&lt;/Definition&gt;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SOUND-ENGINEER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Engineer&lt;/Name&gt;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operates sound recording devices&lt;/Definition&gt;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VISUAL-EFFECTS-SUPERVISOR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&gt;Visual Effects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visual effects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VIDEO-ENGINEER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86"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387"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388"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389"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390"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391" w:author="Evain, Jean-Pierre" w:date="2017-06-09T15:04:00Z">
            <w:rPr>
              <w:rFonts w:ascii="Courier New" w:eastAsia="Arial Unicode MS" w:hAnsi="Courier New" w:cs="Courier New"/>
              <w:sz w:val="16"/>
              <w:szCs w:val="16"/>
              <w:lang w:eastAsia="ja-JP"/>
            </w:rPr>
          </w:rPrChange>
        </w:rPr>
        <w:t>&gt;Video Engineer&lt;/Name&gt;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392" w:author="Evain, Jean-Pierre" w:date="2017-06-09T15:04: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393"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394" w:author="Evain, Jean-Pierre" w:date="2017-06-09T15:04: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39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396"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397"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398" w:author="Evain, Jean-Pierre" w:date="2017-06-09T15:04:00Z">
            <w:rPr>
              <w:rFonts w:ascii="Courier New" w:eastAsia="Arial Unicode MS" w:hAnsi="Courier New" w:cs="Courier New"/>
              <w:sz w:val="16"/>
              <w:szCs w:val="16"/>
              <w:lang w:eastAsia="ja-JP"/>
            </w:rPr>
          </w:rPrChange>
        </w:rPr>
        <w:t>&gt;Video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399"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00"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engineer who operates the monitors and camera control units to switch from one camera to another and maintain color, contrast and other visual qualities&lt;/Definition&gt;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TRAN</w:t>
      </w:r>
      <w:r w:rsidR="00623839" w:rsidRPr="00F3500B">
        <w:rPr>
          <w:rFonts w:ascii="Courier New" w:eastAsia="Arial Unicode MS" w:hAnsi="Courier New" w:cs="Courier New"/>
          <w:sz w:val="16"/>
          <w:szCs w:val="16"/>
          <w:lang w:eastAsia="ja-JP"/>
        </w:rPr>
        <w:t>S</w:t>
      </w:r>
      <w:r w:rsidRPr="00F3500B">
        <w:rPr>
          <w:rFonts w:ascii="Courier New" w:eastAsia="Arial Unicode MS" w:hAnsi="Courier New" w:cs="Courier New"/>
          <w:sz w:val="16"/>
          <w:szCs w:val="16"/>
          <w:lang w:eastAsia="ja-JP"/>
        </w:rPr>
        <w:t>PORTATION-CAPTAIN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&gt;Transportation Captain&lt;/Name&gt;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drives either equipment or passenger trucks, typically between location shootings, sets and the studio&lt;/Definition&gt;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STAFF</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&gt;Staff&lt;/Name&gt;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Staff&lt;/Name&gt;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&gt;Personnel who carries out an assigned production task. (Other than above)&lt;/Definition&gt;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DISSEMINATOR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&gt;Disseminator&lt;/Name&gt;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 A person or organization who makes a creation available to others&lt;/Definition&gt;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PUBLISHER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&gt;Publisher&lt;/Name&gt;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prepares and issues material for distribution or sale&lt;/Definition&gt;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DISTRIBUTOR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&gt;Distributor&lt;/Name&gt;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markets merchandise&lt;/Definition&gt;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SYNDICATOR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&gt;Syndicator&lt;/Name&gt;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sells material for publication in a number of venues simultaneously&lt;/Definition&gt;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AGGREGATOR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&gt;Aggregator&lt;/Name&gt;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gathers material into a sum or whole&lt;/Definition&gt;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BROADCASTER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&gt;Broadcaster&lt;/Name&gt;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sends out or communicates material, especially by radio or television&lt;/Definition&gt;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WEBCASTER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&gt;Webcaster&lt;/Name&gt;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sends out or communicates material on the Internet by audio and/or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UNKNOWN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&gt;Unknown&lt;/Name&gt;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was involved in the creation but the role played is unknown&lt;/Definition&gt;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Style w:val="m1"/>
          <w:rFonts w:ascii="Courier New" w:hAnsi="Courier New" w:cs="Courier New"/>
          <w:color w:val="auto"/>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2401" w:name="_Toc445719012"/>
      <w:r w:rsidRPr="00F3500B">
        <w:lastRenderedPageBreak/>
        <w:t>A.6</w:t>
      </w:r>
      <w:r w:rsidRPr="00F3500B">
        <w:tab/>
        <w:t>IntentionCS</w:t>
      </w:r>
      <w:bookmarkEnd w:id="2401"/>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urn:tva:metadata:cs:IntentionCS:2005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INTENTION</w:t>
      </w:r>
      <w:r w:rsidRPr="00F3500B">
        <w:rPr>
          <w:rFonts w:ascii="Courier New" w:eastAsia="Arial Unicode MS" w:hAnsi="Courier New" w:cs="Courier New"/>
          <w:sz w:val="16"/>
          <w:szCs w:val="16"/>
          <w:lang w:eastAsia="ja-JP"/>
        </w:rPr>
        <w:tab/>
        <w:t xml:space="preserv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&lt;!--Definition: The broadcaster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primary apparent intention in transmitting the programme--&gt;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&gt;ENTERTAIN&lt;/Name&gt;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primarily to evoke relaxation, feelings of pleasure and/or awareness of beauty&lt;/Definition&gt;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&gt;Pure entertainment&lt;/Name&gt;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&gt;Informative entertainment&lt;/Name&gt;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intended primarily to entertain but with informative elements&lt;/Definition&gt;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primarily to inform about current facts, situations, events, theories or forecasts, or to provide explanatory background information and advice. Information programme content has to be non-durable, that is to say that one could not imagine that the same programme would be transmitted e.g. one year later without losing most of its relevance. Examples: news, documentaries about current subjects, consumer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&gt;Government&lt;/Name&gt;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&gt;Official material broadcast on behalf of the government of the country concerned. Examples: A short message warning of the dangers of using fireworks, AIDS awareness campaigns etc&lt;/Definition&gt;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&gt;Pure information&lt;/Name&gt;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intended primarily to inform but with entertaining elements&lt;/Definition&gt;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&gt;Advice&lt;/Name&gt;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to advise about matters of personal interest such as consumer prices and quality, financial matters, health, or, for the interest of special groups, weather or traffic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non-current subjects in a didactic or non-didactic way, or to religiously inspire&lt;/Definition&gt;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&gt;School programmes&lt;/Name&gt;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&gt;Youth education in the first stages - between the ages of approx 4 and 12/13&lt;/Definition&gt;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&gt;Youth Education in the second stage - between the ages of approx 12/13 and 18&lt;/Definition&gt;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&gt;Tertiary&lt;/Name&gt;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&gt;University/College education&lt;/Definition&gt;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&gt;Lifelong/Further education&lt;/Name&gt;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education: Additional learning such as post graduate and distance learning&lt;/Definition&gt;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&gt;PROMOTE&lt;/Name&gt;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to promote content. Produced by the broadcaster or media owner. e.g. trails for TV/Radio&lt;/Definition&gt;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to inform consumers about commercial products and services. Produced by/on behalf the owners/sellers of the product or service. Example: Interstitial commercials&lt;/Definition&gt;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 length programmes designed to sell a product or service to the consumer. &lt;/Definition&gt;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&gt;Gambling&lt;/Name&gt;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allows a consumer to participate in gambling. NB a programme ABOUT gambling, i.e. a documentary about Las Vegas does not belong in this category&lt;/Definition&gt;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Shopping&lt;/Name&gt;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programme that has the primary objective to allow consumer to make purchases as part of the programme e.g. QVC Home Shopping channel. A programme ABOUT home shopping does not fit in this category. Home shopping could also relate to devices outside the home - purchases of goods and services made through the device&lt;/Definition&gt;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&gt;FUND RAISE / SOCIAL ACTION&lt;/Name&gt;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&gt;Appeals for charities and other recognized good causes. Examples: Telethons and disaster appeal programmes&lt;/Definition&gt;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&gt;Fund Raising&lt;/Name&gt;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&gt;Examples: Telethons and disaster appeal programmes&lt;/Definition&gt;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 Action&lt;/Name&gt;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&gt;Appeals by good causes for action, such as giving blood&lt;/Definition&gt;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&gt;ENRICH&lt;/Name&gt;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non-current subjects in a didactic or non-didactic way, or to religiously inspire. Enrichment programme content has to be durable, that is to say, one could very well imagine that the programme would be broadcast one year later, without loosing its relevance. Examples: travelogues, war documentaries, educational programmes, religious programmes&lt;/Definition&gt;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enrichment&lt;/Name&gt;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 current subjects in a non-didactic way&lt;/Definition&gt;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&gt;Inspirational enrichment&lt;/Name&gt;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based on different forms of religious beliefs or intended to edify the audience&lt;/Definition&gt;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&gt;EDUCATIONAL DIFFICULTY&lt;/Name&gt;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level of difficulty of an educational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&gt;Very Easy&lt;/Name&gt;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&gt;Medium&lt;/Name&gt;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&gt;Difficult&lt;/Name&gt;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&gt;Very Difficult&lt;/Name&gt;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2402" w:name="_Toc445719013"/>
      <w:r w:rsidRPr="00F3500B">
        <w:t>A.7</w:t>
      </w:r>
      <w:r w:rsidRPr="00F3500B">
        <w:tab/>
        <w:t>FormatCS</w:t>
      </w:r>
      <w:bookmarkEnd w:id="2402"/>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&lt;?xml version=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encoding=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UTF-8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urn:tva:metadata:cs:FormatCS:20</w:t>
      </w:r>
      <w:r w:rsidR="00776988" w:rsidRPr="00F3500B">
        <w:rPr>
          <w:rFonts w:ascii="Courier New" w:eastAsia="Arial Unicode MS" w:hAnsi="Courier New" w:cs="Courier New"/>
          <w:sz w:val="16"/>
          <w:szCs w:val="16"/>
          <w:lang w:eastAsia="ja-JP"/>
        </w:rPr>
        <w:t>1</w:t>
      </w:r>
      <w:r w:rsidR="0084150B"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FORMAT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as to their formal structure, in other words: how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does the programme look, regardless of the subject with which the programme is dealing. --&gt;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&gt;STRUCTURED&lt;/Name&gt;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&gt;All programmes dealing with facts, situations, opinions, theories and forecasts&lt;/Definition&gt;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2.1.1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&gt;Bulletin&lt;/Name&gt;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formal desk presentation, usually interspersed with visual material.Example: news bulletin, weather forecast&lt;/Definition&gt;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separate items which has at least one common quality and presented under one main heading&lt;/Definition&gt;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 led 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 led programme consisting different elements&lt;/Definition&gt;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&gt;Clip led 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dominated or completely consisting of self contained video clips&lt;/Definition&gt;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outside event covered by the broadcaster and with an accompanying commentary and transmitted live or deferred (within 24 hours). Example: Soccer match, theatre relay, parliamentary debate&lt;/Definition&gt;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&gt;Commented 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outside event covered by the broadcaster and with an accompanying commentary, and transmitted live or deferred (within 2. hours).&lt;/Definition&gt;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&gt;Uncommented 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event speaks for itself. I.e. Religious service,&lt;/Definition&gt;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&gt;Documentary&lt;/Name&gt;</w:t>
      </w:r>
    </w:p>
    <w:p w:rsidR="00793061" w:rsidRPr="00F3500B" w:rsidRDefault="00A3385F"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concerning a single theme, involving descriptive and/or interpretative commentaries, illustrations, I/vs., statements, photos etc&lt;/Definition&gt;</w:t>
      </w:r>
      <w:r w:rsidR="00793061" w:rsidRPr="00F3500B">
        <w:rPr>
          <w:rFonts w:ascii="Courier New" w:eastAsia="Arial Unicode MS" w:hAnsi="Courier New"/>
          <w:sz w:val="16"/>
          <w:lang w:eastAsia="ko-KR"/>
        </w:rPr>
        <w:tab/>
      </w:r>
      <w:r w:rsidR="00793061" w:rsidRPr="00F3500B">
        <w:rPr>
          <w:rFonts w:ascii="Courier New" w:eastAsia="Arial Unicode MS" w:hAnsi="Courier New"/>
          <w:sz w:val="16"/>
          <w:lang w:eastAsia="ko-KR"/>
        </w:rPr>
        <w:tab/>
      </w:r>
      <w:r w:rsidR="00793061"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00793061" w:rsidRPr="00F3500B">
        <w:rPr>
          <w:rFonts w:ascii="Courier New" w:eastAsia="Arial Unicode MS" w:hAnsi="Courier New"/>
          <w:sz w:val="16"/>
          <w:lang w:eastAsia="ko-KR"/>
        </w:rPr>
        <w:t>2.1.4.1</w:t>
      </w:r>
      <w:r w:rsidR="00452C3A" w:rsidRPr="00F3500B">
        <w:rPr>
          <w:rFonts w:ascii="Courier New" w:eastAsia="Arial Unicode MS" w:hAnsi="Courier New"/>
          <w:sz w:val="16"/>
          <w:lang w:eastAsia="ko-KR"/>
        </w:rPr>
        <w:t>"</w:t>
      </w:r>
      <w:r w:rsidR="00793061" w:rsidRPr="00F3500B">
        <w:rPr>
          <w:rFonts w:ascii="Courier New" w:eastAsia="Arial Unicode MS" w:hAnsi="Courier New"/>
          <w:sz w:val="16"/>
          <w:lang w:eastAsia="ko-KR"/>
        </w:rPr>
        <w:t>&gt;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&gt;Archive clips documentary&lt;/Name&gt;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lastRenderedPageBreak/>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&gt;Documentary consisting mostly or completely of selected clips </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of archive media&lt;/Definition&gt;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Pr="00F3500B">
        <w:rPr>
          <w:rFonts w:ascii="Courier New" w:eastAsia="Arial Unicode MS" w:hAnsi="Courier New"/>
          <w:sz w:val="16"/>
          <w:lang w:eastAsia="ko-KR"/>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r>
    </w:p>
    <w:p w:rsidR="00A3385F"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&gt;Discussion/Interview/Debate/Talk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&gt;Mainly verbal programme in which more than one person participates&lt;/Definition&gt;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&gt;Lecture/Speech/Presentation&lt;/Name&gt;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&gt;Mainly verbal programme in which only one person participates&lt;/Definition&gt;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&gt;Textual (incl. relayed Teletext)&lt;/Name&gt;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only of alphanumerical information&lt;/Definition&gt;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&gt;Phone-in&lt;/Name&gt;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content primarily generated by contributions from the general audience either on the telephone or by sending in emails/letters&lt;/Definition&gt;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&gt;DJ with discs&lt;/Name&gt;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(usually in audio only) in which a specialist presenter introduces music or other pre-recorded elements&lt;/Definition&gt;</w:t>
      </w:r>
    </w:p>
    <w:p w:rsidR="00F600D5" w:rsidRPr="00F3500B" w:rsidRDefault="00A3385F"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2.1.10</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&gt;Charitable Appeal&lt;/Name&gt;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devoted to an appeal for donations to a particular </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charitable cause&lt;/Definition&gt;</w:t>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2.1.11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&gt;Party-political broadcast&lt;/Name&gt;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promoting the views and/or policies of a political </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party, especially during an election campaign&lt;/Definition&gt;</w:t>
      </w:r>
    </w:p>
    <w:p w:rsidR="00F600D5" w:rsidRPr="00F3500B" w:rsidRDefault="00F600D5"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&gt;REPRESENTATION/PLAY&lt;/Name&gt;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prose or verse composition, one telling a story, written for or as if for performance by actors.Examples: soap opera, Shakespeare play, Monthly Python, radio play, Not: documentary or informational programme whose subject is 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&gt;Fictional portrayal of life&lt;/Name&gt;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live actors e.g. Performed 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&gt;Readings&lt;/Name&gt;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consisting of readings of poems, stories or other literary works&lt;/Definition&gt;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&gt;Dramatic documentary&lt;/Name&gt;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actors. About real events e.g. Docusoap or docudrama&lt;/Definition&gt;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&gt;CARTOON/ANIMATION/PUPPETRY&lt;/Name&gt;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dramatic work, constructed frame by frame without resource to live images&lt;/Definition&gt;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&gt;Japanese animation style&lt;/Definition&gt;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03"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04"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0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06"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07"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08" w:author="Evain, Jean-Pierre" w:date="2017-06-09T15:04:00Z">
            <w:rPr>
              <w:rFonts w:ascii="Courier New" w:eastAsia="Arial Unicode MS" w:hAnsi="Courier New" w:cs="Courier New"/>
              <w:sz w:val="16"/>
              <w:szCs w:val="16"/>
              <w:lang w:eastAsia="ja-JP"/>
            </w:rPr>
          </w:rPrChange>
        </w:rPr>
        <w:t>&gt;Computer&lt;/Name&gt;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09"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10"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11"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&gt;CGI or 3D representationExamples: Disney</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Antz, Toy Story,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&gt;Cartoon&lt;/Name&gt;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&gt;Images drawn frame by frame. Example: Disney</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Pinocchio, The Flintstones, Tom and Jerry&lt;/Definition&gt;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dramatic work, performed with puppet/claymation.&lt;/Definition&gt;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 time 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&gt;marrionettes such as Thunderbirds&lt;/Definition&gt;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 model animation&lt;/Name&gt;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&gt;claymation such as Gumbi and Poky, Chicken Run, Wallace and Gromit&lt;/Definition&gt;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&gt;Hosted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can be regarded neither as non-fiction nor as drama or music/dance in which one or more persons fulfil the role of presenter, host, quiz or games master, announcer, chairperson or speaker and where the rest of the participants are generally members of the public&lt;/Definition&gt;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&gt;Simple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in which the content is primarily contained within the studio and the </w:t>
      </w:r>
      <w:r w:rsidR="00867A41" w:rsidRPr="00F3500B">
        <w:rPr>
          <w:rFonts w:ascii="Courier New" w:eastAsia="Arial Unicode MS" w:hAnsi="Courier New" w:cs="Courier New"/>
          <w:sz w:val="16"/>
          <w:szCs w:val="16"/>
          <w:lang w:eastAsia="ja-JP"/>
        </w:rPr>
        <w:t>prises</w:t>
      </w:r>
      <w:r w:rsidRPr="00F3500B">
        <w:rPr>
          <w:rFonts w:ascii="Courier New" w:eastAsia="Arial Unicode MS" w:hAnsi="Courier New" w:cs="Courier New"/>
          <w:sz w:val="16"/>
          <w:szCs w:val="16"/>
          <w:lang w:eastAsia="ja-JP"/>
        </w:rPr>
        <w:t xml:space="preserve"> or rewards (if any) to the participant(s) may be regarded as conservative. Example: University Challenge&lt;/Definition&gt;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produced on a grand scale in which the </w:t>
      </w:r>
      <w:r w:rsidR="00867A41" w:rsidRPr="00F3500B">
        <w:rPr>
          <w:rFonts w:ascii="Courier New" w:eastAsia="Arial Unicode MS" w:hAnsi="Courier New" w:cs="Courier New"/>
          <w:sz w:val="16"/>
          <w:szCs w:val="16"/>
          <w:lang w:eastAsia="ja-JP"/>
        </w:rPr>
        <w:t>prises</w:t>
      </w:r>
      <w:r w:rsidRPr="00F3500B">
        <w:rPr>
          <w:rFonts w:ascii="Courier New" w:eastAsia="Arial Unicode MS" w:hAnsi="Courier New" w:cs="Courier New"/>
          <w:sz w:val="16"/>
          <w:szCs w:val="16"/>
          <w:lang w:eastAsia="ja-JP"/>
        </w:rPr>
        <w:t xml:space="preserve"> or rewards are considered generous Example: Who wants to be a millionaire&lt;/Definition&gt;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2.4.1.3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&gt;Telethon&lt;/Name&gt;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&gt;Very long programme, typically made up of many shorter </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elements or items, and devoted to a single over-arching purpose, usually a </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charitable appeal&lt;/Definition&gt;</w:t>
      </w:r>
    </w:p>
    <w:p w:rsidR="00793061"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&gt;Panel-show&lt;/Name&gt;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programme of a light entertainment nature which is presented by a more or less fixed group of people (panel). Programme, that can be regarded neither as non-fiction nor as drama or concert. Example: The Paul Daniels Show; Der Rudi Carrell Show&lt;/Definition&gt;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&gt;Simple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&gt;see 2.4.1.1&lt;/Definition&gt;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&gt;see 2.4.1.2&lt;/Definition&gt;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&gt;Non-hosted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can be regarded neither as non-fiction nor as drama or music/dance in which no one fulfils the role of presenter, host, quiz or games master, announcer, chairperson or speaker&lt;/Definition&gt;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&gt;Standup comedian(s)&lt;/Name&gt;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a single, a pair or a group of comedians performing directly towards the audience&lt;/Definition&gt;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&gt;Observational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fly on the wall techniques are central to the programme structure&lt;/Definition&gt;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&gt;Controlled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flow of the programme is governed - rules based&lt;/Definition&gt;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662429" w:rsidRPr="00F3500B" w:rsidRDefault="00D47E6F"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2.4.5.3</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Makeover show</w:t>
      </w:r>
      <w:r w:rsidRPr="00F3500B">
        <w:rPr>
          <w:rFonts w:ascii="Courier New" w:hAnsi="Courier New" w:cs="Courier New"/>
          <w:sz w:val="16"/>
          <w:szCs w:val="16"/>
        </w:rPr>
        <w:t>&lt;/Name&gt;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Experts collaborate to change the appearance or image of a person or thing (e.g. a garden or house), or to modify the behaviour of a person.</w:t>
      </w:r>
      <w:r w:rsidRPr="00F3500B">
        <w:rPr>
          <w:rFonts w:ascii="Courier New" w:hAnsi="Courier New" w:cs="Courier New"/>
          <w:sz w:val="16"/>
          <w:szCs w:val="16"/>
        </w:rPr>
        <w:t>&lt;/Defintion&gt;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2.4.6</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&gt;Clips show&lt;/Name&gt;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centred on clips from other material, e.g. an </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out-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takes</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 show.&lt;/Defintion&gt;</w:t>
      </w:r>
    </w:p>
    <w:p w:rsidR="00662429" w:rsidRPr="00F3500B" w:rsidRDefault="00662429"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&gt;ARTISTIC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fr-CH" w:eastAsia="ja-JP"/>
          <w:rPrChange w:id="2412" w:author="Evain, Jean-Pierre" w:date="2017-06-09T15:04: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fr-CH" w:eastAsia="ja-JP"/>
          <w:rPrChange w:id="2413"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fr-CH" w:eastAsia="ja-JP"/>
          <w:rPrChange w:id="2414"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fr-CH" w:eastAsia="ja-JP"/>
          <w:rPrChange w:id="241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fr-CH" w:eastAsia="ja-JP"/>
          <w:rPrChange w:id="2416" w:author="Evain, Jean-Pierre" w:date="2017-06-09T15:04:00Z">
            <w:rPr>
              <w:rFonts w:ascii="Courier New" w:eastAsia="Arial Unicode MS" w:hAnsi="Courier New" w:cs="Courier New"/>
              <w:sz w:val="16"/>
              <w:szCs w:val="16"/>
              <w:lang w:eastAsia="ja-JP"/>
            </w:rPr>
          </w:rPrChange>
        </w:rPr>
        <w:t>&gt;Music, Dance, Mime</w:t>
      </w:r>
      <w:r w:rsidR="0026705B" w:rsidRPr="00925FF4">
        <w:rPr>
          <w:rFonts w:ascii="Courier New" w:eastAsia="Arial Unicode MS" w:hAnsi="Courier New" w:cs="Courier New"/>
          <w:sz w:val="16"/>
          <w:szCs w:val="16"/>
          <w:lang w:val="fr-CH" w:eastAsia="ja-JP"/>
          <w:rPrChange w:id="2417"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fr-CH" w:eastAsia="ja-JP"/>
          <w:rPrChange w:id="2418" w:author="Evain, Jean-Pierre" w:date="2017-06-09T15:04:00Z">
            <w:rPr>
              <w:rFonts w:ascii="Courier New" w:eastAsia="Arial Unicode MS" w:hAnsi="Courier New" w:cs="Courier New"/>
              <w:sz w:val="16"/>
              <w:szCs w:val="16"/>
              <w:lang w:eastAsia="ja-JP"/>
            </w:rPr>
          </w:rPrChange>
        </w:rPr>
        <w:t xml:space="preserve"> etc. </w:t>
      </w:r>
      <w:r w:rsidRPr="00F3500B">
        <w:rPr>
          <w:rFonts w:ascii="Courier New" w:eastAsia="Arial Unicode MS" w:hAnsi="Courier New" w:cs="Courier New"/>
          <w:sz w:val="16"/>
          <w:szCs w:val="16"/>
          <w:lang w:eastAsia="ja-JP"/>
        </w:rPr>
        <w:t>TV programmes (predominantly) consisting of music, dance or ballet or theatrical performance&lt;/Definition&gt;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&gt;individual performance of music, dance, mime or spoken word e.g. Nigel Kennedy solo violin performance&lt;/Definition&gt;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&gt;Small ensemble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&gt;Performance of music, dance, mime or spoken word by a small number of people Quartet, small ensemble staged play&lt;/Definition&gt;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&gt;Large ensemble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&gt;Performance of music, dance, mime or spoken word by a large number of people Orchestra and choirs&lt;/Definition&gt;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756B5A" w:rsidRPr="00F3500B" w:rsidRDefault="00A3385F"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&gt;Mixed&lt;/Name&gt;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2.5.5</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&gt;Music video&lt;/Name&gt;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&gt;Short film made specifically to promote the musical recording that forms its soundtrack, and usually visibly featuring the promoted performer(s).&lt;/Definition&gt;</w:t>
      </w:r>
    </w:p>
    <w:p w:rsidR="00A3385F" w:rsidRPr="00F3500B" w:rsidRDefault="00756B5A"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00A3385F"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&gt;void&lt;/Name&gt;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&gt;Term not defined&lt;/Definition&gt;</w:t>
      </w:r>
      <w:r w:rsidRPr="00F3500B">
        <w:rPr>
          <w:rFonts w:ascii="Courier New" w:eastAsia="Arial Unicode MS" w:hAnsi="Courier New" w:cs="Courier New"/>
          <w:sz w:val="16"/>
          <w:szCs w:val="16"/>
          <w:lang w:eastAsia="ja-JP"/>
        </w:rPr>
        <w:tab/>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making use of a range of features such as local application support, return path and direct viewer interaction&lt;/Definition&gt;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INTERACTIVITY&lt;/Name&gt;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&gt;Formats that happen in the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box</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where broadcast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data</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is processed locally giving a sense of dynamic choice&lt;/Definition&gt;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&gt;Static informational&lt;/Name&gt;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(news or entertainment) where the information is fixed and does not update&lt;/Definition&gt;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informational&lt;/Name&gt;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information is dynamic and updates regularly from the broadcast stream&lt;/Definition&gt;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&gt;Viewing chats&lt;/Name&gt;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show displays chats taking place over local and remote systems&lt;/Definition&gt;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 Basic multiple choice&lt;/Name&gt;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any key number, ft, or arrows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 Text or number entry answers&lt;/Name&gt;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&gt;Entering real text or numbers into a format&lt;/Definition&gt;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&gt;Re-ordering&lt;/Name&gt;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&gt;Competitions based on moving lists into correct orders&lt;/Definition&gt;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&gt;Challenges or games such as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Spot the Ball</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clicking on quess where something is&lt;/Definition&gt;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&gt;Sync quiz&lt;/Name&gt;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&gt;Synchronized with audio and/or video (the programme)&lt;/Definition&gt;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&gt;Timer quiz&lt;/Name&gt;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synchronized with audio and/or video&lt;/Definition&gt;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&gt;Elimination and timer&lt;/Name&gt;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&gt;Against the clock&lt;/Definition&gt;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&gt;Categories&lt;/Name&gt;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&gt;Selecting from batches of questions&lt;/Definition&gt;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&gt;Level based quiz/game&lt;/Name&gt;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&gt;Cannot move on without completing last level - Difficulty or linear challenge&lt;/Definition&gt;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&gt;Following a sequence&lt;/Name&gt;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&gt;Temporal, Simon says, red next then green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multi player&lt;/Name&gt;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&gt;Players using the same box in the same space&lt;/Definition&gt;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audio-video&lt;/Name&gt;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interaction is based mostly around alternate, parallel streamed audio or video access&lt;/Definition&gt;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&gt;Enhanced advertisement&lt;/Name&gt;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interaction, more information locally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&gt;Logic based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 based gaming&lt;/Name&gt;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2D/3D graphics&lt;/Name&gt;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&gt;INTERMITTENT RESPONSE&lt;/Name&gt;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that require an intermittent or continuous return path&lt;/Definition&gt;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impulse vote&lt;/Name&gt;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&gt;aka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clap-o-meter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 mass aggregation of single hit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press red now if you think this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type votes&lt;/Definition&gt;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from choices&lt;/Name&gt;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&gt;Vote from range of items - favourite act, band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Yes/No vote&lt;/Name&gt;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from two choices yes/no&lt;/Definition&gt;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with a value&lt;/Name&gt;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&gt;Vote for something to happen with a value attached - e.g. how many tins of baked beans should he eat&lt;/Definition&gt;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answers/form&lt;/Name&gt;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&gt;Press now to send off answers or details - quiz or competition&lt;/Definition&gt;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&gt;SMS using mobile&lt;/Name&gt;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&gt;Sending text from mobile into iTV or web platforms&lt;/Definition&gt;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&gt;SMS using TV remote&lt;/Name&gt;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&gt;Entry of messages using TV number/letter keys&lt;/Definition&gt;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gambling&lt;/Name&gt;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place real or fantasy bets&lt;/Definition&gt;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transaction&lt;/Name&gt;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buy product - T or ECommerce&lt;/Definition&gt;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player TS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point networking in either time-shifted mode&lt;/Definition&gt;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 advertisement&lt;/Name&gt;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interaction, request for more info, details even link to impulse transaction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&gt;ALWAYS ON CONNECTION&lt;/Name&gt;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that ideally require a continuous connection to be delivered&lt;/Definition&gt;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Forum&lt;/Name&gt;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built in platform functionality&lt;/Definition&gt;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Forum via web&lt;/Name&gt;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&gt;STB with other infrastructure layer e.g. web chat engine in web browser on top of proprietary api&lt;/Definition&gt;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&gt;Threaded mail discussions&lt;/Name&gt;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&gt;Listed as discussion threads such as usenet type&lt;/Definition&gt;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&gt;Point to point&lt;/Name&gt;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 enables/includes one to one mailing&lt;/Definition&gt;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&gt;3rd party point to point&lt;/Name&gt;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3rd party peer to peer (one to one) chat facility layered over the show&lt;/Definition&gt;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&gt;Voice chat using mic capability&lt;/Name&gt;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&gt;Speech to text engine enabling chat/mailing using IP for example&lt;/Definition&gt;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&gt;Dual player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to one, peer networking&lt;/Definition&gt;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player RT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point networking in real time&lt;/Definition&gt;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&gt;Gambling services&lt;/Name&gt;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continuous persistently protected connection&lt;/Definition&gt;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transaction&lt;/Name&gt;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buy product - T or ECommerce&lt;/Definition&gt;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audio-video&lt;/Name&gt;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interaction is based mostly around choosing alternate audio or video files - VOD and AOD, maybe combined with 2.1.1.15 (multi stream)&lt;/Definition&gt;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4C4E90" w:rsidRPr="00F3500B" w:rsidRDefault="00A3385F" w:rsidP="004C4E90">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4C4E90" w:rsidRPr="00F3500B" w:rsidRDefault="004C4E90" w:rsidP="00615D37"/>
    <w:p w:rsidR="00A3385F" w:rsidRPr="00F3500B" w:rsidRDefault="00A3385F" w:rsidP="00614D0B">
      <w:pPr>
        <w:pStyle w:val="Heading1"/>
      </w:pPr>
      <w:bookmarkStart w:id="2419" w:name="_Toc445719014"/>
      <w:r w:rsidRPr="00F3500B">
        <w:t>A.8</w:t>
      </w:r>
      <w:r w:rsidRPr="00F3500B">
        <w:tab/>
        <w:t>ContentCS</w:t>
      </w:r>
      <w:bookmarkEnd w:id="2419"/>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urn:tva:metadata:cs:ContentCS:20</w:t>
      </w:r>
      <w:r w:rsidR="00CA6C83" w:rsidRPr="00F3500B">
        <w:rPr>
          <w:rFonts w:ascii="Courier New" w:eastAsia="Arial Unicode MS" w:hAnsi="Courier New" w:cs="Courier New"/>
          <w:sz w:val="16"/>
          <w:szCs w:val="16"/>
          <w:lang w:eastAsia="ja-JP"/>
        </w:rPr>
        <w:t>1</w:t>
      </w:r>
      <w:r w:rsidR="0084150B"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 xml:space="preserve">&lt;!--CONTENT </w:t>
      </w:r>
      <w:r w:rsidRPr="00F3500B">
        <w:rPr>
          <w:rFonts w:ascii="Courier New" w:eastAsia="Arial Unicode MS" w:hAnsi="Courier New" w:cs="Courier New"/>
          <w:sz w:val="16"/>
          <w:szCs w:val="16"/>
          <w:lang w:eastAsia="ja-JP"/>
        </w:rPr>
        <w:tab/>
        <w:t xml:space="preserve">                                             </w:t>
      </w:r>
      <w:r w:rsidR="004C4E90"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according to their content or subject.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Unlike in the case of the form dimension, it is essential to hear the programme.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&gt;NON-FICTION/INFORMATION&lt;/Name&gt;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&gt;Time-sensitive information&lt;/Definition&gt;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&gt;Daily news&lt;/Name&gt;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&gt;regular programme carrying breaking and current news stories e.g. News at ..</w:t>
      </w:r>
      <w:r w:rsidR="00E058A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news/edition&lt;/Name&gt;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off programme to carry specific news events e.g. coverage of breaking news such as train crash&lt;/Definition&gt;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Report&lt;/Name&gt;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off programme to carry specific news worthy events e.g. exclusive report on specific item&lt;/Definition&gt;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&gt;Periodical/General&lt;/Name&gt;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&gt;regular timely programme covering general newsworthy items&lt;/Definition&gt;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&gt;National politics/National assembly&lt;/Name&gt;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coverage of political events e.g. parliamentary coverage&lt;/Definition&gt;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&gt;Economy/Market/Financial/Business&lt;/Name&gt;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financial news programme from stock market&lt;/Definition&gt;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&gt;Foreign/International&lt;/Name&gt;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from abroad&lt;/Definition&gt;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of sporting events NB not to be used for regular sporting coverage&lt;/Definition&gt;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&gt;Cultural&lt;/Name&gt;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of cultural significance. NB only to be used when coverage is newsworthy. Otherwise use 3.1.4 or 3.1.10&lt;/Definition&gt;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&gt;Entertainment&lt;/Name&gt;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&gt;Film&lt;/Name&gt;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&gt;Local/Regional&lt;/Name&gt;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&gt;Traffic&lt;/Name&gt;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&gt;Weather forecasts&lt;/Name&gt;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 information&lt;/Name&gt;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&gt;Public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&gt;Current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Watchdog&lt;/Definition&gt;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&gt;Religion/Philosophies&lt;/Name&gt;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20"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21"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22"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23"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24"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25" w:author="Evain, Jean-Pierre" w:date="2017-06-09T15:04:00Z">
            <w:rPr>
              <w:rFonts w:ascii="Courier New" w:eastAsia="Arial Unicode MS" w:hAnsi="Courier New" w:cs="Courier New"/>
              <w:sz w:val="16"/>
              <w:szCs w:val="16"/>
              <w:lang w:eastAsia="ja-JP"/>
            </w:rPr>
          </w:rPrChange>
        </w:rPr>
        <w:t>&gt;Religion&lt;/Name&gt;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26"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27"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28"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29"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&gt;Buddhism&lt;/Name&gt;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&gt;Hinduism&lt;/Name&gt;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&gt;Christianity&lt;/Name&gt;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&gt;Islam&lt;/Name&gt;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&gt;Judaism&lt;/Name&gt;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&gt;Shintoism&lt;/Name&gt;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&gt;Baha</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&gt;Confucianism&lt;/Name&gt;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&gt;Jainism&lt;/Name&gt;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&gt;Sikhism&lt;/Name&gt;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&gt;Taoism&lt;/Name&gt;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&gt;Vodun (Voodoo)&lt;/Name&gt;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&gt;Asatru (Nordic Paganism)&lt;/Name&gt;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30"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31" w:author="Evain, Jean-Pierre" w:date="2017-06-09T15:04: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432"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33"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34"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35" w:author="Evain, Jean-Pierre" w:date="2017-06-09T15:04:00Z">
            <w:rPr>
              <w:rFonts w:ascii="Courier New" w:eastAsia="Arial Unicode MS" w:hAnsi="Courier New" w:cs="Courier New"/>
              <w:sz w:val="16"/>
              <w:szCs w:val="16"/>
              <w:lang w:eastAsia="ja-JP"/>
            </w:rPr>
          </w:rPrChange>
        </w:rPr>
        <w:t xml:space="preserve">&gt;AKA </w:t>
      </w:r>
      <w:r w:rsidR="00452C3A" w:rsidRPr="00925FF4">
        <w:rPr>
          <w:rFonts w:ascii="Courier New" w:eastAsia="Arial Unicode MS" w:hAnsi="Courier New" w:cs="Courier New"/>
          <w:sz w:val="16"/>
          <w:szCs w:val="16"/>
          <w:lang w:val="de-CH" w:eastAsia="ja-JP"/>
          <w:rPrChange w:id="2436"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37" w:author="Evain, Jean-Pierre" w:date="2017-06-09T15:04:00Z">
            <w:rPr>
              <w:rFonts w:ascii="Courier New" w:eastAsia="Arial Unicode MS" w:hAnsi="Courier New" w:cs="Courier New"/>
              <w:sz w:val="16"/>
              <w:szCs w:val="16"/>
              <w:lang w:eastAsia="ja-JP"/>
            </w:rPr>
          </w:rPrChange>
        </w:rPr>
        <w:t>Heathens</w:t>
      </w:r>
      <w:r w:rsidR="00452C3A" w:rsidRPr="00925FF4">
        <w:rPr>
          <w:rFonts w:ascii="Courier New" w:eastAsia="Arial Unicode MS" w:hAnsi="Courier New" w:cs="Courier New"/>
          <w:sz w:val="16"/>
          <w:szCs w:val="16"/>
          <w:lang w:val="de-CH" w:eastAsia="ja-JP"/>
          <w:rPrChange w:id="2438"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39" w:author="Evain, Jean-Pierre" w:date="2017-06-09T15:04:00Z">
            <w:rPr>
              <w:rFonts w:ascii="Courier New" w:eastAsia="Arial Unicode MS" w:hAnsi="Courier New" w:cs="Courier New"/>
              <w:sz w:val="16"/>
              <w:szCs w:val="16"/>
              <w:lang w:eastAsia="ja-JP"/>
            </w:rPr>
          </w:rPrChange>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40"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41"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42"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43"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&gt;Drudism&lt;/Name&gt;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&gt;Goddess worship&lt;/Name&gt;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&gt;Wicca&lt;/Name&gt;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&gt;Witchcraft&lt;/Name&gt;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&gt;Caodaism&lt;/Name&gt;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&gt;Damanhur Community&lt;/Name&gt;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&gt;Druse (Mowahhidoon)&lt;/Name&gt;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&gt;Eckankar&lt;/Name&gt;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&gt;Gnosticism&lt;/Name&gt;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&gt;Rroma (Gypsies)&lt;/Name&gt;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&gt;Hare Krishna and ISKCON&lt;/Name&gt;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&gt;Lukumi (Santeria)&lt;/Name&gt;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&gt;Macumba&lt;/Name&gt;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&gt;Native American spirituality&lt;/Name&gt;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&gt;Osho&lt;/Name&gt;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&gt;Formerly known as Bhagwan Shree Rajneesh&lt;/Definition&gt;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&gt;Scientology&lt;/Name&gt;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&gt;Thelema&lt;/Name&gt;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&gt;Unitarian-Universalism&lt;/Name&gt;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Creativity Movement&lt;/Name&gt;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&gt;Formerly called World Church of the Creator&lt;/Definition&gt;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&gt;Zoroastrianism&lt;/Name&gt;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&gt;Quakerism&lt;/Name&gt;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&gt;Rastafarianism&lt;/Name&gt;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&gt;Non-religious philosophies&lt;/Name&gt;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&gt;Communism&lt;/Name&gt;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&gt;Libertarianism&lt;/Name&gt;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&gt;Falun Gong and Falun Dafa&lt;/Name&gt;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&gt;Objectivism&lt;/Name&gt;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&gt;Atheism&lt;/Name&gt;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&gt;Agnosticism&lt;/Name&gt;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44"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45"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46"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47"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48"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49" w:author="Evain, Jean-Pierre" w:date="2017-06-09T15:04:00Z">
            <w:rPr>
              <w:rFonts w:ascii="Courier New" w:eastAsia="Arial Unicode MS" w:hAnsi="Courier New" w:cs="Courier New"/>
              <w:sz w:val="16"/>
              <w:szCs w:val="16"/>
              <w:lang w:eastAsia="ja-JP"/>
            </w:rPr>
          </w:rPrChange>
        </w:rPr>
        <w:t>&gt;General non-fiction&lt;/Name&gt;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50"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51"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52"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&gt;Political&lt;/Name&gt;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&gt;Capitalism&lt;/Name&gt;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&gt;Republicanism&lt;/Name&gt;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6535A9" w:rsidRPr="00F3500B" w:rsidRDefault="00A3385F"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&gt;Social&lt;/Name&gt;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3.1.3.2.1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&gt;Disability Issues&lt;/Name&gt;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&gt;Economic&lt;/Name&gt;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&gt;Legal&lt;/Name&gt;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&gt;Pre-School&lt;/Name&gt;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&gt;Colleges and Universities&lt;/Name&gt;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&gt;Non-formal 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&gt;Homework&lt;/Name&gt;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&gt;Reading groups&lt;/Name&gt;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&gt;Distance learning&lt;/Name&gt;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schools&lt;/Name&gt;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&gt;Student organ</w:t>
      </w:r>
      <w:r w:rsidR="002E157B" w:rsidRPr="00F3500B">
        <w:rPr>
          <w:rFonts w:ascii="Courier New" w:eastAsia="Arial Unicode MS" w:hAnsi="Courier New" w:cs="Courier New"/>
          <w:sz w:val="16"/>
          <w:szCs w:val="16"/>
          <w:lang w:eastAsia="ja-JP"/>
        </w:rPr>
        <w:t>iza</w:t>
      </w:r>
      <w:r w:rsidRPr="00F3500B">
        <w:rPr>
          <w:rFonts w:ascii="Courier New" w:eastAsia="Arial Unicode MS" w:hAnsi="Courier New" w:cs="Courier New"/>
          <w:sz w:val="16"/>
          <w:szCs w:val="16"/>
          <w:lang w:eastAsia="ja-JP"/>
        </w:rPr>
        <w:t>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&gt;Testing&lt;/Name&gt;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&gt;Theory and methods&lt;/Name&gt;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&gt;Interdisciplinary studies&lt;/Name&gt;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&gt;International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&gt;Military/Defence&lt;/Name&gt;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&gt;Industry/Manufacturing&lt;/Name&gt;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&gt;Agriculture&lt;/Name&gt;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 / Civil Engineering&lt;/Name&gt;</w:t>
      </w:r>
    </w:p>
    <w:p w:rsidR="006535A9" w:rsidRPr="00F3500B" w:rsidRDefault="00A3385F"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000026B3" w:rsidRPr="00F3500B">
        <w:rPr>
          <w:rFonts w:ascii="Courier New" w:eastAsia="Arial Unicode MS" w:hAnsi="Courier New"/>
          <w:sz w:val="16"/>
          <w:lang w:eastAsia="ko-KR"/>
        </w:rPr>
        <w:t xml:space="preserve"> </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3.1.3.12</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&gt;Activities&lt;/Name&gt;</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&lt;Definition&gt;Activities, particularly children</w:t>
      </w:r>
      <w:r w:rsidR="005B1F1E"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s activities, which may or may not be </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educational.&lt;/Definition&gt;</w:t>
      </w:r>
    </w:p>
    <w:p w:rsidR="006535A9" w:rsidRPr="00F3500B" w:rsidRDefault="000026B3" w:rsidP="000026B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0026B3" w:rsidP="000026B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53"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54"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5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56"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57"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58" w:author="Evain, Jean-Pierre" w:date="2017-06-09T15:04:00Z">
            <w:rPr>
              <w:rFonts w:ascii="Courier New" w:eastAsia="Arial Unicode MS" w:hAnsi="Courier New" w:cs="Courier New"/>
              <w:sz w:val="16"/>
              <w:szCs w:val="16"/>
              <w:lang w:eastAsia="ja-JP"/>
            </w:rPr>
          </w:rPrChange>
        </w:rPr>
        <w:t>&gt;Arts&lt;/Name&gt;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59" w:author="Evain, Jean-Pierre" w:date="2017-06-09T15:04:00Z">
            <w:rPr>
              <w:rFonts w:ascii="Courier New" w:eastAsia="Arial Unicode MS" w:hAnsi="Courier New" w:cs="Courier New"/>
              <w:sz w:val="16"/>
              <w:szCs w:val="16"/>
              <w:lang w:eastAsia="ja-JP"/>
            </w:rPr>
          </w:rPrChange>
        </w:rPr>
        <w:lastRenderedPageBreak/>
        <w:tab/>
      </w:r>
      <w:r w:rsidRPr="00925FF4">
        <w:rPr>
          <w:rFonts w:ascii="Courier New" w:eastAsia="Arial Unicode MS" w:hAnsi="Courier New" w:cs="Courier New"/>
          <w:sz w:val="16"/>
          <w:szCs w:val="16"/>
          <w:lang w:val="de-CH" w:eastAsia="ja-JP"/>
          <w:rPrChange w:id="2460"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61"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4C4704"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about a musical subject: NB if the content is </w:t>
      </w:r>
    </w:p>
    <w:p w:rsidR="004C4704" w:rsidRPr="00F3500B" w:rsidRDefault="004C4704"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 xml:space="preserve">predominantly the music itself this is not the category to be used - instead refer to </w:t>
      </w:r>
    </w:p>
    <w:p w:rsidR="00A3385F" w:rsidRPr="00F3500B" w:rsidRDefault="004C4704"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3.6 Music e.g. biography of Mozart not a relay of a concert of his music&lt;/Definition&gt;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ballet&lt;/Definition&gt;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&gt;Theatre&lt;/Name&gt;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the theatre such as a review programme: not a programme consisting of the play itself&lt;/Definition&gt;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&gt;Cinema&lt;/Name&gt;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subject concerning the world of the film and cinema not the film itself&lt;/Definition&gt;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&gt;Poetry&lt;/Name&gt;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&gt;Plastic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&gt;Includes sculpture, carving, pottery and weaving&lt;/Definition&gt;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&gt;Fine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&gt;Experimental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&gt;Architecture&lt;/Name&gt;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&gt;Showbiz&lt;/Name&gt;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branches of learning regarded as having primarily a cultural character and which usually include language, literature, history, mathematics and philosophy&lt;/Definition&gt;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&gt;Literature&lt;/Name&gt;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&gt;Languages&lt;/Name&gt;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&gt;History&lt;/Name&gt;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&gt;Culture/Tradition/Anthropology/Ethnic studies&lt;/Name&gt;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&gt;War/Conflict&lt;/Name&gt;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bookmarkStart w:id="2462" w:name="OLE_LINK2"/>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&gt;Philosophy&lt;/Name&gt;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&gt;Political Science&lt;/Name&gt;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bookmarkEnd w:id="2462"/>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&gt;Applied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&gt;Sciences dealing with material phenomena or industrial processes&lt;/Definition&gt;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&gt;Nature/Natural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&gt;Biology, botany, geology and zoology&lt;/Definition&gt;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&gt;Biology&lt;/Name&gt;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&gt;Botany&lt;/Name&gt;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&gt;Animals/Wildlife&lt;/Name&gt;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&gt;Environment/Geography&lt;/Name&gt;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&gt;Space/Universe&lt;/Name&gt;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&gt;Astronomy, astrophysics&lt;/Definition&gt;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&gt;Chemistry, electricity, mechanics, physics&lt;/Definition&gt;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&gt;Chemistry&lt;/Name&gt;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&gt;Mechanics&lt;/Name&gt;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&gt;Engineering&lt;/Name&gt;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about medical subjects, health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 Medicine&lt;/Name&gt;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&gt;Psychology&lt;/Name&gt;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&gt;Spiritual&lt;/Name&gt;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&gt;Mathematics&lt;/Name&gt;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&gt;Archaeology&lt;/Name&gt;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&gt;Statistics&lt;/Name&gt;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&gt;Liberal Arts and Science&lt;/Name&gt;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 interest&lt;/Name&gt;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based on real life, usually by the camera observing without changing what is happening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fly on the wall documentary</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for example)&lt;/Definition&gt;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&gt;Society/Show business/Gossip&lt;/Name&gt;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&gt;Biography/Notable personalities&lt;/Name&gt;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problems&lt;/Name&gt;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&gt;Investigative journalism&lt;/Name&gt;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&gt;Museums&lt;/Name&gt;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buildings&lt;/Name&gt;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stories&lt;/Name&gt;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life&lt;/Name&gt;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&gt;libraries&lt;/Name&gt;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 and Communications&lt;/Name&gt;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means of commercial aviation. Elements concerning private pilots and general aviation should go in leisure/Hobbies, aviation (3.3.34) Programme consisting of elements on aviation as sport should go in (3.2.14)&lt;/Definition&gt;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&gt;Space&lt;/Name&gt;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&gt;Coverage of events, not the event itself (see format)&lt;/Definition&gt;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&gt;Anniversary&lt;/Name&gt;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&gt;Fair&lt;/Name&gt;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&gt;Tradeshow&lt;/Name&gt;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&gt;Exhibition&lt;/Name&gt;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&gt;Royal&lt;/Name&gt;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&gt;Local/Regional&lt;/Name&gt;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&gt;Seasonal&lt;/Name&gt;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&gt;Festival&lt;/Name&gt;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&gt;Concert&lt;/Name&gt;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&gt;Funeral/Memorial&lt;/Name&gt;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&gt;Print 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&gt;Television&lt;/Name&gt;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&gt;Marketing&lt;/Name&gt;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&gt;Listings&lt;/Name&gt;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&gt;information about schedules to be broadcast&lt;/Definition&gt;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&gt;Athletics&lt;/Name&gt;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&gt;Field&lt;/Name&gt;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&gt;Combined athletics&lt;/Name&gt;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&gt;Running&lt;/Name&gt;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&gt;Cross-country&lt;/Name&gt;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&gt;Triathlon&lt;/Name&gt;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&gt;Cycling/Bicycle&lt;/Name&gt;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&gt;Mountain bike&lt;/Name&gt;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&gt;Bicross&lt;/Name&gt;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&gt;Indoor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&gt;Road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&gt;Team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(American)&lt;/Name&gt;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(Australian)&lt;/Name&gt;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(Gaelic)&lt;/Name&gt;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(Indoor)&lt;/Name&gt;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&gt;Beach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&gt;Bandy&lt;/Name&gt;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&gt;Baseball&lt;/Name&gt;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&gt;Basketball&lt;/Name&gt;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&gt;Cricket&lt;/Name&gt;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&gt;Croquet&lt;/Name&gt;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&gt;Faust 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&gt;Handball&lt;/Name&gt;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&gt;Hockey&lt;/Name&gt;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&gt;Korfball&lt;/Name&gt;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&gt;Lacrosse&lt;/Name&gt;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&gt;Roller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63"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64"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6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66"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67"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68" w:author="Evain, Jean-Pierre" w:date="2017-06-09T15:04:00Z">
            <w:rPr>
              <w:rFonts w:ascii="Courier New" w:eastAsia="Arial Unicode MS" w:hAnsi="Courier New" w:cs="Courier New"/>
              <w:sz w:val="16"/>
              <w:szCs w:val="16"/>
              <w:lang w:eastAsia="ja-JP"/>
            </w:rPr>
          </w:rPrChange>
        </w:rPr>
        <w:t>&gt;Rugby&lt;/Name&gt;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69" w:author="Evain, Jean-Pierre" w:date="2017-06-09T15:04:00Z">
            <w:rPr>
              <w:rFonts w:ascii="Courier New" w:eastAsia="Arial Unicode MS" w:hAnsi="Courier New" w:cs="Courier New"/>
              <w:sz w:val="16"/>
              <w:szCs w:val="16"/>
              <w:lang w:eastAsia="ja-JP"/>
            </w:rPr>
          </w:rPrChange>
        </w:rPr>
        <w:lastRenderedPageBreak/>
        <w:tab/>
      </w:r>
      <w:r w:rsidRPr="00925FF4">
        <w:rPr>
          <w:rFonts w:ascii="Courier New" w:eastAsia="Arial Unicode MS" w:hAnsi="Courier New" w:cs="Courier New"/>
          <w:sz w:val="16"/>
          <w:szCs w:val="16"/>
          <w:lang w:val="de-CH" w:eastAsia="ja-JP"/>
          <w:rPrChange w:id="2470"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71"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&gt;Rugby union&lt;/Name&gt;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&gt;Rugby league&lt;/Name&gt;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&gt;Softball&lt;/Name&gt;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&gt;Volleyball&lt;/Name&gt;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&gt;Beach volley&lt;/Name&gt;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72"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73"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74"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75"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76"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77" w:author="Evain, Jean-Pierre" w:date="2017-06-09T15:04:00Z">
            <w:rPr>
              <w:rFonts w:ascii="Courier New" w:eastAsia="Arial Unicode MS" w:hAnsi="Courier New" w:cs="Courier New"/>
              <w:sz w:val="16"/>
              <w:szCs w:val="16"/>
              <w:lang w:eastAsia="ja-JP"/>
            </w:rPr>
          </w:rPrChange>
        </w:rPr>
        <w:t>&gt;Hurling&lt;/Name&gt;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78"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79"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80"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&gt;Flying Disc/ Frisbee&lt;/Name&gt;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&gt;Kabadi&lt;/Name&gt;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&gt;Camogie&lt;/Name&gt;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&gt;Female version of Hurling.&lt;/Definition&gt;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&gt;Shinty&lt;/Name&gt;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&gt;Scottish game, also known as Camanachd.&lt;/Definition&gt;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&gt;Street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&gt;Racket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&gt;Badminton&lt;/Name&gt;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&gt;Racketball&lt;/Name&gt;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&gt;Short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&gt;Soft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&gt;Squash&lt;/Name&gt;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&gt;Table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&gt;Martial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&gt;Aikido&lt;/Name&gt;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&gt;Jai-alai&lt;/Name&gt;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&gt;Ju-jitsu&lt;/Name&gt;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&gt;Karate&lt;/Name&gt;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&gt;Sumo/Fighting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&gt;Sambo&lt;/Name&gt;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&gt;Taekwondo&lt;/Name&gt;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&gt;Body 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&gt;Yachting&lt;/Name&gt;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&gt;Canoeing&lt;/Name&gt;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&gt;Rowing&lt;/Name&gt;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&gt;Sailing&lt;/Name&gt;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&gt;Sub-aquatics&lt;/Name&gt;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&gt;Surfing&lt;/Name&gt;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&gt;Swimming&lt;/Name&gt;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&gt;Windsurfing&lt;/Name&gt;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&gt;includes kite surfing&lt;/Definition&gt;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&gt;Winter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&gt;Bobsleigh/Tobogganing&lt;/Name&gt;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&gt;Curling&lt;/Name&gt;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&gt;Ice-hockey&lt;/Name&gt;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&gt;Luge&lt;/Name&gt;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&gt;Skating&lt;/Name&gt;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&gt;Skibob&lt;/Name&gt;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&gt;Sled dog&lt;/Name&gt;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&gt;Snowboarding&lt;/Name&gt;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&gt;Alpine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&gt;Freestyle skiing &lt;/Name&gt;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&gt;Inline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&gt;Nordic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 jumping&lt;/Name&gt;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&gt;Figure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&gt;Marathon&lt;/Name&gt;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&gt;Short-track&lt;/Name&gt;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&gt;Biathlon&lt;/Name&gt;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&gt;Auto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car racing not covered elsewhere - e.g. Formula Ford, Formula .000, V8 championship</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boating&lt;/Name&gt;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racing on water¬!&lt;/Definition&gt;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&gt;Speedway, TT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81" w:author="Evain, Jean-Pierre" w:date="2017-06-09T15:04: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82" w:author="Evain, Jean-Pierre" w:date="2017-06-09T15:04: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483"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84" w:author="Evain, Jean-Pierre" w:date="2017-06-09T15:04: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85" w:author="Evain, Jean-Pierre" w:date="2017-06-09T15:04: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86" w:author="Evain, Jean-Pierre" w:date="2017-06-09T15:04:00Z">
            <w:rPr>
              <w:rFonts w:ascii="Courier New" w:eastAsia="Arial Unicode MS" w:hAnsi="Courier New" w:cs="Courier New"/>
              <w:sz w:val="16"/>
              <w:szCs w:val="16"/>
              <w:lang w:eastAsia="ja-JP"/>
            </w:rPr>
          </w:rPrChange>
        </w:rPr>
        <w:t>&gt;Formula 1&lt;/Name&gt;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87"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88" w:author="Evain, Jean-Pierre" w:date="2017-06-09T15:04: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89" w:author="Evain, Jean-Pierre" w:date="2017-06-09T15:04: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&gt;Indy car&lt;/Name&gt;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&gt;Rally&lt;/Name&gt;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&gt;Trucking&lt;/Name&gt;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&gt;Tractor pulling&lt;/Name&gt;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&gt;Stock car&lt;/Name&gt;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90"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491"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492"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93"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494"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495" w:author="Evain, Jean-Pierre" w:date="2017-06-09T15:06:00Z">
            <w:rPr>
              <w:rFonts w:ascii="Courier New" w:eastAsia="Arial Unicode MS" w:hAnsi="Courier New" w:cs="Courier New"/>
              <w:sz w:val="16"/>
              <w:szCs w:val="16"/>
              <w:lang w:eastAsia="ja-JP"/>
            </w:rPr>
          </w:rPrChange>
        </w:rPr>
        <w:t>&gt;e.g. Nascar, demolition derby&lt;/Definition&gt;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496"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97"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498"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&gt;Hill Climb&lt;/Name&gt;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racing up steep hills&lt;/Definition&gt;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&gt;Trials&lt;/Name&gt;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&gt;auto testing - skill and vehicle testing&lt;/Definition&gt;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Social</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&gt;Billiards&lt;/Name&gt;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&gt;Boules&lt;/Name&gt;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&gt;Bowling&lt;/Name&gt;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 sport&lt;/Name&gt;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&gt;Pool&lt;/Name&gt;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&gt;Snooker&lt;/Name&gt;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&gt;Tug-of-war&lt;/Name&gt;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&gt;Balle pelote&lt;/Name&gt;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&gt;Basque pelote&lt;/Name&gt;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&gt;Trickshot&lt;/Name&gt;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&gt;Gymnastics&lt;/Name&gt;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&gt;Asymmetric bars&lt;/Name&gt;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&gt;Parallel bars&lt;/Name&gt;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&gt;Trampoline&lt;/Name&gt;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&gt;Equestrian&lt;/Name&gt;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&gt;Dressage&lt;/Name&gt;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&gt;Jumping&lt;/Name&gt;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&gt;Crossing&lt;/Name&gt;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&gt;Trotting&lt;/Name&gt;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 with two wheel cart and a jockey&lt;/Definition&gt;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&gt;Extreme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&gt;Mountaineering&lt;/Name&gt;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&gt;Climbing&lt;/Name&gt;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&gt;Orienteering&lt;/Name&gt;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&gt;Shooting&lt;/Name&gt;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 acrobatics&lt;/Name&gt;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&gt;Rafting&lt;/Name&gt;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&gt;Skateboarding&lt;/Name&gt;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&gt;Trekking&lt;/Name&gt;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&gt;Strength-based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&gt;Body-building&lt;/Name&gt;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&gt;Boxing&lt;/Name&gt;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&gt;Combative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than martial arts&lt;/Definition&gt;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&gt;Power-lifting&lt;/Name&gt;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&gt;Weight-lifting&lt;/Name&gt;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&gt;Wrestling&lt;/Name&gt;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sport. Elements concerning commercial aviation should be categorized in Air Transport (3.1.8.1) and elements concerning private pilots and general aviation should go in Leisure/Hobbies, aviation (3.3.34) &lt;/Definition&gt;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&gt;Ballooning&lt;/Name&gt;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&gt;Hang gliding&lt;/Name&gt;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&gt;Sky diving&lt;/Name&gt;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&gt;Delta-plane&lt;/Name&gt;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&gt;Parachuting&lt;/Name&gt;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&gt;Kiting&lt;/Name&gt;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&gt;Aeronautics&lt;/Name&gt;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&gt;Gliding&lt;/Name&gt;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&gt;Airplane without engine &lt;/Definition&gt;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&gt;Flying&lt;/Name&gt;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&gt;Airplane with engine(s)&lt;/Definition&gt;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&gt;Aerobatics&lt;/Name&gt;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&gt;Golf&lt;/Name&gt;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&gt;Fencing&lt;/Name&gt;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&gt;Dog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&gt;Casting&lt;/Name&gt;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&gt;Maccabi&lt;/Name&gt;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 Pentathlon&lt;/Name&gt;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&gt;Sombo&lt;/Name&gt;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&gt;Mind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&gt;Competitive tests of mental acuity. This category should only be used where the coverage relates to the competitiveness of the event. It is not intended for use where the coverage is intended for education purposes&lt;/Definition&gt;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&gt;Bridge&lt;/Name&gt;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&gt;Poker&lt;/Name&gt;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for local use for specific traditional national games&lt;/Definition&gt;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&gt;Disabled Sport&lt;/Name&gt;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&gt;Physically Challenged&lt;/Name&gt;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&gt;Mentally Challenged&lt;/Name&gt;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499"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00"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01"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02"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03"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04" w:author="Evain, Jean-Pierre" w:date="2017-06-09T15:06:00Z">
            <w:rPr>
              <w:rFonts w:ascii="Courier New" w:eastAsia="Arial Unicode MS" w:hAnsi="Courier New" w:cs="Courier New"/>
              <w:sz w:val="16"/>
              <w:szCs w:val="16"/>
              <w:lang w:eastAsia="ja-JP"/>
            </w:rPr>
          </w:rPrChange>
        </w:rPr>
        <w:t>&gt;FICTION/DRAMA&lt;/Name&gt;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05"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06"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prose or verse composition, resp. one telling a story, written for or as if for performance by actors, pup</w:t>
      </w:r>
      <w:r w:rsidRPr="00F3500B">
        <w:rPr>
          <w:rFonts w:ascii="Courier New" w:eastAsia="Arial Unicode MS" w:hAnsi="Courier New" w:cs="Courier New"/>
          <w:sz w:val="16"/>
          <w:szCs w:val="16"/>
          <w:lang w:eastAsia="ja-JP"/>
        </w:rPr>
        <w:softHyphen/>
        <w:t>pets or animated&lt;/Definition&gt;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light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after approximately 1918 and without literary or cultural pretensions. Popular drama, e.g. Upstairs, Downstairs&lt;/Definition&gt;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07"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08"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09"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10"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11"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12" w:author="Evain, Jean-Pierre" w:date="2017-06-09T15:06:00Z">
            <w:rPr>
              <w:rFonts w:ascii="Courier New" w:eastAsia="Arial Unicode MS" w:hAnsi="Courier New" w:cs="Courier New"/>
              <w:sz w:val="16"/>
              <w:szCs w:val="16"/>
              <w:lang w:eastAsia="ja-JP"/>
            </w:rPr>
          </w:rPrChange>
        </w:rPr>
        <w:t>&gt;Soap&lt;/Name&gt;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13"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14"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15"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serial programme dealing with easy-to-grasp situations performed by a limited cast&lt;/Definition&gt;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special&lt;/Name&gt;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talk&lt;/Name&gt;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Romeo and Juliet&lt;/Definition&gt;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16"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17"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18"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19"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20"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21" w:author="Evain, Jean-Pierre" w:date="2017-06-09T15:06:00Z">
            <w:rPr>
              <w:rFonts w:ascii="Courier New" w:eastAsia="Arial Unicode MS" w:hAnsi="Courier New" w:cs="Courier New"/>
              <w:sz w:val="16"/>
              <w:szCs w:val="16"/>
              <w:lang w:eastAsia="ja-JP"/>
            </w:rPr>
          </w:rPrChange>
        </w:rPr>
        <w:t>&gt;Legal Melodrama&lt;/Name&gt;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22"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23"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24"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production where the primary action takes place in law courts and/or law firms e.g. Philadelphia&lt;/Definition&gt;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&gt;Medical melodrama&lt;/Name&gt;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production situated in hospitals and/or dealing with medical subjects e.g. ER, Dr kildaire, Casualty&lt;/Definition&gt;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25"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26"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27"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28"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29"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30" w:author="Evain, Jean-Pierre" w:date="2017-06-09T15:06:00Z">
            <w:rPr>
              <w:rFonts w:ascii="Courier New" w:eastAsia="Arial Unicode MS" w:hAnsi="Courier New" w:cs="Courier New"/>
              <w:sz w:val="16"/>
              <w:szCs w:val="16"/>
              <w:lang w:eastAsia="ja-JP"/>
            </w:rPr>
          </w:rPrChange>
        </w:rPr>
        <w:t>&gt;e.g. Tomb Raider&lt;/Definition&gt;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31"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32"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33"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&gt;Disaster&lt;/Name&gt;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Towering Inferno, Earthquake, Airport .990&lt;/Definition&gt;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&gt;Mystery&lt;/Name&gt;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&gt;Detective/Police&lt;/Name&gt;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Perry Mason, HillSt blues&lt;/Definition&gt;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&gt;Historical/Epic&lt;/Name&gt;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34"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35"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36"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37"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38"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39" w:author="Evain, Jean-Pierre" w:date="2017-06-09T15:06:00Z">
            <w:rPr>
              <w:rFonts w:ascii="Courier New" w:eastAsia="Arial Unicode MS" w:hAnsi="Courier New" w:cs="Courier New"/>
              <w:sz w:val="16"/>
              <w:szCs w:val="16"/>
              <w:lang w:eastAsia="ja-JP"/>
            </w:rPr>
          </w:rPrChange>
        </w:rPr>
        <w:t>&gt;e.g. Hornblower&lt;/Definition&gt;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40"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41"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42"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&gt;Horror&lt;/Name&gt;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43"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44"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45"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46"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47"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48" w:author="Evain, Jean-Pierre" w:date="2017-06-09T15:06:00Z">
            <w:rPr>
              <w:rFonts w:ascii="Courier New" w:eastAsia="Arial Unicode MS" w:hAnsi="Courier New" w:cs="Courier New"/>
              <w:sz w:val="16"/>
              <w:szCs w:val="16"/>
              <w:lang w:eastAsia="ja-JP"/>
            </w:rPr>
          </w:rPrChange>
        </w:rPr>
        <w:t>&gt;e.g. Dracula&lt;/Definition&gt;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49"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50"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51"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 fiction&lt;/Name&gt;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Dr Who, Star Trek&lt;/Definition&gt;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52"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53"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54"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55"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56"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57" w:author="Evain, Jean-Pierre" w:date="2017-06-09T15:06:00Z">
            <w:rPr>
              <w:rFonts w:ascii="Courier New" w:eastAsia="Arial Unicode MS" w:hAnsi="Courier New" w:cs="Courier New"/>
              <w:sz w:val="16"/>
              <w:szCs w:val="16"/>
              <w:lang w:eastAsia="ja-JP"/>
            </w:rPr>
          </w:rPrChange>
        </w:rPr>
        <w:t>&gt;War&lt;/Name&gt;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58"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59"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60"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61"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Band of Brothers&lt;/Definition&gt;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&gt;Western&lt;/Name&gt;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Virginian, The Alamo&lt;/Definition&gt;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&gt;Thriller&lt;/Name&gt;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Chariots of Fire&lt;/Definition&gt;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&gt;Martial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Enter the Dragon&lt;/Definition&gt;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62"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63"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64"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65"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66"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67" w:author="Evain, Jean-Pierre" w:date="2017-06-09T15:06:00Z">
            <w:rPr>
              <w:rFonts w:ascii="Courier New" w:eastAsia="Arial Unicode MS" w:hAnsi="Courier New" w:cs="Courier New"/>
              <w:sz w:val="16"/>
              <w:szCs w:val="16"/>
              <w:lang w:eastAsia="ja-JP"/>
            </w:rPr>
          </w:rPrChange>
        </w:rPr>
        <w:t>&gt;Epic&lt;/Name&gt;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68"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69"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70"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71"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narrative about the deeds of a traditional or historical hero or heroes and/or dealing with or characterized by events of historical or legendary importance e.g. El Cid&lt;/Definition&gt;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&gt;Fantasy/Fairy tale&lt;/Name&gt;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72"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73"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74"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75"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76"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77" w:author="Evain, Jean-Pierre" w:date="2017-06-09T15:06:00Z">
            <w:rPr>
              <w:rFonts w:ascii="Courier New" w:eastAsia="Arial Unicode MS" w:hAnsi="Courier New" w:cs="Courier New"/>
              <w:sz w:val="16"/>
              <w:szCs w:val="16"/>
              <w:lang w:eastAsia="ja-JP"/>
            </w:rPr>
          </w:rPrChange>
        </w:rPr>
        <w:t>&gt;EG Alice in Wonderland&lt;/Definition&gt;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78"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79"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&gt;Erotica&lt;/Name&gt;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80"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81" w:author="Evain, Jean-Pierre" w:date="2017-06-09T15:06: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82"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83"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84"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85" w:author="Evain, Jean-Pierre" w:date="2017-06-09T15:06:00Z">
            <w:rPr>
              <w:rFonts w:ascii="Courier New" w:eastAsia="Arial Unicode MS" w:hAnsi="Courier New" w:cs="Courier New"/>
              <w:sz w:val="16"/>
              <w:szCs w:val="16"/>
              <w:lang w:eastAsia="ja-JP"/>
            </w:rPr>
          </w:rPrChange>
        </w:rPr>
        <w:t>&gt;e.g. Emannuelle&lt;/Definition&gt;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86"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87"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based on real events (docudrama)&lt;/Name&gt;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based upon reality sometimes with documentary inserts&lt;/Definition&gt;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Mary Poppins,&lt;/Definition&gt;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before approximately 1918  e.g. Hamlet, Othello&lt;/Definition&gt;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&gt;Period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depicting events before 1918 e.g. Pride and Prejudice&lt;/Definition&gt;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after approximately 1918 and with literary and/or cultural value e.g. Waiting for Godot&lt;/Definition&gt;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Red Robe,&lt;/Definition&gt;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&gt;Poems/Stories&lt;/Name&gt;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&gt;Biography&lt;/Name&gt;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Young Winston,&lt;/Definition&gt;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88" w:author="Evain, Jean-Pierre" w:date="2017-06-09T15:06: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89" w:author="Evain, Jean-Pierre" w:date="2017-06-09T15:06: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590"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91" w:author="Evain, Jean-Pierre" w:date="2017-06-09T15:06: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592" w:author="Evain, Jean-Pierre" w:date="2017-06-09T15:06: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93" w:author="Evain, Jean-Pierre" w:date="2017-06-09T15:06:00Z">
            <w:rPr>
              <w:rFonts w:ascii="Courier New" w:eastAsia="Arial Unicode MS" w:hAnsi="Courier New" w:cs="Courier New"/>
              <w:sz w:val="16"/>
              <w:szCs w:val="16"/>
              <w:lang w:eastAsia="ja-JP"/>
            </w:rPr>
          </w:rPrChange>
        </w:rPr>
        <w:t>&gt;Psychological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594" w:author="Evain, Jean-Pierre" w:date="2017-06-09T15:06: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595" w:author="Evain, Jean-Pierre" w:date="2017-06-09T15:06: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7127A" w:rsidRPr="00F3500B" w:rsidRDefault="00A7127A" w:rsidP="00A7127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3.4.20</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Political Drama</w:t>
      </w:r>
      <w:r w:rsidRPr="00F3500B">
        <w:rPr>
          <w:rFonts w:ascii="Courier New" w:hAnsi="Courier New" w:cs="Courier New"/>
          <w:sz w:val="16"/>
          <w:szCs w:val="16"/>
        </w:rPr>
        <w:t>&lt;/Name&gt;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Telling a story or recounting events in which the main characters are politicians or where the main action takes place in political institutions.</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&gt;AMUSEMENT/ENTERTAINMENT&lt;/Name&gt;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&gt;Quiz/Contest&lt;/Name&gt;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&gt;Competitions calling into play the competitors</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special knowledge and intelligence&lt;/Definition&gt;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&gt;Who Wants to be a millionaire - questions and answers form the entertainment&lt;/Definition&gt;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&gt;Participants compete directly with each other e.g. Americas Top Model, Generation Game&lt;/Definition&gt;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&gt;Variety/Talent&lt;/Name&gt;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various performers such as comedians, magicians, singers</w:t>
      </w:r>
      <w:r w:rsidR="0026705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 e.g. Paul Daniels Show, Relay from a circus&lt;/Definition&gt;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&gt;Cabaret&lt;/Name&gt;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&gt;Specific instance of Variety in an intimate environment&lt;/Definition&gt;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&gt;Talent&lt;/Name&gt;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&gt;Spelling Bees, singing talent shows - Stars in their eyes, American Idol&lt;/Definition&gt;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&gt;Surprise&lt;/Name&gt;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of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dream comes true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type e.g. Jim</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llFix It&lt;/Definition&gt;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&gt;Broken 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&gt;Humorous and/or satirical programme consisting of short dramatic sequences, sketches, performed by comedians e.g. Benny Hill, Monty Python&lt;/Definition&gt;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 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&gt;Sitcom&lt;/Name&gt;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series in a humorous style and performed by a more or less fixed cast e.g. Friends, The Office&lt;/Definition&gt;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&gt;Satire&lt;/Name&gt;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596"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597"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598"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599"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00"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01" w:author="Evain, Jean-Pierre" w:date="2017-06-09T15:07:00Z">
            <w:rPr>
              <w:rFonts w:ascii="Courier New" w:eastAsia="Arial Unicode MS" w:hAnsi="Courier New" w:cs="Courier New"/>
              <w:sz w:val="16"/>
              <w:szCs w:val="16"/>
              <w:lang w:eastAsia="ja-JP"/>
            </w:rPr>
          </w:rPrChange>
        </w:rPr>
        <w:t>&gt;Letterman, Dave Allen,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02"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03"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04"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&gt;Candid Camera&lt;/Name&gt;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 which the recording device is hidden so the participants are not aware they are being recorded.&lt;/Definition&gt;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&gt;Humour&lt;/Name&gt;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without sketches or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broken drama</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consisting (mainly) of verbal jokes, gags, bloopers</w:t>
      </w:r>
      <w:r w:rsidR="0026705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006853"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3.5.7.7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&gt;Spoof&lt;/Name&gt;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w:t>
      </w:r>
      <w:r w:rsidR="00D23412" w:rsidRPr="00F3500B">
        <w:rPr>
          <w:rFonts w:ascii="Courier New" w:hAnsi="Courier New" w:cs="Courier New"/>
          <w:sz w:val="16"/>
          <w:szCs w:val="16"/>
        </w:rPr>
        <w:t>lang</w:t>
      </w:r>
      <w:r w:rsidRPr="00F3500B">
        <w:rPr>
          <w:rFonts w:ascii="Courier New" w:hAnsi="Courier New" w:cs="Courier New"/>
          <w:sz w:val="16"/>
          <w:szCs w:val="16"/>
        </w:rPr>
        <w:t>=</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Imitating other works in order to ridicule or derive humour from the work itself and its subject matter.</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3.5.7.8</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&gt;Character&lt;/Name&gt;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3.5.7.9</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&gt;Impressionists&lt;/Name&gt;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3.5.7.10</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&gt;Stunt&lt;/Name&gt;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3.5.7.11</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&gt;Music comedy&lt;/Name&gt;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br/>
      </w:r>
      <w:r w:rsidRPr="00F3500B">
        <w:rPr>
          <w:rFonts w:ascii="Courier New" w:hAnsi="Courier New" w:cs="Courier New"/>
          <w:sz w:val="16"/>
          <w:szCs w:val="16"/>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&gt;Magic/Hypnotism&lt;/Name&gt;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&gt;Circus&lt;/Name&gt;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&gt;Bullfighting&lt;/Name&gt;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&gt;Rodeo&lt;/Name&gt;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Show in which a presenter interviews a celebrity&lt;/Definition&gt;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including chamber, instrumental, operatic, symphonic, vocal and choral music&lt;/Definition&gt;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&gt;Early&lt;/Name&gt;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written before the middle of the 17th Century&lt;/Definition&gt;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from the middle of the 18th until the end of the 19th Century&lt;/Definition&gt;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&gt;Romantic&lt;/Name&gt;</w:t>
      </w:r>
    </w:p>
    <w:p w:rsidR="00A3385F" w:rsidRPr="00925FF4"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05"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06"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607"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08"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09"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10" w:author="Evain, Jean-Pierre" w:date="2017-06-09T15:07:00Z">
            <w:rPr>
              <w:rFonts w:ascii="Courier New" w:eastAsia="Arial Unicode MS" w:hAnsi="Courier New" w:cs="Courier New"/>
              <w:sz w:val="16"/>
              <w:szCs w:val="16"/>
              <w:lang w:eastAsia="ja-JP"/>
            </w:rPr>
          </w:rPrChange>
        </w:rPr>
        <w:t>&gt;</w:t>
      </w:r>
      <w:r w:rsidR="00452C3A" w:rsidRPr="00925FF4">
        <w:rPr>
          <w:rFonts w:ascii="Courier New" w:eastAsia="Arial Unicode MS" w:hAnsi="Courier New" w:cs="Courier New"/>
          <w:sz w:val="16"/>
          <w:szCs w:val="16"/>
          <w:lang w:val="de-CH" w:eastAsia="ja-JP"/>
          <w:rPrChange w:id="261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12" w:author="Evain, Jean-Pierre" w:date="2017-06-09T15:07:00Z">
            <w:rPr>
              <w:rFonts w:ascii="Courier New" w:eastAsia="Arial Unicode MS" w:hAnsi="Courier New" w:cs="Courier New"/>
              <w:sz w:val="16"/>
              <w:szCs w:val="16"/>
              <w:lang w:eastAsia="ja-JP"/>
            </w:rPr>
          </w:rPrChange>
        </w:rPr>
        <w:t>1820-.900</w:t>
      </w:r>
      <w:r w:rsidR="00452C3A" w:rsidRPr="00925FF4">
        <w:rPr>
          <w:rFonts w:ascii="Courier New" w:eastAsia="Arial Unicode MS" w:hAnsi="Courier New" w:cs="Courier New"/>
          <w:sz w:val="16"/>
          <w:szCs w:val="16"/>
          <w:lang w:val="de-CH" w:eastAsia="ja-JP"/>
          <w:rPrChange w:id="261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14" w:author="Evain, Jean-Pierre" w:date="2017-06-09T15:07:00Z">
            <w:rPr>
              <w:rFonts w:ascii="Courier New" w:eastAsia="Arial Unicode MS" w:hAnsi="Courier New" w:cs="Courier New"/>
              <w:sz w:val="16"/>
              <w:szCs w:val="16"/>
              <w:lang w:eastAsia="ja-JP"/>
            </w:rPr>
          </w:rPrChange>
        </w:rPr>
        <w:t>&lt;/Definition&gt;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1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1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17"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from the 20th Century onwards&lt;/Definition&gt;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 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by Strauss, Lehar,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 Ages&lt;/Name&gt;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18"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19" w:author="Evain, Jean-Pierre" w:date="2017-06-09T15:07:00Z">
            <w:rPr>
              <w:rFonts w:ascii="Courier New" w:eastAsia="Arial Unicode MS" w:hAnsi="Courier New" w:cs="Courier New"/>
              <w:sz w:val="16"/>
              <w:szCs w:val="16"/>
              <w:lang w:eastAsia="ja-JP"/>
            </w:rPr>
          </w:rPrChange>
        </w:rPr>
        <w:t>&lt;Term termID=</w:t>
      </w:r>
      <w:r w:rsidR="00452C3A" w:rsidRPr="00925FF4">
        <w:rPr>
          <w:rFonts w:ascii="Courier New" w:eastAsia="Arial Unicode MS" w:hAnsi="Courier New" w:cs="Courier New"/>
          <w:sz w:val="16"/>
          <w:szCs w:val="16"/>
          <w:lang w:val="de-CH" w:eastAsia="ja-JP"/>
          <w:rPrChange w:id="2620"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21" w:author="Evain, Jean-Pierre" w:date="2017-06-09T15:07:00Z">
            <w:rPr>
              <w:rFonts w:ascii="Courier New" w:eastAsia="Arial Unicode MS" w:hAnsi="Courier New" w:cs="Courier New"/>
              <w:sz w:val="16"/>
              <w:szCs w:val="16"/>
              <w:lang w:eastAsia="ja-JP"/>
            </w:rPr>
          </w:rPrChange>
        </w:rPr>
        <w:t>3.6.1.7</w:t>
      </w:r>
      <w:r w:rsidR="00452C3A" w:rsidRPr="00925FF4">
        <w:rPr>
          <w:rFonts w:ascii="Courier New" w:eastAsia="Arial Unicode MS" w:hAnsi="Courier New" w:cs="Courier New"/>
          <w:sz w:val="16"/>
          <w:szCs w:val="16"/>
          <w:lang w:val="de-CH" w:eastAsia="ja-JP"/>
          <w:rPrChange w:id="2622"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23" w:author="Evain, Jean-Pierre" w:date="2017-06-09T15:07: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24"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62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2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2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28" w:author="Evain, Jean-Pierre" w:date="2017-06-09T15:07: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629"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30"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3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32" w:author="Evain, Jean-Pierre" w:date="2017-06-09T15:07:00Z">
            <w:rPr>
              <w:rFonts w:ascii="Courier New" w:eastAsia="Arial Unicode MS" w:hAnsi="Courier New" w:cs="Courier New"/>
              <w:sz w:val="16"/>
              <w:szCs w:val="16"/>
              <w:lang w:eastAsia="ja-JP"/>
            </w:rPr>
          </w:rPrChange>
        </w:rPr>
        <w:t>&gt;Renaissance&lt;/Name&gt;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33"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634"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3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3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37" w:author="Evain, Jean-Pierre" w:date="2017-06-09T15:07: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638"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39"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40"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41" w:author="Evain, Jean-Pierre" w:date="2017-06-09T15:07:00Z">
            <w:rPr>
              <w:rFonts w:ascii="Courier New" w:eastAsia="Arial Unicode MS" w:hAnsi="Courier New" w:cs="Courier New"/>
              <w:sz w:val="16"/>
              <w:szCs w:val="16"/>
              <w:lang w:eastAsia="ja-JP"/>
            </w:rPr>
          </w:rPrChange>
        </w:rPr>
        <w:t>&gt;</w:t>
      </w:r>
      <w:r w:rsidR="00452C3A" w:rsidRPr="00925FF4">
        <w:rPr>
          <w:rFonts w:ascii="Courier New" w:eastAsia="Arial Unicode MS" w:hAnsi="Courier New" w:cs="Courier New"/>
          <w:sz w:val="16"/>
          <w:szCs w:val="16"/>
          <w:lang w:val="de-CH" w:eastAsia="ja-JP"/>
          <w:rPrChange w:id="2642"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43" w:author="Evain, Jean-Pierre" w:date="2017-06-09T15:07:00Z">
            <w:rPr>
              <w:rFonts w:ascii="Courier New" w:eastAsia="Arial Unicode MS" w:hAnsi="Courier New" w:cs="Courier New"/>
              <w:sz w:val="16"/>
              <w:szCs w:val="16"/>
              <w:lang w:eastAsia="ja-JP"/>
            </w:rPr>
          </w:rPrChange>
        </w:rPr>
        <w:t>1400-1600</w:t>
      </w:r>
      <w:r w:rsidR="00452C3A" w:rsidRPr="00925FF4">
        <w:rPr>
          <w:rFonts w:ascii="Courier New" w:eastAsia="Arial Unicode MS" w:hAnsi="Courier New" w:cs="Courier New"/>
          <w:sz w:val="16"/>
          <w:szCs w:val="16"/>
          <w:lang w:val="de-CH" w:eastAsia="ja-JP"/>
          <w:rPrChange w:id="2644"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45" w:author="Evain, Jean-Pierre" w:date="2017-06-09T15:07:00Z">
            <w:rPr>
              <w:rFonts w:ascii="Courier New" w:eastAsia="Arial Unicode MS" w:hAnsi="Courier New" w:cs="Courier New"/>
              <w:sz w:val="16"/>
              <w:szCs w:val="16"/>
              <w:lang w:eastAsia="ja-JP"/>
            </w:rPr>
          </w:rPrChange>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4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4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48"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&gt;Baroque&lt;/Name&gt;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49"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50"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65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5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5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54" w:author="Evain, Jean-Pierre" w:date="2017-06-09T15:07:00Z">
            <w:rPr>
              <w:rFonts w:ascii="Courier New" w:eastAsia="Arial Unicode MS" w:hAnsi="Courier New" w:cs="Courier New"/>
              <w:sz w:val="16"/>
              <w:szCs w:val="16"/>
              <w:lang w:eastAsia="ja-JP"/>
            </w:rPr>
          </w:rPrChange>
        </w:rPr>
        <w:t>&gt;</w:t>
      </w:r>
      <w:r w:rsidR="00452C3A" w:rsidRPr="00925FF4">
        <w:rPr>
          <w:rFonts w:ascii="Courier New" w:eastAsia="Arial Unicode MS" w:hAnsi="Courier New" w:cs="Courier New"/>
          <w:sz w:val="16"/>
          <w:szCs w:val="16"/>
          <w:lang w:val="de-CH" w:eastAsia="ja-JP"/>
          <w:rPrChange w:id="2655"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56" w:author="Evain, Jean-Pierre" w:date="2017-06-09T15:07:00Z">
            <w:rPr>
              <w:rFonts w:ascii="Courier New" w:eastAsia="Arial Unicode MS" w:hAnsi="Courier New" w:cs="Courier New"/>
              <w:sz w:val="16"/>
              <w:szCs w:val="16"/>
              <w:lang w:eastAsia="ja-JP"/>
            </w:rPr>
          </w:rPrChange>
        </w:rPr>
        <w:t>1600-1750</w:t>
      </w:r>
      <w:r w:rsidR="00452C3A" w:rsidRPr="00925FF4">
        <w:rPr>
          <w:rFonts w:ascii="Courier New" w:eastAsia="Arial Unicode MS" w:hAnsi="Courier New" w:cs="Courier New"/>
          <w:sz w:val="16"/>
          <w:szCs w:val="16"/>
          <w:lang w:val="de-CH" w:eastAsia="ja-JP"/>
          <w:rPrChange w:id="2657"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58" w:author="Evain, Jean-Pierre" w:date="2017-06-09T15:07:00Z">
            <w:rPr>
              <w:rFonts w:ascii="Courier New" w:eastAsia="Arial Unicode MS" w:hAnsi="Courier New" w:cs="Courier New"/>
              <w:sz w:val="16"/>
              <w:szCs w:val="16"/>
              <w:lang w:eastAsia="ja-JP"/>
            </w:rPr>
          </w:rPrChange>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5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60"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61"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La Bohème&lt;/Definition&gt;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instruments&lt;/Name&gt;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Piano)&lt;/Definition&gt;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&gt;Chamber&lt;/Name&gt;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&gt;Small group of instruments&lt;/Definition&gt;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&gt;Symphonic&lt;/Name&gt;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&gt;Large group of instruments&lt;/Definition&gt;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or individual singing&lt;/Definition&gt;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&gt;Group of singers&lt;/Definition&gt;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&gt;Orchestral&lt;/Name&gt;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&gt;Organ&lt;/Name&gt;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&gt;String Quartet&lt;/Name&gt;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&gt;Experimental/Avant Garde&lt;/Name&gt;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John Cage&lt;/Definition&gt;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&gt;Indigenous American popular music, born in New Orleans of African slaves social circumstances. The jazz idiom is characterized by certain syncopations over strongly reiterated rhythms in which improvisation plays an important part&lt;/Definition&gt;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Orleans/Early 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band/Swing/Dixie&lt;/Name&gt;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62"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63"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664"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65"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66"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67" w:author="Evain, Jean-Pierre" w:date="2017-06-09T15:07:00Z">
            <w:rPr>
              <w:rFonts w:ascii="Courier New" w:eastAsia="Arial Unicode MS" w:hAnsi="Courier New" w:cs="Courier New"/>
              <w:sz w:val="16"/>
              <w:szCs w:val="16"/>
              <w:lang w:eastAsia="ja-JP"/>
            </w:rPr>
          </w:rPrChange>
        </w:rPr>
        <w:t>&gt;e.g. Glenn Miller, Chris Barber&lt;/Definition&gt;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68" w:author="Evain, Jean-Pierre" w:date="2017-06-09T15:07:00Z">
            <w:rPr>
              <w:rFonts w:ascii="Courier New" w:eastAsia="Arial Unicode MS" w:hAnsi="Courier New" w:cs="Courier New"/>
              <w:sz w:val="16"/>
              <w:szCs w:val="16"/>
              <w:lang w:eastAsia="ja-JP"/>
            </w:rPr>
          </w:rPrChange>
        </w:rPr>
        <w:lastRenderedPageBreak/>
        <w:tab/>
      </w:r>
      <w:r w:rsidRPr="00925FF4">
        <w:rPr>
          <w:rFonts w:ascii="Courier New" w:eastAsia="Arial Unicode MS" w:hAnsi="Courier New" w:cs="Courier New"/>
          <w:sz w:val="16"/>
          <w:szCs w:val="16"/>
          <w:lang w:val="de-CH" w:eastAsia="ja-JP"/>
          <w:rPrChange w:id="266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70"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&gt;Blues/Soul 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 Armstrong&lt;/Definition&gt;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&gt;Bop/Hard bop/Bebop/Postbop&lt;/Name&gt;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Sonny Rollings, Oscar Peterson, J. Coltrane, T. Monk&lt;/Definition&gt;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&gt;Traditional/Smooth&lt;/Name&gt;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&gt;Cool&lt;/Name&gt;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71"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72"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67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74"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75"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76" w:author="Evain, Jean-Pierre" w:date="2017-06-09T15:07:00Z">
            <w:rPr>
              <w:rFonts w:ascii="Courier New" w:eastAsia="Arial Unicode MS" w:hAnsi="Courier New" w:cs="Courier New"/>
              <w:sz w:val="16"/>
              <w:szCs w:val="16"/>
              <w:lang w:eastAsia="ja-JP"/>
            </w:rPr>
          </w:rPrChange>
        </w:rPr>
        <w:t>&gt;e.g. Modern Jazz Quartet&lt;/Definition&gt;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7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7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79"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&gt;Modern/Avant-garde/Free&lt;/Name&gt;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&gt;Latin and World jazz&lt;/Name&gt;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80"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81"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682"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83"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84"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85" w:author="Evain, Jean-Pierre" w:date="2017-06-09T15:07:00Z">
            <w:rPr>
              <w:rFonts w:ascii="Courier New" w:eastAsia="Arial Unicode MS" w:hAnsi="Courier New" w:cs="Courier New"/>
              <w:sz w:val="16"/>
              <w:szCs w:val="16"/>
              <w:lang w:eastAsia="ja-JP"/>
            </w:rPr>
          </w:rPrChange>
        </w:rPr>
        <w:t>&gt;e.g. Manu Dibango&lt;/Definition&gt;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68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8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88"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 jazz/Jazz funk&lt;/Name&gt;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&gt;Acid jazz/Fusion&lt;/Name&gt;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G. Benson, Miles Davis&lt;/Definition&gt;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&gt;Background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&gt;Middle-of-the-road&lt;/Name&gt;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which, in varying circumstances, gives pleasure to the widest possible spectrum of the music-loving audience&lt;/Definition&gt;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 listening&lt;/Name&gt;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&gt;Mood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&gt;Oldies&lt;/Name&gt;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&gt;Love songs&lt;/Name&gt;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 hall&lt;/Name&gt;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&gt;Trailer&lt;/Name&gt;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&gt;Showtunes&lt;/Name&gt;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&gt;Cabaret&lt;/Name&gt;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&gt;Instrumental&lt;/Name&gt;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clip&lt;/Name&gt;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&gt;Retro&lt;/Name&gt;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most central and widely circulated types of popular music, in particular rock and roll, etc</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early Beatles&lt;/Definition&gt;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89"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690" w:author="Evain, Jean-Pierre" w:date="2017-06-09T15:07: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69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9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69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694" w:author="Evain, Jean-Pierre" w:date="2017-06-09T15:07:00Z">
            <w:rPr>
              <w:rFonts w:ascii="Courier New" w:eastAsia="Arial Unicode MS" w:hAnsi="Courier New" w:cs="Courier New"/>
              <w:sz w:val="16"/>
              <w:szCs w:val="16"/>
              <w:lang w:eastAsia="ja-JP"/>
            </w:rPr>
          </w:rPrChange>
        </w:rPr>
        <w:t>&gt;Chanson/Ballad&lt;/Name&gt;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695"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69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9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9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699" w:author="Evain, Jean-Pierre" w:date="2017-06-09T15:07: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700"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01"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02"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03" w:author="Evain, Jean-Pierre" w:date="2017-06-09T15:07:00Z">
            <w:rPr>
              <w:rFonts w:ascii="Courier New" w:eastAsia="Arial Unicode MS" w:hAnsi="Courier New" w:cs="Courier New"/>
              <w:sz w:val="16"/>
              <w:szCs w:val="16"/>
              <w:lang w:eastAsia="ja-JP"/>
            </w:rPr>
          </w:rPrChange>
        </w:rPr>
        <w:t>&gt;e.g. Juliette Gréco, Leonard Cohen&lt;/Definition&gt;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04"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0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06"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 rock and roll&lt;/Name&gt;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Elvis Presley&lt;/Definition&gt;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&gt;Classic/Dance/Pop-rock&lt;/Name&gt;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Michael Jackson, Spice Girls, Johnny Halliday, Rolling Stones&lt;/Definition&gt;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&gt;Folk&lt;/Name&gt;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07"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08"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709"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10"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1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12" w:author="Evain, Jean-Pierre" w:date="2017-06-09T15:07:00Z">
            <w:rPr>
              <w:rFonts w:ascii="Courier New" w:eastAsia="Arial Unicode MS" w:hAnsi="Courier New" w:cs="Courier New"/>
              <w:sz w:val="16"/>
              <w:szCs w:val="16"/>
              <w:lang w:eastAsia="ja-JP"/>
            </w:rPr>
          </w:rPrChange>
        </w:rPr>
        <w:t>&gt;e.g. Bob Dylan&lt;/Definition&gt;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13"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14"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15"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&gt;Seasonal/Holiday&lt;/Name&gt;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Christmas&lt;/Definition&gt;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16"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17" w:author="Evain, Jean-Pierre" w:date="2017-06-09T15:07: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718"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19"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20"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21" w:author="Evain, Jean-Pierre" w:date="2017-06-09T15:07:00Z">
            <w:rPr>
              <w:rFonts w:ascii="Courier New" w:eastAsia="Arial Unicode MS" w:hAnsi="Courier New" w:cs="Courier New"/>
              <w:sz w:val="16"/>
              <w:szCs w:val="16"/>
              <w:lang w:eastAsia="ja-JP"/>
            </w:rPr>
          </w:rPrChange>
        </w:rPr>
        <w:t>&gt;Japanese 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22"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23"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24"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&gt;Karaoke/Singing contests&lt;/Name&gt;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Pizzicato Five&lt;/Definition&gt;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&gt;AOR / Slow Rock / Soft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&gt;Adult-Orientated Rock e.g. The Eagles.&lt;/Definition&gt;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25"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26"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727"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28"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29"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30" w:author="Evain, Jean-Pierre" w:date="2017-06-09T15:07:00Z">
            <w:rPr>
              <w:rFonts w:ascii="Courier New" w:eastAsia="Arial Unicode MS" w:hAnsi="Courier New" w:cs="Courier New"/>
              <w:sz w:val="16"/>
              <w:szCs w:val="16"/>
              <w:lang w:eastAsia="ja-JP"/>
            </w:rPr>
          </w:rPrChange>
        </w:rPr>
        <w:t>&gt;e.g. Iron Maiden&lt;/Definition&gt;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31"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32"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33"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34"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&gt;Glam Rock&lt;/Name&gt;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35"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36"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737"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38"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39"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40" w:author="Evain, Jean-Pierre" w:date="2017-06-09T15:07:00Z">
            <w:rPr>
              <w:rFonts w:ascii="Courier New" w:eastAsia="Arial Unicode MS" w:hAnsi="Courier New" w:cs="Courier New"/>
              <w:sz w:val="16"/>
              <w:szCs w:val="16"/>
              <w:lang w:eastAsia="ja-JP"/>
            </w:rPr>
          </w:rPrChange>
        </w:rPr>
        <w:t>&gt;e.g. T-Rex&lt;/Definition&gt;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41"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742"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43"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44"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45" w:author="Evain, Jean-Pierre" w:date="2017-06-09T15:07:00Z">
            <w:rPr>
              <w:rFonts w:ascii="Courier New" w:eastAsia="Arial Unicode MS" w:hAnsi="Courier New" w:cs="Courier New"/>
              <w:sz w:val="16"/>
              <w:szCs w:val="16"/>
              <w:lang w:eastAsia="ja-JP"/>
            </w:rPr>
          </w:rPrChange>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46"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74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4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4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50" w:author="Evain, Jean-Pierre" w:date="2017-06-09T15:07:00Z">
            <w:rPr>
              <w:rFonts w:ascii="Courier New" w:eastAsia="Arial Unicode MS" w:hAnsi="Courier New" w:cs="Courier New"/>
              <w:sz w:val="16"/>
              <w:szCs w:val="16"/>
              <w:lang w:eastAsia="ja-JP"/>
            </w:rPr>
          </w:rPrChange>
        </w:rPr>
        <w:tab/>
        <w:t>&lt;Term termID=</w:t>
      </w:r>
      <w:r w:rsidR="00452C3A" w:rsidRPr="00925FF4">
        <w:rPr>
          <w:rFonts w:ascii="Courier New" w:eastAsia="Arial Unicode MS" w:hAnsi="Courier New" w:cs="Courier New"/>
          <w:sz w:val="16"/>
          <w:szCs w:val="16"/>
          <w:lang w:val="de-CH" w:eastAsia="ja-JP"/>
          <w:rPrChange w:id="275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52" w:author="Evain, Jean-Pierre" w:date="2017-06-09T15:07:00Z">
            <w:rPr>
              <w:rFonts w:ascii="Courier New" w:eastAsia="Arial Unicode MS" w:hAnsi="Courier New" w:cs="Courier New"/>
              <w:sz w:val="16"/>
              <w:szCs w:val="16"/>
              <w:lang w:eastAsia="ja-JP"/>
            </w:rPr>
          </w:rPrChange>
        </w:rPr>
        <w:t>3.6.4.14.4</w:t>
      </w:r>
      <w:r w:rsidR="00452C3A" w:rsidRPr="00925FF4">
        <w:rPr>
          <w:rFonts w:ascii="Courier New" w:eastAsia="Arial Unicode MS" w:hAnsi="Courier New" w:cs="Courier New"/>
          <w:sz w:val="16"/>
          <w:szCs w:val="16"/>
          <w:lang w:val="de-CH" w:eastAsia="ja-JP"/>
          <w:rPrChange w:id="275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54" w:author="Evain, Jean-Pierre" w:date="2017-06-09T15:07: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55"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75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5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5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5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60" w:author="Evain, Jean-Pierre" w:date="2017-06-09T15:07: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76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6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6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64" w:author="Evain, Jean-Pierre" w:date="2017-06-09T15:07:00Z">
            <w:rPr>
              <w:rFonts w:ascii="Courier New" w:eastAsia="Arial Unicode MS" w:hAnsi="Courier New" w:cs="Courier New"/>
              <w:sz w:val="16"/>
              <w:szCs w:val="16"/>
              <w:lang w:eastAsia="ja-JP"/>
            </w:rPr>
          </w:rPrChange>
        </w:rPr>
        <w:t>&gt;Punk Rock&lt;/Name&gt;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65"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76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6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6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6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70" w:author="Evain, Jean-Pierre" w:date="2017-06-09T15:07: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77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7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7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74" w:author="Evain, Jean-Pierre" w:date="2017-06-09T15:07:00Z">
            <w:rPr>
              <w:rFonts w:ascii="Courier New" w:eastAsia="Arial Unicode MS" w:hAnsi="Courier New" w:cs="Courier New"/>
              <w:sz w:val="16"/>
              <w:szCs w:val="16"/>
              <w:lang w:eastAsia="ja-JP"/>
            </w:rPr>
          </w:rPrChange>
        </w:rPr>
        <w:t>&gt;e.g. The Sex Pistols&lt;/Definition&gt;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7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7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7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78"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 / Symphonic Rock&lt;/Name&gt;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79"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80" w:author="Evain, Jean-Pierre" w:date="2017-06-09T15:07: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78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8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8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84" w:author="Evain, Jean-Pierre" w:date="2017-06-09T15:07:00Z">
            <w:rPr>
              <w:rFonts w:ascii="Courier New" w:eastAsia="Arial Unicode MS" w:hAnsi="Courier New" w:cs="Courier New"/>
              <w:sz w:val="16"/>
              <w:szCs w:val="16"/>
              <w:lang w:eastAsia="ja-JP"/>
            </w:rPr>
          </w:rPrChange>
        </w:rPr>
        <w:t>&gt;e.g. Yes&lt;/Definition&gt;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78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8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8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88"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 / Indie&lt;/Name&gt;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89"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790" w:author="Evain, Jean-Pierre" w:date="2017-06-09T15:07: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79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9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79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794" w:author="Evain, Jean-Pierre" w:date="2017-06-09T15:07:00Z">
            <w:rPr>
              <w:rFonts w:ascii="Courier New" w:eastAsia="Arial Unicode MS" w:hAnsi="Courier New" w:cs="Courier New"/>
              <w:sz w:val="16"/>
              <w:szCs w:val="16"/>
              <w:lang w:eastAsia="ja-JP"/>
            </w:rPr>
          </w:rPrChange>
        </w:rPr>
        <w:t>&gt;Experimental / Avant Garde&lt;/Name&gt;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795"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79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9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9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79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00" w:author="Evain, Jean-Pierre" w:date="2017-06-09T15:07: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80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0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0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04" w:author="Evain, Jean-Pierre" w:date="2017-06-09T15:07:00Z">
            <w:rPr>
              <w:rFonts w:ascii="Courier New" w:eastAsia="Arial Unicode MS" w:hAnsi="Courier New" w:cs="Courier New"/>
              <w:sz w:val="16"/>
              <w:szCs w:val="16"/>
              <w:lang w:eastAsia="ja-JP"/>
            </w:rPr>
          </w:rPrChange>
        </w:rPr>
        <w:t>&gt;e.g. Coil&lt;/Definition&gt;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80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0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0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08"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Talking Heads&lt;/Definition&gt;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&gt;Folk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Byrds&lt;/Definition&gt;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09" w:author="Evain, Jean-Pierre" w:date="2017-06-09T15:07: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810" w:author="Evain, Jean-Pierre" w:date="2017-06-09T15:07:00Z">
            <w:rPr>
              <w:rFonts w:ascii="Courier New" w:eastAsia="Arial Unicode MS" w:hAnsi="Courier New" w:cs="Courier New"/>
              <w:sz w:val="16"/>
              <w:szCs w:val="16"/>
              <w:lang w:eastAsia="ja-JP"/>
            </w:rPr>
          </w:rPrChange>
        </w:rPr>
        <w:t>&lt;Term termID=</w:t>
      </w:r>
      <w:r w:rsidR="00452C3A" w:rsidRPr="00925FF4">
        <w:rPr>
          <w:rFonts w:ascii="Courier New" w:eastAsia="Arial Unicode MS" w:hAnsi="Courier New" w:cs="Courier New"/>
          <w:sz w:val="16"/>
          <w:szCs w:val="16"/>
          <w:lang w:val="de-CH" w:eastAsia="ja-JP"/>
          <w:rPrChange w:id="281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12" w:author="Evain, Jean-Pierre" w:date="2017-06-09T15:07:00Z">
            <w:rPr>
              <w:rFonts w:ascii="Courier New" w:eastAsia="Arial Unicode MS" w:hAnsi="Courier New" w:cs="Courier New"/>
              <w:sz w:val="16"/>
              <w:szCs w:val="16"/>
              <w:lang w:eastAsia="ja-JP"/>
            </w:rPr>
          </w:rPrChange>
        </w:rPr>
        <w:t>3.6.4.14.10</w:t>
      </w:r>
      <w:r w:rsidR="00452C3A" w:rsidRPr="00925FF4">
        <w:rPr>
          <w:rFonts w:ascii="Courier New" w:eastAsia="Arial Unicode MS" w:hAnsi="Courier New" w:cs="Courier New"/>
          <w:sz w:val="16"/>
          <w:szCs w:val="16"/>
          <w:lang w:val="de-CH" w:eastAsia="ja-JP"/>
          <w:rPrChange w:id="281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14" w:author="Evain, Jean-Pierre" w:date="2017-06-09T15:07: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15" w:author="Evain, Jean-Pierre" w:date="2017-06-09T15:07: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1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1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1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19"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20" w:author="Evain, Jean-Pierre" w:date="2017-06-09T15:07: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821"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22" w:author="Evain, Jean-Pierre" w:date="2017-06-09T15:07: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23" w:author="Evain, Jean-Pierre" w:date="2017-06-09T15:07: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24" w:author="Evain, Jean-Pierre" w:date="2017-06-09T15:07:00Z">
            <w:rPr>
              <w:rFonts w:ascii="Courier New" w:eastAsia="Arial Unicode MS" w:hAnsi="Courier New" w:cs="Courier New"/>
              <w:sz w:val="16"/>
              <w:szCs w:val="16"/>
              <w:lang w:eastAsia="ja-JP"/>
            </w:rPr>
          </w:rPrChange>
        </w:rPr>
        <w:t>&gt;Nu Punk&lt;/Name&gt;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825"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26"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27"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28" w:author="Evain, Jean-Pierre" w:date="2017-06-09T15:07: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29" w:author="Evain, Jean-Pierre" w:date="2017-06-09T15:07: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Rancid&lt;/Definition&gt;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30" w:author="Evain, Jean-Pierre" w:date="2017-06-09T15:08: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831" w:author="Evain, Jean-Pierre" w:date="2017-06-09T15:08: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832"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33"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34"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35" w:author="Evain, Jean-Pierre" w:date="2017-06-09T15:08:00Z">
            <w:rPr>
              <w:rFonts w:ascii="Courier New" w:eastAsia="Arial Unicode MS" w:hAnsi="Courier New" w:cs="Courier New"/>
              <w:sz w:val="16"/>
              <w:szCs w:val="16"/>
              <w:lang w:eastAsia="ja-JP"/>
            </w:rPr>
          </w:rPrChange>
        </w:rPr>
        <w:t>&gt;Grunge&lt;/Name&gt;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36"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37"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38"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39"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40"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41" w:author="Evain, Jean-Pierre" w:date="2017-06-09T15:08: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842"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43"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44"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45" w:author="Evain, Jean-Pierre" w:date="2017-06-09T15:08:00Z">
            <w:rPr>
              <w:rFonts w:ascii="Courier New" w:eastAsia="Arial Unicode MS" w:hAnsi="Courier New" w:cs="Courier New"/>
              <w:sz w:val="16"/>
              <w:szCs w:val="16"/>
              <w:lang w:eastAsia="ja-JP"/>
            </w:rPr>
          </w:rPrChange>
        </w:rPr>
        <w:t>&gt;e.g. Nirvana&lt;/Definition&gt;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46"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47"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48"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49"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50" w:author="Evain, Jean-Pierre" w:date="2017-06-09T15:08:00Z">
            <w:rPr>
              <w:rFonts w:ascii="Courier New" w:eastAsia="Arial Unicode MS" w:hAnsi="Courier New" w:cs="Courier New"/>
              <w:sz w:val="16"/>
              <w:szCs w:val="16"/>
              <w:lang w:eastAsia="ja-JP"/>
            </w:rPr>
          </w:rPrChange>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51"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5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53"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54"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55" w:author="Evain, Jean-Pierre" w:date="2017-06-09T15:08:00Z">
            <w:rPr>
              <w:rFonts w:ascii="Courier New" w:eastAsia="Arial Unicode MS" w:hAnsi="Courier New" w:cs="Courier New"/>
              <w:sz w:val="16"/>
              <w:szCs w:val="16"/>
              <w:lang w:eastAsia="ja-JP"/>
            </w:rPr>
          </w:rPrChange>
        </w:rPr>
        <w:tab/>
        <w:t>&lt;Term termID=</w:t>
      </w:r>
      <w:r w:rsidR="00452C3A" w:rsidRPr="00925FF4">
        <w:rPr>
          <w:rFonts w:ascii="Courier New" w:eastAsia="Arial Unicode MS" w:hAnsi="Courier New" w:cs="Courier New"/>
          <w:sz w:val="16"/>
          <w:szCs w:val="16"/>
          <w:lang w:val="de-CH" w:eastAsia="ja-JP"/>
          <w:rPrChange w:id="2856"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57" w:author="Evain, Jean-Pierre" w:date="2017-06-09T15:08:00Z">
            <w:rPr>
              <w:rFonts w:ascii="Courier New" w:eastAsia="Arial Unicode MS" w:hAnsi="Courier New" w:cs="Courier New"/>
              <w:sz w:val="16"/>
              <w:szCs w:val="16"/>
              <w:lang w:eastAsia="ja-JP"/>
            </w:rPr>
          </w:rPrChange>
        </w:rPr>
        <w:t>3.6.4.14.12</w:t>
      </w:r>
      <w:r w:rsidR="00452C3A" w:rsidRPr="00925FF4">
        <w:rPr>
          <w:rFonts w:ascii="Courier New" w:eastAsia="Arial Unicode MS" w:hAnsi="Courier New" w:cs="Courier New"/>
          <w:sz w:val="16"/>
          <w:szCs w:val="16"/>
          <w:lang w:val="de-CH" w:eastAsia="ja-JP"/>
          <w:rPrChange w:id="2858"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59" w:author="Evain, Jean-Pierre" w:date="2017-06-09T15:08: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60"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6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6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63"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64"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65" w:author="Evain, Jean-Pierre" w:date="2017-06-09T15:08: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866"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67"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68"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69" w:author="Evain, Jean-Pierre" w:date="2017-06-09T15:08:00Z">
            <w:rPr>
              <w:rFonts w:ascii="Courier New" w:eastAsia="Arial Unicode MS" w:hAnsi="Courier New" w:cs="Courier New"/>
              <w:sz w:val="16"/>
              <w:szCs w:val="16"/>
              <w:lang w:eastAsia="ja-JP"/>
            </w:rPr>
          </w:rPrChange>
        </w:rPr>
        <w:t>&gt;Garage Punk/Psychedelic&lt;/Name&gt;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70"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87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7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73"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74"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75" w:author="Evain, Jean-Pierre" w:date="2017-06-09T15:08: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876"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77"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78"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79" w:author="Evain, Jean-Pierre" w:date="2017-06-09T15:08:00Z">
            <w:rPr>
              <w:rFonts w:ascii="Courier New" w:eastAsia="Arial Unicode MS" w:hAnsi="Courier New" w:cs="Courier New"/>
              <w:sz w:val="16"/>
              <w:szCs w:val="16"/>
              <w:lang w:eastAsia="ja-JP"/>
            </w:rPr>
          </w:rPrChange>
        </w:rPr>
        <w:t>&gt;1960s. e.g. The Sonics&lt;/Definition&gt;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880"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8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8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83" w:author="Evain, Jean-Pierre" w:date="2017-06-09T15:08: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Led Zeppelin, Cream, Hendrix&lt;/Definition&gt;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Wave&lt;/Name&gt;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84" w:author="Evain, Jean-Pierre" w:date="2017-06-09T15:08: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885" w:author="Evain, Jean-Pierre" w:date="2017-06-09T15:08: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886"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87"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88"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89" w:author="Evain, Jean-Pierre" w:date="2017-06-09T15:08:00Z">
            <w:rPr>
              <w:rFonts w:ascii="Courier New" w:eastAsia="Arial Unicode MS" w:hAnsi="Courier New" w:cs="Courier New"/>
              <w:sz w:val="16"/>
              <w:szCs w:val="16"/>
              <w:lang w:eastAsia="ja-JP"/>
            </w:rPr>
          </w:rPrChange>
        </w:rPr>
        <w:t>&gt;e.g. Blondie&lt;/Definition&gt;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890"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9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892" w:author="Evain, Jean-Pierre" w:date="2017-06-09T15:08: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 listening / Exotica&lt;/Name&gt;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93" w:author="Evain, Jean-Pierre" w:date="2017-06-09T15:08: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894" w:author="Evain, Jean-Pierre" w:date="2017-06-09T15:08: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895"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96"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897"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898" w:author="Evain, Jean-Pierre" w:date="2017-06-09T15:08:00Z">
            <w:rPr>
              <w:rFonts w:ascii="Courier New" w:eastAsia="Arial Unicode MS" w:hAnsi="Courier New" w:cs="Courier New"/>
              <w:sz w:val="16"/>
              <w:szCs w:val="16"/>
              <w:lang w:eastAsia="ja-JP"/>
            </w:rPr>
          </w:rPrChange>
        </w:rPr>
        <w:t>&gt;e.g. Yma Sumac&lt;/Definition&gt;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899"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900"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0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02" w:author="Evain, Jean-Pierre" w:date="2017-06-09T15:08:00Z">
            <w:rPr>
              <w:rFonts w:ascii="Courier New" w:eastAsia="Arial Unicode MS" w:hAnsi="Courier New" w:cs="Courier New"/>
              <w:sz w:val="16"/>
              <w:szCs w:val="16"/>
              <w:lang w:eastAsia="ja-JP"/>
            </w:rPr>
          </w:rPrChange>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03"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904"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05"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06" w:author="Evain, Jean-Pierre" w:date="2017-06-09T15:08:00Z">
            <w:rPr>
              <w:rFonts w:ascii="Courier New" w:eastAsia="Arial Unicode MS" w:hAnsi="Courier New" w:cs="Courier New"/>
              <w:sz w:val="16"/>
              <w:szCs w:val="16"/>
              <w:lang w:eastAsia="ja-JP"/>
            </w:rPr>
          </w:rPrChange>
        </w:rPr>
        <w:tab/>
        <w:t>&lt;Term termID=</w:t>
      </w:r>
      <w:r w:rsidR="00452C3A" w:rsidRPr="00925FF4">
        <w:rPr>
          <w:rFonts w:ascii="Courier New" w:eastAsia="Arial Unicode MS" w:hAnsi="Courier New" w:cs="Courier New"/>
          <w:sz w:val="16"/>
          <w:szCs w:val="16"/>
          <w:lang w:val="de-CH" w:eastAsia="ja-JP"/>
          <w:rPrChange w:id="2907"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08" w:author="Evain, Jean-Pierre" w:date="2017-06-09T15:08:00Z">
            <w:rPr>
              <w:rFonts w:ascii="Courier New" w:eastAsia="Arial Unicode MS" w:hAnsi="Courier New" w:cs="Courier New"/>
              <w:sz w:val="16"/>
              <w:szCs w:val="16"/>
              <w:lang w:eastAsia="ja-JP"/>
            </w:rPr>
          </w:rPrChange>
        </w:rPr>
        <w:t>3.6.4.17</w:t>
      </w:r>
      <w:r w:rsidR="00452C3A" w:rsidRPr="00925FF4">
        <w:rPr>
          <w:rFonts w:ascii="Courier New" w:eastAsia="Arial Unicode MS" w:hAnsi="Courier New" w:cs="Courier New"/>
          <w:sz w:val="16"/>
          <w:szCs w:val="16"/>
          <w:lang w:val="de-CH" w:eastAsia="ja-JP"/>
          <w:rPrChange w:id="2909"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10" w:author="Evain, Jean-Pierre" w:date="2017-06-09T15:08: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11"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91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13"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14"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15" w:author="Evain, Jean-Pierre" w:date="2017-06-09T15:08: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916"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17"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18"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19" w:author="Evain, Jean-Pierre" w:date="2017-06-09T15:08:00Z">
            <w:rPr>
              <w:rFonts w:ascii="Courier New" w:eastAsia="Arial Unicode MS" w:hAnsi="Courier New" w:cs="Courier New"/>
              <w:sz w:val="16"/>
              <w:szCs w:val="16"/>
              <w:lang w:eastAsia="ja-JP"/>
            </w:rPr>
          </w:rPrChange>
        </w:rPr>
        <w:t>&gt;Singer/Songwriter&lt;/Name&gt;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20" w:author="Evain, Jean-Pierre" w:date="2017-06-09T15:08: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921"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22"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23"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24" w:author="Evain, Jean-Pierre" w:date="2017-06-09T15:08: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2925"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26" w:author="Evain, Jean-Pierre" w:date="2017-06-09T15:08: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27" w:author="Evain, Jean-Pierre" w:date="2017-06-09T15:08: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28" w:author="Evain, Jean-Pierre" w:date="2017-06-09T15:08:00Z">
            <w:rPr>
              <w:rFonts w:ascii="Courier New" w:eastAsia="Arial Unicode MS" w:hAnsi="Courier New" w:cs="Courier New"/>
              <w:sz w:val="16"/>
              <w:szCs w:val="16"/>
              <w:lang w:eastAsia="ja-JP"/>
            </w:rPr>
          </w:rPrChange>
        </w:rPr>
        <w:t>&gt;e.g. Paul Simon, James Taylor&lt;/Definition&gt;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29"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30" w:author="Evain, Jean-Pierre" w:date="2017-06-09T15:08: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31" w:author="Evain, Jean-Pierre" w:date="2017-06-09T15:08: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&gt;Blues/Rhythm and Blues/Soul/Gospel&lt;/Name&gt;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 and 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 RandB (e.g. Teddy Riley) not 1960s Rhythm and Blues (e.g. The Rolling Stones).&lt;/Definition&gt;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&gt;Hip Hop 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&gt;Neo 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Jack Swing&lt;/Name&gt;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&gt;Gospel&lt;/Name&gt;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&gt;Rhythm and Blues&lt;/Name&gt;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32"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93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34"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3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36" w:author="Evain, Jean-Pierre" w:date="2017-06-09T15:09:00Z">
            <w:rPr>
              <w:rFonts w:ascii="Courier New" w:eastAsia="Arial Unicode MS" w:hAnsi="Courier New" w:cs="Courier New"/>
              <w:sz w:val="16"/>
              <w:szCs w:val="16"/>
              <w:lang w:eastAsia="ja-JP"/>
            </w:rPr>
          </w:rPrChange>
        </w:rPr>
        <w:t xml:space="preserve">&gt;1960s RandB (eg. </w:t>
      </w:r>
      <w:r w:rsidRPr="00F3500B">
        <w:rPr>
          <w:rFonts w:ascii="Courier New" w:eastAsia="Arial Unicode MS" w:hAnsi="Courier New" w:cs="Courier New"/>
          <w:sz w:val="16"/>
          <w:szCs w:val="16"/>
          <w:lang w:eastAsia="ja-JP"/>
        </w:rPr>
        <w:t>The Rolling Stones) not 1990s RandB (e.g. Teddy Riley).&lt;/Definition&gt;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&gt;Funk&lt;/Name&gt;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3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38"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93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4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4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42" w:author="Evain, Jean-Pierre" w:date="2017-06-09T15:09:00Z">
            <w:rPr>
              <w:rFonts w:ascii="Courier New" w:eastAsia="Arial Unicode MS" w:hAnsi="Courier New" w:cs="Courier New"/>
              <w:sz w:val="16"/>
              <w:szCs w:val="16"/>
              <w:lang w:eastAsia="ja-JP"/>
            </w:rPr>
          </w:rPrChange>
        </w:rPr>
        <w:t>&gt;e.g. James Brown&lt;/Definition&gt;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4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4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4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4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&gt;Afro Funk&lt;/Name&gt;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&gt;Rare Groove&lt;/Name&gt;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&gt;Country and Western&lt;/Name&gt;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&gt;Rap/Hip Hop/Reggae&lt;/Name&gt;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&gt;Rap/Christian rap&lt;/Name&gt;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4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48" w:author="Evain, Jean-Pierre" w:date="2017-06-09T15:09:00Z">
            <w:rPr>
              <w:rFonts w:ascii="Courier New" w:eastAsia="Arial Unicode MS" w:hAnsi="Courier New" w:cs="Courier New"/>
              <w:sz w:val="16"/>
              <w:szCs w:val="16"/>
              <w:lang w:eastAsia="ja-JP"/>
            </w:rPr>
          </w:rPrChange>
        </w:rPr>
        <w:t>&lt;Term termID=</w:t>
      </w:r>
      <w:r w:rsidR="00452C3A" w:rsidRPr="00925FF4">
        <w:rPr>
          <w:rFonts w:ascii="Courier New" w:eastAsia="Arial Unicode MS" w:hAnsi="Courier New" w:cs="Courier New"/>
          <w:sz w:val="16"/>
          <w:szCs w:val="16"/>
          <w:lang w:val="de-CH" w:eastAsia="ja-JP"/>
          <w:rPrChange w:id="294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50" w:author="Evain, Jean-Pierre" w:date="2017-06-09T15:09:00Z">
            <w:rPr>
              <w:rFonts w:ascii="Courier New" w:eastAsia="Arial Unicode MS" w:hAnsi="Courier New" w:cs="Courier New"/>
              <w:sz w:val="16"/>
              <w:szCs w:val="16"/>
              <w:lang w:eastAsia="ja-JP"/>
            </w:rPr>
          </w:rPrChange>
        </w:rPr>
        <w:t>3.6.7.1.1</w:t>
      </w:r>
      <w:r w:rsidR="00452C3A" w:rsidRPr="00925FF4">
        <w:rPr>
          <w:rFonts w:ascii="Courier New" w:eastAsia="Arial Unicode MS" w:hAnsi="Courier New" w:cs="Courier New"/>
          <w:sz w:val="16"/>
          <w:szCs w:val="16"/>
          <w:lang w:val="de-CH" w:eastAsia="ja-JP"/>
          <w:rPrChange w:id="295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52" w:author="Evain, Jean-Pierre" w:date="2017-06-09T15:09:00Z">
            <w:rPr>
              <w:rFonts w:ascii="Courier New" w:eastAsia="Arial Unicode MS" w:hAnsi="Courier New" w:cs="Courier New"/>
              <w:sz w:val="16"/>
              <w:szCs w:val="16"/>
              <w:lang w:eastAsia="ja-JP"/>
            </w:rPr>
          </w:rPrChange>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53"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295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5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56"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5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58" w:author="Evain, Jean-Pierre" w:date="2017-06-09T15:09: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295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6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6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62" w:author="Evain, Jean-Pierre" w:date="2017-06-09T15:09:00Z">
            <w:rPr>
              <w:rFonts w:ascii="Courier New" w:eastAsia="Arial Unicode MS" w:hAnsi="Courier New" w:cs="Courier New"/>
              <w:sz w:val="16"/>
              <w:szCs w:val="16"/>
              <w:lang w:eastAsia="ja-JP"/>
            </w:rPr>
          </w:rPrChange>
        </w:rPr>
        <w:t>&gt;Gangsta Rap&lt;/Name&gt;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6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6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6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6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&gt;Hip Hop/Trip-Hop&lt;/Name&gt;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&gt;Dirty South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&gt;East Coast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&gt;UK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&gt;West Coast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&gt;Reggae&lt;/Name&gt;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&gt;Dancehall&lt;/Name&gt;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&gt;Also known as Ragga or Bashment&lt;/Definition&gt;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&gt;Lovers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&gt;Raggamuffin&lt;/Name&gt;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&gt;Rocksteady&lt;/Name&gt;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&gt;Electronic/Club/Urban/Dance&lt;/Name&gt;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&gt;Acid/Punk/Acid Punk&lt;/Name&gt;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6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68"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96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7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7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72" w:author="Evain, Jean-Pierre" w:date="2017-06-09T15:09:00Z">
            <w:rPr>
              <w:rFonts w:ascii="Courier New" w:eastAsia="Arial Unicode MS" w:hAnsi="Courier New" w:cs="Courier New"/>
              <w:sz w:val="16"/>
              <w:szCs w:val="16"/>
              <w:lang w:eastAsia="ja-JP"/>
            </w:rPr>
          </w:rPrChange>
        </w:rPr>
        <w:t>&gt;Disco&lt;/Name&gt;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7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7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7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&gt;Techno/Euro-Techno/Techno-Industrial/Industrial&lt;/Name&gt;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&gt;House/Techno House&lt;/Name&gt;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&gt;Progressive House&lt;/Name&gt;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7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77"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297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7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8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81" w:author="Evain, Jean-Pierre" w:date="2017-06-09T15:09:00Z">
            <w:rPr>
              <w:rFonts w:ascii="Courier New" w:eastAsia="Arial Unicode MS" w:hAnsi="Courier New" w:cs="Courier New"/>
              <w:sz w:val="16"/>
              <w:szCs w:val="16"/>
              <w:lang w:eastAsia="ja-JP"/>
            </w:rPr>
          </w:rPrChange>
        </w:rPr>
        <w:t>&gt;e.g. Gat Decor&lt;/Definition&gt;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8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8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8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8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36228E"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3.6.8.4.2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&gt;Soulful Underground&lt;/Name&gt;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&gt;Rave&lt;/Name&gt;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&gt;Jungle/Tribal&lt;/Name&gt;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&gt;Drum and Bass&lt;/Name&gt;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&gt;Dance/Dance-pop&lt;/Name&gt;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&gt;Garage (1990s)&lt;/Name&gt;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 US Garage not 1960s Garage Punk.&lt;/Definition&gt;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8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8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98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8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299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91" w:author="Evain, Jean-Pierre" w:date="2017-06-09T15:09:00Z">
            <w:rPr>
              <w:rFonts w:ascii="Courier New" w:eastAsia="Arial Unicode MS" w:hAnsi="Courier New" w:cs="Courier New"/>
              <w:sz w:val="16"/>
              <w:szCs w:val="16"/>
              <w:lang w:eastAsia="ja-JP"/>
            </w:rPr>
          </w:rPrChange>
        </w:rPr>
        <w:t>&gt;UK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299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9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9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299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 Step&lt;/Name&gt;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&gt;4/4 Vocal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&gt;8 Bar&lt;/Name&gt;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&gt;Dubstep&lt;/Name&gt;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&gt;Eski-Beat&lt;/Name&gt;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&gt;Grime&lt;/Name&gt;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&gt;Soulful House and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&gt;Sublow&lt;/Name&gt;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&gt;Breakbeat&lt;/Name&gt;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Fatboy Slim&lt;/Definition&gt;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299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299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299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299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0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01" w:author="Evain, Jean-Pierre" w:date="2017-06-09T15:09:00Z">
            <w:rPr>
              <w:rFonts w:ascii="Courier New" w:eastAsia="Arial Unicode MS" w:hAnsi="Courier New" w:cs="Courier New"/>
              <w:sz w:val="16"/>
              <w:szCs w:val="16"/>
              <w:lang w:eastAsia="ja-JP"/>
            </w:rPr>
          </w:rPrChange>
        </w:rPr>
        <w:t>&gt;Broken 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0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0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04"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&gt;Ambient 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Orb&lt;/Definition&gt;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05"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06"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00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08"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0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10" w:author="Evain, Jean-Pierre" w:date="2017-06-09T15:09:00Z">
            <w:rPr>
              <w:rFonts w:ascii="Courier New" w:eastAsia="Arial Unicode MS" w:hAnsi="Courier New" w:cs="Courier New"/>
              <w:sz w:val="16"/>
              <w:szCs w:val="16"/>
              <w:lang w:eastAsia="ja-JP"/>
            </w:rPr>
          </w:rPrChange>
        </w:rPr>
        <w:t>&gt;</w:t>
      </w:r>
      <w:r w:rsidRPr="00925FF4">
        <w:rPr>
          <w:rFonts w:ascii="Courier New" w:eastAsia="Arial Unicode MS" w:hAnsi="Courier New" w:cs="Courier New"/>
          <w:b/>
          <w:sz w:val="16"/>
          <w:szCs w:val="16"/>
          <w:lang w:val="de-CH" w:eastAsia="ja-JP"/>
          <w:rPrChange w:id="3011" w:author="Evain, Jean-Pierre" w:date="2017-06-09T15:09:00Z">
            <w:rPr>
              <w:rFonts w:ascii="Courier New" w:eastAsia="Arial Unicode MS" w:hAnsi="Courier New" w:cs="Courier New"/>
              <w:b/>
              <w:sz w:val="16"/>
              <w:szCs w:val="16"/>
              <w:lang w:eastAsia="ja-JP"/>
            </w:rPr>
          </w:rPrChange>
        </w:rPr>
        <w:t>Alternative</w:t>
      </w:r>
      <w:r w:rsidRPr="00925FF4">
        <w:rPr>
          <w:rFonts w:ascii="Courier New" w:eastAsia="Arial Unicode MS" w:hAnsi="Courier New" w:cs="Courier New"/>
          <w:sz w:val="16"/>
          <w:szCs w:val="16"/>
          <w:lang w:val="de-CH" w:eastAsia="ja-JP"/>
          <w:rPrChange w:id="3012" w:author="Evain, Jean-Pierre" w:date="2017-06-09T15:09:00Z">
            <w:rPr>
              <w:rFonts w:ascii="Courier New" w:eastAsia="Arial Unicode MS" w:hAnsi="Courier New" w:cs="Courier New"/>
              <w:sz w:val="16"/>
              <w:szCs w:val="16"/>
              <w:lang w:eastAsia="ja-JP"/>
            </w:rPr>
          </w:rPrChange>
        </w:rPr>
        <w:t xml:space="preserve"> 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1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1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1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1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Moby&lt;/Definition&gt;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&gt;World/Traditional/Ethnic/Folk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that is the product of a tradition that has been evolved through the process of oral transmission&lt;/Definition&gt;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&gt;Africa&lt;/Name&gt;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&gt;Australia/Oceania&lt;/Name&gt;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&gt;Caribbean&lt;/Name&gt;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&gt;Calypso&lt;/Name&gt;</w:t>
      </w:r>
    </w:p>
    <w:p w:rsidR="00A3385F" w:rsidRPr="00925FF4"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1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18"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01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2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2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22" w:author="Evain, Jean-Pierre" w:date="2017-06-09T15:09:00Z">
            <w:rPr>
              <w:rFonts w:ascii="Courier New" w:eastAsia="Arial Unicode MS" w:hAnsi="Courier New" w:cs="Courier New"/>
              <w:sz w:val="16"/>
              <w:szCs w:val="16"/>
              <w:lang w:eastAsia="ja-JP"/>
            </w:rPr>
          </w:rPrChange>
        </w:rPr>
        <w:t>&gt;e.g. Lord Kitchener&lt;/Definition&gt;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2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2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2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2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&gt;SOCA&lt;/Name&gt;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2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28"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02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3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3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32" w:author="Evain, Jean-Pierre" w:date="2017-06-09T15:09:00Z">
            <w:rPr>
              <w:rFonts w:ascii="Courier New" w:eastAsia="Arial Unicode MS" w:hAnsi="Courier New" w:cs="Courier New"/>
              <w:sz w:val="16"/>
              <w:szCs w:val="16"/>
              <w:lang w:eastAsia="ja-JP"/>
            </w:rPr>
          </w:rPrChange>
        </w:rPr>
        <w:t>&gt;e.g. Baha Men&lt;/Definition&gt;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3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3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3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3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&gt;Europe&lt;/Name&gt;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3.6.9.5.1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&gt;Britain&lt;/Name&gt;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3.6.9.5.2</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&gt;Ireland&lt;/Name&gt;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&gt;Latin America&lt;/Name&gt;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 East&lt;/Name&gt;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&gt;North America&lt;/Name&gt;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&gt;Hit-Chart/Song Requests&lt;/Name&gt;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&gt;Children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songs&lt;/Name&gt;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&gt;Wedding&lt;/Name&gt;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&gt;Ceremonial/Chants&lt;/Name&gt;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&gt;Spoken&lt;/Name&gt;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&gt;Ballroom&lt;/Name&gt;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music&lt;/Name&gt;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&gt;Medieval (before 1400)&lt;/Name&gt;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&gt;Renaissance (1400-1600)&lt;/Name&gt;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&gt;Baroque (1600-1760)&lt;/Name&gt;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(1730-1820)&lt;/Name&gt;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 (1815-1910&lt;/Name&gt;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&gt;20th Century&lt;/Name&gt;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&gt;1910s&lt;/Name&gt;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&gt;1920s&lt;/Name&gt;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&gt;1930s&lt;/Name&gt;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&gt;1940s&lt;/Name&gt;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&gt;1950s&lt;/Name&gt;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&gt;1960s&lt;/Name&gt;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&gt;1970s&lt;/Name&gt;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&gt;1980s&lt;/Name&gt;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&gt;21st Century&lt;/Name&gt;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&gt;2000s&lt;/Name&gt;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&gt;2010s&lt;/Name&gt;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&gt;2020s&lt;/Name&gt;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&gt;2030s&lt;/Name&gt;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&gt;2040s&lt;/Name&gt;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&gt;2050s&lt;/Name&gt;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&gt;2060s&lt;/Name&gt;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&gt;2070s&lt;/Name&gt;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&gt;2080s&lt;/Name&gt;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9A1675" w:rsidRPr="00F3500B" w:rsidRDefault="009A1675"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&gt;Desi&lt;/Name&gt;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&gt;Asian Underground&lt;/Name&gt;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&gt;Bhangra&lt;/Name&gt;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3.6.17.3</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&gt;Bollywood&lt;/Name&gt;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p>
    <w:p w:rsidR="00A3385F" w:rsidRPr="00F3500B" w:rsidRDefault="009A1675"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&gt;Experimental&lt;/Name&gt;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&gt;CONTENT GAMES CATEGORIES&lt;/Name&gt;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&gt;Online&lt;/Name&gt;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&gt;Platform&lt;/Name&gt;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&gt;Puzzle&lt;/Name&gt;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&gt;RPG/ MUDs&lt;/Name&gt;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&gt;Simulation&lt;/Name&gt;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&gt;Strategy&lt;/Name&gt;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&gt;Wrestling&lt;/Name&gt;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&gt;Classic/Retro&lt;/Name&gt;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&gt;STYLE&lt;/Name&gt;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&gt;Logic based&lt;/Name&gt;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 environments&lt;/Name&gt;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2D/3D graphics&lt;/Name&gt;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video&lt;/Name&gt;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&gt;LEISURE/HOBBY/LIFESTYLE&lt;/Name&gt;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Consumer Advice&lt;/Name&gt;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&gt;Road safety&lt;/Name&gt;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4C2B61" w:rsidRPr="00F3500B" w:rsidRDefault="00A3385F"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advice&lt;/Name&gt;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 xml:space="preserve">  &lt;Term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3.8.1.2.1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&gt;Personal finance &lt;/Name&gt;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&gt;Advice and information for individual consumers concerning financial products and services.</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&gt;Employment Advice&lt;/Name&gt;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&gt;Self-help&lt;/Name&gt;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&gt;Computing/Technology&lt;/Name&gt;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&gt;Technology/Computing&lt;/Name&gt;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games played on a computer&lt;/Definition&gt;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&gt;Cookery, Food, Drink&lt;/Name&gt;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&gt;Cookery&lt;/Name&gt;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&gt;Food and Drink&lt;/Name&gt;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&gt;Homes/Interior/Gardening&lt;/Name&gt;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&gt;Do-it-yourself&lt;/Name&gt;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consumer is given advice on how to perform home improvements themselves&lt;/Definition&gt;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Improvement&lt;/Name&gt;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&gt;Gardening&lt;/Name&gt;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Buying and Selling&lt;/Name&gt;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&gt;Hobbies&lt;/Name&gt;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&gt;Angling&lt;/Definition&gt;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&gt;Craft/Handicraft&lt;/Name&gt;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&gt;needlework, model making, sewing,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&gt;teaching how to play musical instruments on learning how to appreciate music&lt;/Definition&gt;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&gt;Monopoly, Scrabble, Mah-jong, Draughts (checkers), Backgammon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&gt;Card Games&lt;/Name&gt;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3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38"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03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4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4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42" w:author="Evain, Jean-Pierre" w:date="2017-06-09T15:09:00Z">
            <w:rPr>
              <w:rFonts w:ascii="Courier New" w:eastAsia="Arial Unicode MS" w:hAnsi="Courier New" w:cs="Courier New"/>
              <w:sz w:val="16"/>
              <w:szCs w:val="16"/>
              <w:lang w:eastAsia="ja-JP"/>
            </w:rPr>
          </w:rPrChange>
        </w:rPr>
        <w:t>&gt;Bridge, Poker,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4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4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4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&gt;Non-card games such as roulette, craps,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&gt;Shopping&lt;/Name&gt;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shopping advice: Not a programme designed to sell a specific product to the consumer&lt;/Definition&gt;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&gt;Collectibles/Antiques&lt;/Name&gt;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&gt;Jewellery&lt;/Name&gt;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&gt;Aviation&lt;/Name&gt;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a hobby, e.g. private pilots and general aviation. Elements concerning commercial aviation should be categor</w:t>
      </w:r>
      <w:r w:rsidR="002E157B" w:rsidRPr="00F3500B">
        <w:rPr>
          <w:rFonts w:ascii="Courier New" w:eastAsia="Arial Unicode MS" w:hAnsi="Courier New" w:cs="Courier New"/>
          <w:sz w:val="16"/>
          <w:szCs w:val="16"/>
          <w:lang w:eastAsia="ja-JP"/>
        </w:rPr>
        <w:t>ize</w:t>
      </w:r>
      <w:r w:rsidRPr="00F3500B">
        <w:rPr>
          <w:rFonts w:ascii="Courier New" w:eastAsia="Arial Unicode MS" w:hAnsi="Courier New" w:cs="Courier New"/>
          <w:sz w:val="16"/>
          <w:szCs w:val="16"/>
          <w:lang w:eastAsia="ja-JP"/>
        </w:rPr>
        <w:t>d in Air Transport (3.1.8.1) and elements concerning Aviation as a sport should be in 3.2.14 and its sub-categories&lt;/Definition&gt;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&gt;Trains&lt;/Name&gt;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&gt;Ornithology&lt;/Name&gt;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&gt;Bird Watching&lt;/Definition&gt;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&gt;Cars and Motoring&lt;/Name&gt;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&gt;Motorcycle&lt;/Name&gt;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&gt;Personal/Lifestyle/Family&lt;/Name&gt;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&gt;Fitness / Keep-fit&lt;/Name&gt;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health&lt;/Name&gt;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&gt;Fashion&lt;/Name&gt;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&gt;House Keeping&lt;/Name&gt;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&gt;Parenting&lt;/Name&gt;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&gt;Beauty&lt;/Name&gt;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3.8.7.7</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&gt;Sex education&lt;/Name&gt;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3A19B8">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&gt;Travel/Tourism&lt;/Name&gt;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&gt;Holidays&lt;/Name&gt;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&gt;package and self organ</w:t>
      </w:r>
      <w:r w:rsidR="002E157B" w:rsidRPr="00F3500B">
        <w:rPr>
          <w:rFonts w:ascii="Courier New" w:eastAsia="Arial Unicode MS" w:hAnsi="Courier New" w:cs="Courier New"/>
          <w:sz w:val="16"/>
          <w:szCs w:val="16"/>
          <w:lang w:eastAsia="ja-JP"/>
        </w:rPr>
        <w:t>ize</w:t>
      </w:r>
      <w:r w:rsidRPr="00F3500B">
        <w:rPr>
          <w:rFonts w:ascii="Courier New" w:eastAsia="Arial Unicode MS" w:hAnsi="Courier New" w:cs="Courier New"/>
          <w:sz w:val="16"/>
          <w:szCs w:val="16"/>
          <w:lang w:eastAsia="ja-JP"/>
        </w:rPr>
        <w:t>d holidays&lt;/Definition&gt;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&gt;Adventure/Expeditions&lt;/Name&gt;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&gt;Outdoor pursuits&lt;/Name&gt;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&gt;hiking, camping, rambling&lt;/Definition&gt;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4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4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04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4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5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51" w:author="Evain, Jean-Pierre" w:date="2017-06-09T15:09:00Z">
            <w:rPr>
              <w:rFonts w:ascii="Courier New" w:eastAsia="Arial Unicode MS" w:hAnsi="Courier New" w:cs="Courier New"/>
              <w:sz w:val="16"/>
              <w:szCs w:val="16"/>
              <w:lang w:eastAsia="ja-JP"/>
            </w:rPr>
          </w:rPrChange>
        </w:rPr>
        <w:t>&gt;ADULT&lt;/Name&gt;</w:t>
      </w:r>
    </w:p>
    <w:p w:rsidR="00A3385F" w:rsidRPr="00925FF4"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52"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053" w:author="Evain, Jean-Pierre" w:date="2017-06-09T15:09:00Z">
            <w:rPr>
              <w:rFonts w:ascii="Courier New" w:eastAsia="Arial Unicode MS" w:hAnsi="Courier New" w:cs="Courier New"/>
              <w:sz w:val="16"/>
              <w:szCs w:val="16"/>
              <w:lang w:eastAsia="ja-JP"/>
            </w:rPr>
          </w:rPrChange>
        </w:rPr>
        <w:tab/>
        <w:t>&lt;/Term&gt;</w:t>
      </w:r>
    </w:p>
    <w:p w:rsidR="00A3385F" w:rsidRPr="00925FF4" w:rsidRDefault="00A3385F" w:rsidP="000F4353">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de-CH"/>
          <w:rPrChange w:id="3054" w:author="Evain, Jean-Pierre" w:date="2017-06-09T15:09:00Z">
            <w:rPr>
              <w:rFonts w:ascii="Courier New" w:hAnsi="Courier New" w:cs="Courier New"/>
              <w:sz w:val="16"/>
              <w:szCs w:val="16"/>
            </w:rPr>
          </w:rPrChange>
        </w:rPr>
      </w:pPr>
      <w:r w:rsidRPr="00925FF4">
        <w:rPr>
          <w:rFonts w:ascii="Courier New" w:eastAsia="Arial Unicode MS" w:hAnsi="Courier New" w:cs="Courier New"/>
          <w:sz w:val="16"/>
          <w:szCs w:val="16"/>
          <w:lang w:val="de-CH" w:eastAsia="ja-JP"/>
          <w:rPrChange w:id="3055" w:author="Evain, Jean-Pierre" w:date="2017-06-09T15:09:00Z">
            <w:rPr>
              <w:rFonts w:ascii="Courier New" w:eastAsia="Arial Unicode MS" w:hAnsi="Courier New" w:cs="Courier New"/>
              <w:sz w:val="16"/>
              <w:szCs w:val="16"/>
              <w:lang w:eastAsia="ja-JP"/>
            </w:rPr>
          </w:rPrChange>
        </w:rPr>
        <w:t>&lt;/ClassificationScheme&gt;</w:t>
      </w:r>
    </w:p>
    <w:p w:rsidR="00615D37" w:rsidRPr="00925FF4" w:rsidRDefault="00615D37" w:rsidP="00615D37">
      <w:pPr>
        <w:rPr>
          <w:lang w:val="de-CH"/>
          <w:rPrChange w:id="3056" w:author="Evain, Jean-Pierre" w:date="2017-06-09T15:09:00Z">
            <w:rPr/>
          </w:rPrChange>
        </w:rPr>
      </w:pPr>
    </w:p>
    <w:p w:rsidR="00A3385F" w:rsidRPr="00925FF4" w:rsidRDefault="00A3385F" w:rsidP="00614D0B">
      <w:pPr>
        <w:pStyle w:val="Heading1"/>
        <w:rPr>
          <w:lang w:val="de-CH"/>
          <w:rPrChange w:id="3057" w:author="Evain, Jean-Pierre" w:date="2017-06-09T15:09:00Z">
            <w:rPr/>
          </w:rPrChange>
        </w:rPr>
      </w:pPr>
      <w:bookmarkStart w:id="3058" w:name="_Toc445719015"/>
      <w:r w:rsidRPr="00925FF4">
        <w:rPr>
          <w:lang w:val="de-CH"/>
          <w:rPrChange w:id="3059" w:author="Evain, Jean-Pierre" w:date="2017-06-09T15:09:00Z">
            <w:rPr/>
          </w:rPrChange>
        </w:rPr>
        <w:t>A.9</w:t>
      </w:r>
      <w:r w:rsidRPr="00925FF4">
        <w:rPr>
          <w:lang w:val="de-CH"/>
          <w:rPrChange w:id="3060" w:author="Evain, Jean-Pierre" w:date="2017-06-09T15:09:00Z">
            <w:rPr/>
          </w:rPrChange>
        </w:rPr>
        <w:tab/>
        <w:t>ContentCommercialCS</w:t>
      </w:r>
      <w:bookmarkEnd w:id="3058"/>
    </w:p>
    <w:p w:rsidR="00A3385F" w:rsidRPr="00925FF4"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61" w:author="Evain, Jean-Pierre" w:date="2017-06-09T15:09:00Z">
            <w:rPr>
              <w:rFonts w:ascii="Courier New" w:eastAsia="Arial Unicode MS" w:hAnsi="Courier New" w:cs="Courier New"/>
              <w:sz w:val="16"/>
              <w:szCs w:val="16"/>
              <w:lang w:eastAsia="ja-JP"/>
            </w:rPr>
          </w:rPrChange>
        </w:rPr>
      </w:pPr>
      <w:r w:rsidRPr="00925FF4">
        <w:rPr>
          <w:rFonts w:ascii="Courier New" w:hAnsi="Courier New" w:cs="Courier New"/>
          <w:sz w:val="16"/>
          <w:szCs w:val="16"/>
          <w:lang w:val="de-CH"/>
          <w:rPrChange w:id="3062" w:author="Evain, Jean-Pierre" w:date="2017-06-09T15:09:00Z">
            <w:rPr>
              <w:rFonts w:ascii="Courier New" w:hAnsi="Courier New" w:cs="Courier New"/>
              <w:sz w:val="16"/>
              <w:szCs w:val="16"/>
            </w:rPr>
          </w:rPrChange>
        </w:rPr>
        <w:t>&lt;?xml version=</w:t>
      </w:r>
      <w:r w:rsidR="00452C3A" w:rsidRPr="00925FF4">
        <w:rPr>
          <w:rFonts w:ascii="Courier New" w:hAnsi="Courier New" w:cs="Courier New"/>
          <w:sz w:val="16"/>
          <w:szCs w:val="16"/>
          <w:lang w:val="de-CH"/>
          <w:rPrChange w:id="3063" w:author="Evain, Jean-Pierre" w:date="2017-06-09T15:09:00Z">
            <w:rPr>
              <w:rFonts w:ascii="Courier New" w:hAnsi="Courier New" w:cs="Courier New"/>
              <w:sz w:val="16"/>
              <w:szCs w:val="16"/>
            </w:rPr>
          </w:rPrChange>
        </w:rPr>
        <w:t>"</w:t>
      </w:r>
      <w:r w:rsidRPr="00925FF4">
        <w:rPr>
          <w:rFonts w:ascii="Courier New" w:hAnsi="Courier New" w:cs="Courier New"/>
          <w:sz w:val="16"/>
          <w:szCs w:val="16"/>
          <w:lang w:val="de-CH"/>
          <w:rPrChange w:id="3064" w:author="Evain, Jean-Pierre" w:date="2017-06-09T15:09:00Z">
            <w:rPr>
              <w:rFonts w:ascii="Courier New" w:hAnsi="Courier New" w:cs="Courier New"/>
              <w:sz w:val="16"/>
              <w:szCs w:val="16"/>
            </w:rPr>
          </w:rPrChange>
        </w:rPr>
        <w:t>1.0</w:t>
      </w:r>
      <w:r w:rsidR="00452C3A" w:rsidRPr="00925FF4">
        <w:rPr>
          <w:rFonts w:ascii="Courier New" w:hAnsi="Courier New" w:cs="Courier New"/>
          <w:sz w:val="16"/>
          <w:szCs w:val="16"/>
          <w:lang w:val="de-CH"/>
          <w:rPrChange w:id="3065" w:author="Evain, Jean-Pierre" w:date="2017-06-09T15:09:00Z">
            <w:rPr>
              <w:rFonts w:ascii="Courier New" w:hAnsi="Courier New" w:cs="Courier New"/>
              <w:sz w:val="16"/>
              <w:szCs w:val="16"/>
            </w:rPr>
          </w:rPrChange>
        </w:rPr>
        <w:t>"</w:t>
      </w:r>
      <w:r w:rsidRPr="00925FF4">
        <w:rPr>
          <w:rFonts w:ascii="Courier New" w:hAnsi="Courier New" w:cs="Courier New"/>
          <w:sz w:val="16"/>
          <w:szCs w:val="16"/>
          <w:lang w:val="de-CH"/>
          <w:rPrChange w:id="3066" w:author="Evain, Jean-Pierre" w:date="2017-06-09T15:09:00Z">
            <w:rPr>
              <w:rFonts w:ascii="Courier New" w:hAnsi="Courier New" w:cs="Courier New"/>
              <w:sz w:val="16"/>
              <w:szCs w:val="16"/>
            </w:rPr>
          </w:rPrChange>
        </w:rPr>
        <w:t xml:space="preserve"> encoding=</w:t>
      </w:r>
      <w:r w:rsidR="00452C3A" w:rsidRPr="00925FF4">
        <w:rPr>
          <w:rFonts w:ascii="Courier New" w:hAnsi="Courier New" w:cs="Courier New"/>
          <w:sz w:val="16"/>
          <w:szCs w:val="16"/>
          <w:lang w:val="de-CH"/>
          <w:rPrChange w:id="3067" w:author="Evain, Jean-Pierre" w:date="2017-06-09T15:09:00Z">
            <w:rPr>
              <w:rFonts w:ascii="Courier New" w:hAnsi="Courier New" w:cs="Courier New"/>
              <w:sz w:val="16"/>
              <w:szCs w:val="16"/>
            </w:rPr>
          </w:rPrChange>
        </w:rPr>
        <w:t>"</w:t>
      </w:r>
      <w:r w:rsidRPr="00925FF4">
        <w:rPr>
          <w:rFonts w:ascii="Courier New" w:hAnsi="Courier New" w:cs="Courier New"/>
          <w:sz w:val="16"/>
          <w:szCs w:val="16"/>
          <w:lang w:val="de-CH"/>
          <w:rPrChange w:id="3068" w:author="Evain, Jean-Pierre" w:date="2017-06-09T15:09:00Z">
            <w:rPr>
              <w:rFonts w:ascii="Courier New" w:hAnsi="Courier New" w:cs="Courier New"/>
              <w:sz w:val="16"/>
              <w:szCs w:val="16"/>
            </w:rPr>
          </w:rPrChange>
        </w:rPr>
        <w:t>UTF-8</w:t>
      </w:r>
      <w:r w:rsidR="00452C3A" w:rsidRPr="00925FF4">
        <w:rPr>
          <w:rFonts w:ascii="Courier New" w:hAnsi="Courier New" w:cs="Courier New"/>
          <w:sz w:val="16"/>
          <w:szCs w:val="16"/>
          <w:lang w:val="de-CH"/>
          <w:rPrChange w:id="3069" w:author="Evain, Jean-Pierre" w:date="2017-06-09T15:09:00Z">
            <w:rPr>
              <w:rFonts w:ascii="Courier New" w:hAnsi="Courier New" w:cs="Courier New"/>
              <w:sz w:val="16"/>
              <w:szCs w:val="16"/>
            </w:rPr>
          </w:rPrChange>
        </w:rPr>
        <w:t>"</w:t>
      </w:r>
      <w:r w:rsidRPr="00925FF4">
        <w:rPr>
          <w:rFonts w:ascii="Courier New" w:hAnsi="Courier New" w:cs="Courier New"/>
          <w:sz w:val="16"/>
          <w:szCs w:val="16"/>
          <w:lang w:val="de-CH"/>
          <w:rPrChange w:id="3070" w:author="Evain, Jean-Pierre" w:date="2017-06-09T15:09:00Z">
            <w:rPr>
              <w:rFonts w:ascii="Courier New" w:hAnsi="Courier New" w:cs="Courier New"/>
              <w:sz w:val="16"/>
              <w:szCs w:val="16"/>
            </w:rPr>
          </w:rPrChange>
        </w:rPr>
        <w:t>?&gt;</w:t>
      </w:r>
    </w:p>
    <w:p w:rsidR="00A3385F" w:rsidRPr="00925FF4"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71"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072" w:author="Evain, Jean-Pierre" w:date="2017-06-09T15:09:00Z">
            <w:rPr>
              <w:rFonts w:ascii="Courier New" w:eastAsia="Arial Unicode MS" w:hAnsi="Courier New" w:cs="Courier New"/>
              <w:sz w:val="16"/>
              <w:szCs w:val="16"/>
              <w:lang w:eastAsia="ja-JP"/>
            </w:rPr>
          </w:rPrChange>
        </w:rPr>
        <w:t>&lt;ClassificationScheme uri=</w:t>
      </w:r>
      <w:r w:rsidR="00452C3A" w:rsidRPr="00925FF4">
        <w:rPr>
          <w:rFonts w:ascii="Courier New" w:eastAsia="Arial Unicode MS" w:hAnsi="Courier New" w:cs="Courier New"/>
          <w:sz w:val="16"/>
          <w:szCs w:val="16"/>
          <w:lang w:val="de-CH" w:eastAsia="ja-JP"/>
          <w:rPrChange w:id="307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74" w:author="Evain, Jean-Pierre" w:date="2017-06-09T15:09:00Z">
            <w:rPr>
              <w:rFonts w:ascii="Courier New" w:eastAsia="Arial Unicode MS" w:hAnsi="Courier New" w:cs="Courier New"/>
              <w:sz w:val="16"/>
              <w:szCs w:val="16"/>
              <w:lang w:eastAsia="ja-JP"/>
            </w:rPr>
          </w:rPrChange>
        </w:rPr>
        <w:t>urn:tva:metadata:cs:ContentCommercialCS:2005</w:t>
      </w:r>
      <w:r w:rsidR="00452C3A" w:rsidRPr="00925FF4">
        <w:rPr>
          <w:rFonts w:ascii="Courier New" w:eastAsia="Arial Unicode MS" w:hAnsi="Courier New" w:cs="Courier New"/>
          <w:sz w:val="16"/>
          <w:szCs w:val="16"/>
          <w:lang w:val="de-CH" w:eastAsia="ja-JP"/>
          <w:rPrChange w:id="307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76" w:author="Evain, Jean-Pierre" w:date="2017-06-09T15:09:00Z">
            <w:rPr>
              <w:rFonts w:ascii="Courier New" w:eastAsia="Arial Unicode MS" w:hAnsi="Courier New" w:cs="Courier New"/>
              <w:sz w:val="16"/>
              <w:szCs w:val="16"/>
              <w:lang w:eastAsia="ja-JP"/>
            </w:rPr>
          </w:rPrChange>
        </w:rPr>
        <w:t>&gt;</w:t>
      </w:r>
    </w:p>
    <w:p w:rsidR="00A3385F" w:rsidRPr="00925FF4"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77"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078" w:author="Evain, Jean-Pierre" w:date="2017-06-09T15:09:00Z">
            <w:rPr>
              <w:rFonts w:ascii="Courier New" w:eastAsia="Arial Unicode MS" w:hAnsi="Courier New" w:cs="Courier New"/>
              <w:sz w:val="16"/>
              <w:szCs w:val="16"/>
              <w:lang w:eastAsia="ja-JP"/>
            </w:rPr>
          </w:rPrChange>
        </w:rPr>
        <w:tab/>
        <w:t>&lt;!-- ##################################################################### --&gt;</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79" w:author="Evain, Jean-Pierre" w:date="2017-06-09T15:09:00Z">
            <w:rPr>
              <w:rFonts w:ascii="Courier New" w:eastAsia="Arial Unicode MS" w:hAnsi="Courier New" w:cs="Courier New"/>
              <w:sz w:val="16"/>
              <w:szCs w:val="16"/>
              <w:lang w:eastAsia="ja-JP"/>
            </w:rPr>
          </w:rPrChange>
        </w:rPr>
        <w:tab/>
        <w:t xml:space="preserve">&lt;!-- CONTENTCOMMERCIAL, extension for commercial products.                                </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according to their content or subject.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Unlike in the case of the form dimension, it is essential to hear the programme.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&gt;Commercial/Products&lt;/Name&gt;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&gt;Agriculture, forestry and fishery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&gt;Products of agriculture, horticulture and market gardening&lt;/Name&gt;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 animals and animal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&gt;Forestry and logging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 and other fishing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&gt;Ores and minerals; electricity, gas and 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&gt;Coal and lignite; peat&lt;/Name&gt;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&gt;Crude petroleum and natural gas&lt;/Name&gt;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&gt;Uranium and thorium ores&lt;/Name&gt;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 ores&lt;/Name&gt;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&gt;Stone, sand and clay&lt;/Name&gt;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minerals&lt;/Name&gt;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&gt;Electricity, town gas, steam and hot 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&gt;Food products, beverages and tobacco; textiles, apparel and leather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&gt;Meat, fish, fruit, vegetables, oils and fats&lt;/Name&gt;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&gt;Dairy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&gt;Grain mill products, starches and starch products; other food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&gt;Beverages&lt;/Name&gt;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&gt;Tobacco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&gt;Yarn and thread; woven and tufted textile fabrics&lt;/Name&gt;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&gt;Textile articles other than apparel&lt;/Name&gt;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&gt;Knitted or crocheted fabrics; wearing apparel&lt;/Name&gt;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&gt;Leather and leather products; footwear&lt;/Name&gt;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transportable goods, except metal products,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&gt;Products of wood, cork, straw and plaiting materials&lt;/Name&gt;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&gt;Pulp, paper and paper products; printed matter and related articles&lt;/Name&gt;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&gt;Coke oven products; refined petroleum products; nuclear fuel&lt;/Name&gt;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chemicals&lt;/Name&gt;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chemical products; man-made fibres&lt;/Name&gt;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&gt;Rubber and plastics products&lt;/Name&gt;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&gt;Glass and glass products and other non-metallic products n.e.c.&lt;/Name&gt;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&gt;Furniture; other transportable goods n.e.c.&lt;/Name&gt;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&gt;Wastes or scraps&lt;/Name&gt;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 products,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metals&lt;/Name&gt;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&gt;Fabricated metal products, except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purpose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purpose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&gt;Office, accounting and computing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&gt;Electrical machinery and apparatus&lt;/Name&gt;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television and communication equipment and apparatus&lt;/Name&gt;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&gt;Medical appliances, precision and optical instruments, watches and clocks&lt;/Name&gt;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&gt;Intangible assets; land; constructions; construction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&gt;Intangible assets&lt;/Name&gt;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&gt;Distributive trade services; lodging; food and beverage serving services; transport services; and utilities distribution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&gt;Wholesale trade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&gt;Retail trade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&gt;Lodging; food and beverage serving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transport services&lt;/Name&gt;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&gt;Supporting and auxiliary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&gt;Postal and courier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&gt;Electricity distribution services; gas and water distribution services through mains&lt;/Name&gt;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&gt;Financial and related services; real estate services; and rental and leasing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&gt;Financial intermediation, insurance and auxiliary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 estate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&gt;Leasing or rental services without operator&lt;/Name&gt;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&gt;Business and production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&gt;Research and development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&gt;Professional, scientific and technical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professional, scientific and technical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&gt;Telecommunications services; information retrieval and supply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services, on a fee or contract basis&lt;/Name&gt;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&gt;Maintenance and repair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&gt;Community, social and personal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&gt;Public administration and other services to the community as a whole; compulsory social security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&gt;Health and social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&gt;Sewage and refuse disposal, sanitation and other environmental protection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of membership organizations&lt;/Name&gt;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&gt;Recreational, cultural and sporting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services&lt;/Name&gt;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&gt;Domestic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provided by extraterritorial organizations and bodies&lt;/Name&gt;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3080" w:name="_Toc445719016"/>
      <w:r w:rsidRPr="00F3500B">
        <w:t>A.10</w:t>
      </w:r>
      <w:r w:rsidRPr="00F3500B">
        <w:tab/>
        <w:t>OriginationCS</w:t>
      </w:r>
      <w:bookmarkEnd w:id="3080"/>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&lt;?xml version=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encoding=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UTF-8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urn:tva:metadata:cs:OriginationCS:20</w:t>
      </w:r>
      <w:r w:rsidR="00E74347"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&lt;!--ORIGINATION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The original distribution method or platform for the content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&gt;Cinema&lt;/Name&gt;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viewing in the cinema&lt;/Definition&gt;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81"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82"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08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84"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8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86" w:author="Evain, Jean-Pierre" w:date="2017-06-09T15:09:00Z">
            <w:rPr>
              <w:rFonts w:ascii="Courier New" w:eastAsia="Arial Unicode MS" w:hAnsi="Courier New" w:cs="Courier New"/>
              <w:sz w:val="16"/>
              <w:szCs w:val="16"/>
              <w:lang w:eastAsia="ja-JP"/>
            </w:rPr>
          </w:rPrChange>
        </w:rPr>
        <w:t>&gt;.&lt;/Definition&gt;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8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88"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by the consumer&lt;/Name&gt;</w:t>
      </w:r>
    </w:p>
    <w:p w:rsidR="00A3385F" w:rsidRPr="00F3500B" w:rsidRDefault="00A3385F" w:rsidP="00361E9D">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5.7.4</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&gt;Produced by major studio&lt;/Name&gt;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5.7.5</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&gt;Produced by independent studio&lt;/Name&gt;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viewing on TV screens&lt;/Definition&gt;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 such as Match of the Day, NFL highlights&lt;/Definition&gt;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 such as quiz show from village hall where the action comes to the equipment required to make the programme&lt;/Definition&gt;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Weather. Lottery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&gt;CNN rebroadcasts, Question Time,&lt;/Definition&gt;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&gt;Sitcoms, most entertainment shows, Dramas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by the consumer&lt;/Name&gt;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home video shared between consumer&lt;/Definition&gt;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listening on Radio&lt;/Definition&gt;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events such as Down Your Way,&lt;/Definition&gt;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 such as quiz show from village hall where the action comes to the equipment required to make the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&gt;DJ hosted programme, live chat show&lt;/Definition&gt;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&gt;repeats of whole previous programmes, deferred relays for rights&lt;/Definition&gt;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drama, documentary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consumer equipment (home audio)&lt;/Name&gt;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 streaming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&gt;deferred live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audio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&gt;Online Distribution&lt;/Name&gt;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distribution over non broadcast networks (streaming or download)&lt;/Definition&gt;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Weather. Lottery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89"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090"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09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92"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09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094" w:author="Evain, Jean-Pierre" w:date="2017-06-09T15:09:00Z">
            <w:rPr>
              <w:rFonts w:ascii="Courier New" w:eastAsia="Arial Unicode MS" w:hAnsi="Courier New" w:cs="Courier New"/>
              <w:sz w:val="16"/>
              <w:szCs w:val="16"/>
              <w:lang w:eastAsia="ja-JP"/>
            </w:rPr>
          </w:rPrChange>
        </w:rPr>
        <w:t>&gt;,&lt;/Definition&gt;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09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96"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097"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consumer equipment&lt;/Name&gt;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home video shared between consumer&lt;/Definition&gt;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&gt;Offline Distribution&lt;/Name&gt;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&gt;CDs DVDs Other removable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615D37">
      <w:pPr>
        <w:rPr>
          <w:rFonts w:eastAsia="Arial Unicode MS"/>
          <w:lang w:eastAsia="ja-JP"/>
        </w:rPr>
      </w:pPr>
    </w:p>
    <w:p w:rsidR="00A3385F" w:rsidRPr="00F3500B" w:rsidRDefault="00A3385F" w:rsidP="00614D0B">
      <w:pPr>
        <w:pStyle w:val="Heading1"/>
      </w:pPr>
      <w:bookmarkStart w:id="3098" w:name="_Toc445719017"/>
      <w:r w:rsidRPr="00F3500B">
        <w:t>A.11</w:t>
      </w:r>
      <w:r w:rsidRPr="00F3500B">
        <w:tab/>
        <w:t>IntendedAudienceCS</w:t>
      </w:r>
      <w:bookmarkEnd w:id="3098"/>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urn:tva:metadata:cs:IntendedAudienceCS:20</w:t>
      </w:r>
      <w:r w:rsidR="002D18E8" w:rsidRPr="00F3500B">
        <w:rPr>
          <w:rFonts w:ascii="Courier New" w:eastAsia="Arial Unicode MS" w:hAnsi="Courier New" w:cs="Courier New"/>
          <w:sz w:val="16"/>
          <w:szCs w:val="16"/>
          <w:lang w:eastAsia="ja-JP"/>
        </w:rPr>
        <w:t>1</w:t>
      </w:r>
      <w:r w:rsidR="00C522B9"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INTENDED AUDIENCE / TARGET GROUP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Programme intended for special audiences defined by age, cultural/ethnic background,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profession etc.</w:t>
      </w:r>
      <w:r w:rsidRPr="00F3500B">
        <w:rPr>
          <w:rFonts w:ascii="Courier New" w:eastAsia="Arial Unicode MS" w:hAnsi="Courier New" w:cs="Courier New"/>
          <w:sz w:val="16"/>
          <w:szCs w:val="16"/>
          <w:lang w:eastAsia="ja-JP"/>
        </w:rPr>
        <w:tab/>
        <w:t xml:space="preserve">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AUDIENCE&lt;/Name&gt;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not intended for a specific target group&lt;/Definition&gt;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age group levels for which the programme is primarily intended&lt;/Definition&gt;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&gt;Children&lt;/Name&gt;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4-7&lt;/Name&gt;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8-13&lt;/Name&gt;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14-15&lt;/Name&gt;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0-3&lt;/Name&gt;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16-17&lt;/Name&gt;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18-24&lt;/Name&gt;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25-34&lt;/Name&gt;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35-44&lt;/Name&gt;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45-54&lt;/Name&gt;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55-64&lt;/Name&gt;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65+&lt;/Name&gt;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&gt;specific single 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&gt;This section to be used where a programme targets one specific age&lt;/Definition&gt;</w:t>
      </w:r>
    </w:p>
    <w:p w:rsidR="00A3385F" w:rsidRPr="00F3500B" w:rsidRDefault="00A3385F" w:rsidP="00C522B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522B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4.2.3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&gt;Teenagers&lt;/Name&gt;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&gt;Content aimed at audience members aged 13-19 inclusive.&lt;/Definition&gt;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4.2.4</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&gt;Pre-teens&lt;/Name&gt;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&gt;Content aimed at audience members aged 12 or below.&lt;/Definition&gt;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 / REGIONAL / MINORITY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&gt;Ethnic&lt;/Name&gt;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people differ</w:t>
      </w:r>
      <w:r w:rsidR="0092549F" w:rsidRPr="00F3500B">
        <w:rPr>
          <w:rFonts w:ascii="Courier New" w:eastAsia="Arial Unicode MS" w:hAnsi="Courier New" w:cs="Courier New"/>
          <w:sz w:val="16"/>
          <w:szCs w:val="16"/>
          <w:lang w:eastAsia="ja-JP"/>
        </w:rPr>
        <w:t>ing in language and/or culture e</w:t>
      </w:r>
      <w:r w:rsidRPr="00F3500B">
        <w:rPr>
          <w:rFonts w:ascii="Courier New" w:eastAsia="Arial Unicode MS" w:hAnsi="Courier New" w:cs="Courier New"/>
          <w:sz w:val="16"/>
          <w:szCs w:val="16"/>
          <w:lang w:eastAsia="ja-JP"/>
        </w:rPr>
        <w:t>.g. Local key words to apply (i.e. Asian)&lt;/Definition&gt;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&gt;Immigrant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non-native born people and their immediate descendants, differing in language and/or culture&lt;/Definition&gt;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&gt;Indigenous&lt;/Name&gt;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native born people and their immediate descendants, differing in language and/or culture&lt;/Definition&gt;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key words to apply (i.e. Shinto, Christian, Hindu etc)&lt;/Definition&gt;</w:t>
      </w:r>
    </w:p>
    <w:p w:rsidR="00A3385F" w:rsidRPr="00F3500B" w:rsidRDefault="00A3385F" w:rsidP="0018530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4.3.3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w:t>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&gt;Disabled&lt;/Name&gt;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for people with one or more disabilities&lt;/Definition&gt;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&gt;OCCUPATIONAL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occupation of the consumer for which the programme is primarily intended&lt;/Definition&gt;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099"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00" w:author="Evain, Jean-Pierre" w:date="2017-06-09T15:09:00Z">
            <w:rPr>
              <w:rFonts w:ascii="Courier New" w:eastAsia="Arial Unicode MS" w:hAnsi="Courier New" w:cs="Courier New"/>
              <w:sz w:val="16"/>
              <w:szCs w:val="16"/>
              <w:lang w:eastAsia="ja-JP"/>
            </w:rPr>
          </w:rPrChange>
        </w:rPr>
        <w:t>&lt;Term termID=</w:t>
      </w:r>
      <w:r w:rsidR="00452C3A" w:rsidRPr="00925FF4">
        <w:rPr>
          <w:rFonts w:ascii="Courier New" w:eastAsia="Arial Unicode MS" w:hAnsi="Courier New" w:cs="Courier New"/>
          <w:sz w:val="16"/>
          <w:szCs w:val="16"/>
          <w:lang w:val="de-CH" w:eastAsia="ja-JP"/>
          <w:rPrChange w:id="310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02" w:author="Evain, Jean-Pierre" w:date="2017-06-09T15:09:00Z">
            <w:rPr>
              <w:rFonts w:ascii="Courier New" w:eastAsia="Arial Unicode MS" w:hAnsi="Courier New" w:cs="Courier New"/>
              <w:sz w:val="16"/>
              <w:szCs w:val="16"/>
              <w:lang w:eastAsia="ja-JP"/>
            </w:rPr>
          </w:rPrChange>
        </w:rPr>
        <w:t>4.4.1</w:t>
      </w:r>
      <w:r w:rsidR="00452C3A" w:rsidRPr="00925FF4">
        <w:rPr>
          <w:rFonts w:ascii="Courier New" w:eastAsia="Arial Unicode MS" w:hAnsi="Courier New" w:cs="Courier New"/>
          <w:sz w:val="16"/>
          <w:szCs w:val="16"/>
          <w:lang w:val="de-CH" w:eastAsia="ja-JP"/>
          <w:rPrChange w:id="310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04" w:author="Evain, Jean-Pierre" w:date="2017-06-09T15:09:00Z">
            <w:rPr>
              <w:rFonts w:ascii="Courier New" w:eastAsia="Arial Unicode MS" w:hAnsi="Courier New" w:cs="Courier New"/>
              <w:sz w:val="16"/>
              <w:szCs w:val="16"/>
              <w:lang w:eastAsia="ja-JP"/>
            </w:rPr>
          </w:rPrChange>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05"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106"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0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08" w:author="Evain, Jean-Pierre" w:date="2017-06-09T15:09: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310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1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1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12" w:author="Evain, Jean-Pierre" w:date="2017-06-09T15:09:00Z">
            <w:rPr>
              <w:rFonts w:ascii="Courier New" w:eastAsia="Arial Unicode MS" w:hAnsi="Courier New" w:cs="Courier New"/>
              <w:sz w:val="16"/>
              <w:szCs w:val="16"/>
              <w:lang w:eastAsia="ja-JP"/>
            </w:rPr>
          </w:rPrChange>
        </w:rPr>
        <w:t>&gt;AB&lt;/Name&gt;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1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1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1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&gt;Opinion former, Judge, Member of the Govt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&gt;Industry leader, Senior Govt figure, Professionals (Doctors, Lawyers</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&gt;C1C2&lt;/Name&gt;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&gt;C1&lt;/Name&gt;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&gt;White collar worker&lt;/Definition&gt;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&gt;C2&lt;/Name&gt;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&gt;Skilled manual labourer&lt;/Definition&gt;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manual labourer&lt;/Definition&gt;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1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1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1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1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2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21" w:author="Evain, Jean-Pierre" w:date="2017-06-09T15:09:00Z">
            <w:rPr>
              <w:rFonts w:ascii="Courier New" w:eastAsia="Arial Unicode MS" w:hAnsi="Courier New" w:cs="Courier New"/>
              <w:sz w:val="16"/>
              <w:szCs w:val="16"/>
              <w:lang w:eastAsia="ja-JP"/>
            </w:rPr>
          </w:rPrChange>
        </w:rPr>
        <w:t>&gt;E&lt;/Name&gt;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2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2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24"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25"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&gt;Unemployed (+ students!)&lt;/Definition&gt;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SPECIAL INTEREST / OCCUPATIONAL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Keywords to apply. (i.e. Farmer, Student, DIY, Angler, Gay and lesbian)&lt;/Definition&gt;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&gt;GENDER&lt;/Name&gt;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&gt;Primarily for males&lt;/Name&gt;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&gt;Primarily for females&lt;/Name&gt;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&gt;GEOGRAPHICAL&lt;/Name&gt;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territory for which the programme is primarily intended&lt;/Definition&gt;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for all audiences regardless of territory&lt;/Definition&gt;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&gt;Continental&lt;/Name&gt;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&gt;Asia, European&lt;/Definition&gt;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2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2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2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2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3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31" w:author="Evain, Jean-Pierre" w:date="2017-06-09T15:09:00Z">
            <w:rPr>
              <w:rFonts w:ascii="Courier New" w:eastAsia="Arial Unicode MS" w:hAnsi="Courier New" w:cs="Courier New"/>
              <w:sz w:val="16"/>
              <w:szCs w:val="16"/>
              <w:lang w:eastAsia="ja-JP"/>
            </w:rPr>
          </w:rPrChange>
        </w:rPr>
        <w:t>&gt;National&lt;/Name&gt;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3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3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34"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&gt;France, S. Africa&lt;/Definition&gt;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35"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36"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3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38"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3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40" w:author="Evain, Jean-Pierre" w:date="2017-06-09T15:09:00Z">
            <w:rPr>
              <w:rFonts w:ascii="Courier New" w:eastAsia="Arial Unicode MS" w:hAnsi="Courier New" w:cs="Courier New"/>
              <w:sz w:val="16"/>
              <w:szCs w:val="16"/>
              <w:lang w:eastAsia="ja-JP"/>
            </w:rPr>
          </w:rPrChange>
        </w:rPr>
        <w:t>&gt;Regional&lt;/Name&gt;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41"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4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43"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 West, Pacific Rim&lt;/Definition&gt;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44"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45"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146"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47"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4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49" w:author="Evain, Jean-Pierre" w:date="2017-06-09T15:09:00Z">
            <w:rPr>
              <w:rFonts w:ascii="Courier New" w:eastAsia="Arial Unicode MS" w:hAnsi="Courier New" w:cs="Courier New"/>
              <w:sz w:val="16"/>
              <w:szCs w:val="16"/>
              <w:lang w:eastAsia="ja-JP"/>
            </w:rPr>
          </w:rPrChange>
        </w:rPr>
        <w:t>&gt;Zip Codes, Postcodes, Towns&lt;/Definition&gt;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50"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51"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&gt;Multinational&lt;/Name&gt;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&gt;more than one country but not continental&lt;/Definition&gt;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 STANDARD&lt;/Name&gt;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&gt;Tertiary&lt;/Name&gt;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 graduate/Life long learning&lt;/Name&gt;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&lt;Field9/&gt;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&gt;Pre-school&lt;/Name&gt;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&gt;LIFESTYLE STAGES&lt;/Name&gt;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person with no dependants&lt;/Definition&gt;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&gt;Couple&lt;/Name&gt;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&gt;Cohabiting adult with no dependants&lt;/Definition&gt;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0-3&lt;/Name&gt;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pre school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4-7&lt;/Name&gt;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young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8-15&lt;/Name&gt;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older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16+&lt;/Name&gt;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young dependant adults&lt;/Definition&gt;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&gt;Empty nester&lt;/Name&gt;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whose dependants have left home&lt;/Definition&gt;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or widowed adult whose dependants have left home&lt;/Definition&gt;</w:t>
      </w:r>
    </w:p>
    <w:p w:rsidR="00A3385F" w:rsidRPr="00F3500B" w:rsidRDefault="00A3385F" w:rsidP="003D29C6">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4.9.9</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w:t>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&gt;Family (mixed ages)&lt;/Name&gt;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lastRenderedPageBreak/>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&gt;adult with dependent children of various ages&lt;/Definition&gt;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&lt;/Term&gt;</w:t>
      </w:r>
    </w:p>
    <w:p w:rsidR="00A3385F" w:rsidRPr="00F3500B" w:rsidRDefault="00225404" w:rsidP="003D29C6">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00A3385F"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&gt;LANGUAGE OF TARGET AUDIENCE&lt;/Name&gt;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w:t>
      </w:r>
      <w:proofErr w:type="gramStart"/>
      <w:r w:rsidRPr="00F3500B">
        <w:rPr>
          <w:rFonts w:ascii="Courier New" w:eastAsia="Arial Unicode MS" w:hAnsi="Courier New" w:cs="Courier New"/>
          <w:sz w:val="16"/>
          <w:szCs w:val="16"/>
          <w:lang w:eastAsia="ja-JP"/>
        </w:rPr>
        <w:t>:lang</w:t>
      </w:r>
      <w:proofErr w:type="gramEnd"/>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used and maintained by ISO 639-1</w:t>
      </w:r>
      <w:r w:rsidR="003F316A" w:rsidRPr="00F3500B">
        <w:rPr>
          <w:rFonts w:ascii="Courier New" w:eastAsia="Arial Unicode MS" w:hAnsi="Courier New" w:cs="Courier New"/>
          <w:sz w:val="16"/>
          <w:szCs w:val="16"/>
          <w:lang w:eastAsia="ja-JP"/>
        </w:rPr>
        <w:t xml:space="preserve"> [</w:t>
      </w:r>
      <w:r w:rsidR="003F316A" w:rsidRPr="00F3500B">
        <w:rPr>
          <w:rFonts w:ascii="Courier New" w:eastAsia="Arial Unicode MS" w:hAnsi="Courier New" w:cs="Courier New"/>
          <w:sz w:val="16"/>
          <w:szCs w:val="16"/>
          <w:lang w:eastAsia="ja-JP"/>
        </w:rPr>
        <w:fldChar w:fldCharType="begin"/>
      </w:r>
      <w:r w:rsidR="000D25E8" w:rsidRPr="00F3500B">
        <w:rPr>
          <w:rFonts w:ascii="Courier New" w:eastAsia="Arial Unicode MS" w:hAnsi="Courier New" w:cs="Courier New"/>
          <w:sz w:val="16"/>
          <w:szCs w:val="16"/>
          <w:lang w:eastAsia="ja-JP"/>
        </w:rPr>
        <w:instrText xml:space="preserve">REF REF_ISOIEC639_1 \* MERGEFORMAT  \h </w:instrText>
      </w:r>
      <w:r w:rsidR="003F316A" w:rsidRPr="00F3500B">
        <w:rPr>
          <w:rFonts w:ascii="Courier New" w:eastAsia="Arial Unicode MS" w:hAnsi="Courier New" w:cs="Courier New"/>
          <w:sz w:val="16"/>
          <w:szCs w:val="16"/>
          <w:lang w:eastAsia="ja-JP"/>
        </w:rPr>
      </w:r>
      <w:r w:rsidR="003F316A" w:rsidRPr="00F3500B">
        <w:rPr>
          <w:rFonts w:ascii="Courier New" w:eastAsia="Arial Unicode MS" w:hAnsi="Courier New" w:cs="Courier New"/>
          <w:sz w:val="16"/>
          <w:szCs w:val="16"/>
          <w:lang w:eastAsia="ja-JP"/>
        </w:rPr>
        <w:fldChar w:fldCharType="separate"/>
      </w:r>
      <w:r w:rsidR="00831E19" w:rsidRPr="00F3500B">
        <w:rPr>
          <w:rFonts w:ascii="Courier New" w:hAnsi="Courier New" w:cs="Courier New"/>
          <w:sz w:val="16"/>
          <w:szCs w:val="16"/>
        </w:rPr>
        <w:t>18</w:t>
      </w:r>
      <w:r w:rsidR="003F316A" w:rsidRPr="00F3500B">
        <w:rPr>
          <w:rFonts w:ascii="Courier New" w:eastAsia="Arial Unicode MS" w:hAnsi="Courier New" w:cs="Courier New"/>
          <w:sz w:val="16"/>
          <w:szCs w:val="16"/>
          <w:lang w:eastAsia="ja-JP"/>
        </w:rPr>
        <w:fldChar w:fldCharType="end"/>
      </w:r>
      <w:r w:rsidR="003F316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3152" w:name="_Toc445719018"/>
      <w:r w:rsidRPr="00F3500B">
        <w:t>A.1</w:t>
      </w:r>
      <w:r w:rsidR="00FB5826" w:rsidRPr="00F3500B">
        <w:t>2</w:t>
      </w:r>
      <w:r w:rsidRPr="00F3500B">
        <w:tab/>
        <w:t>ContentAlertCS</w:t>
      </w:r>
      <w:bookmarkEnd w:id="3152"/>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urn:tva:metadata:cs:ContentAlertCS:2005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 xml:space="preserve">&lt;!-- CONTENTALERT                                          </w:t>
      </w:r>
      <w:r w:rsidR="00377BFA"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&gt;ALERT NOT REQUIRED&lt;/Name&gt;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content that requires alerting in any of the categories below&lt;/Name&gt;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sex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&gt;Obscured or implied sexual activity&lt;/Name&gt;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&gt;Frank portrayal of sex and sexuality&lt;/Name&gt;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verbal sexual reference&lt;/Name&gt;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53"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54"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5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56"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5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58" w:author="Evain, Jean-Pierre" w:date="2017-06-09T15:09:00Z">
            <w:rPr>
              <w:rFonts w:ascii="Courier New" w:eastAsia="Arial Unicode MS" w:hAnsi="Courier New" w:cs="Courier New"/>
              <w:sz w:val="16"/>
              <w:szCs w:val="16"/>
              <w:lang w:eastAsia="ja-JP"/>
            </w:rPr>
          </w:rPrChange>
        </w:rPr>
        <w:t>&gt;Nudity&lt;/Name&gt;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59"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60"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nudity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human beings&lt;/Name&gt;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 Mild psychological or physical violence to human beings (psychological pressure, p</w:t>
      </w:r>
      <w:r w:rsidR="00377BFA" w:rsidRPr="00F3500B">
        <w:rPr>
          <w:rFonts w:ascii="Courier New" w:eastAsia="Arial Unicode MS" w:hAnsi="Courier New" w:cs="Courier New"/>
          <w:sz w:val="16"/>
          <w:szCs w:val="16"/>
          <w:lang w:eastAsia="ja-JP"/>
        </w:rPr>
        <w:t>unching, slapping, knocking down, etc</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 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animals&lt;/Name&gt;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FANTASY CHARACTERS&lt;/Name&gt;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61"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62"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6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64"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6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66" w:author="Evain, Jean-Pierre" w:date="2017-06-09T15:09:00Z">
            <w:rPr>
              <w:rFonts w:ascii="Courier New" w:eastAsia="Arial Unicode MS" w:hAnsi="Courier New" w:cs="Courier New"/>
              <w:sz w:val="16"/>
              <w:szCs w:val="16"/>
              <w:lang w:eastAsia="ja-JP"/>
            </w:rPr>
          </w:rPrChange>
        </w:rPr>
        <w:t>&gt;LANGUAGE&lt;/Name&gt;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6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68"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language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mild swear words and profanities&lt;/Name&gt;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mild swear words and profanities&lt;/Name&gt;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strong language&lt;/Name&gt;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&gt;DISTURBING SCENES&lt;/Name&gt;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disturbing scenes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&gt;Factual material that may cause distress, including verbal descriptions of traumatic events and the telling of sensitive human interest stories&lt;/Name&gt;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scenes of blood and gore (including medical procedures, injuries from accidents, terrorist attacks, murder, disaster, war)&lt;/Name&gt;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mild scene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mild scenes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mild scenes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severe scene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69"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70"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7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72"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7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74" w:author="Evain, Jean-Pierre" w:date="2017-06-09T15:09:00Z">
            <w:rPr>
              <w:rFonts w:ascii="Courier New" w:eastAsia="Arial Unicode MS" w:hAnsi="Courier New" w:cs="Courier New"/>
              <w:sz w:val="16"/>
              <w:szCs w:val="16"/>
              <w:lang w:eastAsia="ja-JP"/>
            </w:rPr>
          </w:rPrChange>
        </w:rPr>
        <w:t>&gt;DISCRIMINATION&lt;/Name&gt;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7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7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discrimination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discrimination or the portrayal of deliberate discrimination (including discrimination on the basis of gender, sexual orientation, race, religion, colour, nationality or ethnic background)&lt;/Name&gt;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&gt;ILLEGAL DRUGS&lt;/Name&gt;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illegal drugs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7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78"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17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8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8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82" w:author="Evain, Jean-Pierre" w:date="2017-06-09T15:09:00Z">
            <w:rPr>
              <w:rFonts w:ascii="Courier New" w:eastAsia="Arial Unicode MS" w:hAnsi="Courier New" w:cs="Courier New"/>
              <w:sz w:val="16"/>
              <w:szCs w:val="16"/>
              <w:lang w:eastAsia="ja-JP"/>
            </w:rPr>
          </w:rPrChange>
        </w:rPr>
        <w:t>&gt;STROBING&lt;/Name&gt;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8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84"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strobing&lt;/Name&gt;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3185" w:name="_Toc445719019"/>
      <w:r w:rsidRPr="00F3500B">
        <w:t>A.1</w:t>
      </w:r>
      <w:r w:rsidR="00DC2BD7" w:rsidRPr="00F3500B">
        <w:t>3</w:t>
      </w:r>
      <w:r w:rsidRPr="00F3500B">
        <w:tab/>
        <w:t>MediaTypeCS</w:t>
      </w:r>
      <w:bookmarkEnd w:id="3185"/>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urn:tva:metadata:cs:MediaTypeCS:20</w:t>
      </w:r>
      <w:r w:rsidR="00B23D1C"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MEDIATYPE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and video&lt;/Name&gt;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8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87"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18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8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19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91" w:author="Evain, Jean-Pierre" w:date="2017-06-09T15:09:00Z">
            <w:rPr>
              <w:rFonts w:ascii="Courier New" w:eastAsia="Arial Unicode MS" w:hAnsi="Courier New" w:cs="Courier New"/>
              <w:sz w:val="16"/>
              <w:szCs w:val="16"/>
              <w:lang w:eastAsia="ja-JP"/>
            </w:rPr>
          </w:rPrChange>
        </w:rPr>
        <w:t>&gt;TV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19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193"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&gt;Multimedia&lt;/Name&gt;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194"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195" w:author="Evain, Jean-Pierre" w:date="2017-06-09T15:09:00Z">
            <w:rPr>
              <w:rFonts w:ascii="Courier New" w:eastAsia="Arial Unicode MS" w:hAnsi="Courier New" w:cs="Courier New"/>
              <w:sz w:val="16"/>
              <w:szCs w:val="16"/>
              <w:lang w:eastAsia="ja-JP"/>
            </w:rPr>
          </w:rPrChange>
        </w:rPr>
        <w:t>&lt;Term termID=</w:t>
      </w:r>
      <w:r w:rsidR="00452C3A" w:rsidRPr="00925FF4">
        <w:rPr>
          <w:rFonts w:ascii="Courier New" w:eastAsia="Arial Unicode MS" w:hAnsi="Courier New" w:cs="Courier New"/>
          <w:sz w:val="16"/>
          <w:szCs w:val="16"/>
          <w:lang w:val="de-CH" w:eastAsia="ja-JP"/>
          <w:rPrChange w:id="3196"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97" w:author="Evain, Jean-Pierre" w:date="2017-06-09T15:09:00Z">
            <w:rPr>
              <w:rFonts w:ascii="Courier New" w:eastAsia="Arial Unicode MS" w:hAnsi="Courier New" w:cs="Courier New"/>
              <w:sz w:val="16"/>
              <w:szCs w:val="16"/>
              <w:lang w:eastAsia="ja-JP"/>
            </w:rPr>
          </w:rPrChange>
        </w:rPr>
        <w:t>7.1.4.1</w:t>
      </w:r>
      <w:r w:rsidR="00452C3A" w:rsidRPr="00925FF4">
        <w:rPr>
          <w:rFonts w:ascii="Courier New" w:eastAsia="Arial Unicode MS" w:hAnsi="Courier New" w:cs="Courier New"/>
          <w:sz w:val="16"/>
          <w:szCs w:val="16"/>
          <w:lang w:val="de-CH" w:eastAsia="ja-JP"/>
          <w:rPrChange w:id="319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199" w:author="Evain, Jean-Pierre" w:date="2017-06-09T15:09:00Z">
            <w:rPr>
              <w:rFonts w:ascii="Courier New" w:eastAsia="Arial Unicode MS" w:hAnsi="Courier New" w:cs="Courier New"/>
              <w:sz w:val="16"/>
              <w:szCs w:val="16"/>
              <w:lang w:eastAsia="ja-JP"/>
            </w:rPr>
          </w:rPrChange>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00"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01"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0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0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04" w:author="Evain, Jean-Pierre" w:date="2017-06-09T15:09: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320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06"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0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08" w:author="Evain, Jean-Pierre" w:date="2017-06-09T15:09:00Z">
            <w:rPr>
              <w:rFonts w:ascii="Courier New" w:eastAsia="Arial Unicode MS" w:hAnsi="Courier New" w:cs="Courier New"/>
              <w:sz w:val="16"/>
              <w:szCs w:val="16"/>
              <w:lang w:eastAsia="ja-JP"/>
            </w:rPr>
          </w:rPrChange>
        </w:rPr>
        <w:t>&gt;Text&lt;/Name&gt;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09"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10"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11"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1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13" w:author="Evain, Jean-Pierre" w:date="2017-06-09T15:09: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3214"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15"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16"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17" w:author="Evain, Jean-Pierre" w:date="2017-06-09T15:09:00Z">
            <w:rPr>
              <w:rFonts w:ascii="Courier New" w:eastAsia="Arial Unicode MS" w:hAnsi="Courier New" w:cs="Courier New"/>
              <w:sz w:val="16"/>
              <w:szCs w:val="16"/>
              <w:lang w:eastAsia="ja-JP"/>
            </w:rPr>
          </w:rPrChange>
        </w:rPr>
        <w:t>&gt;Digital text&lt;/Definition&gt;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18"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19"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20"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&gt;Graphics&lt;/Name&gt;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21"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22"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223"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24"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2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26" w:author="Evain, Jean-Pierre" w:date="2017-06-09T15:09:00Z">
            <w:rPr>
              <w:rFonts w:ascii="Courier New" w:eastAsia="Arial Unicode MS" w:hAnsi="Courier New" w:cs="Courier New"/>
              <w:sz w:val="16"/>
              <w:szCs w:val="16"/>
              <w:lang w:eastAsia="ja-JP"/>
            </w:rPr>
          </w:rPrChange>
        </w:rPr>
        <w:t>&gt;Images, Graphics&lt;/Definition&gt;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2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28"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29"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software application that controls the consumer experience&lt;/Definition&gt;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a weather data service&lt;/Definition&gt;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 linear&lt;/Name&gt;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&gt;content where the consumer can navigate within the content to alter their experience e.g. DVD scene by scene consumption,&lt;/Definition&gt;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and 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&gt;Multimedia&lt;/Name&gt;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a weather data service&lt;/Definition&gt;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video enhancements&lt;/Name&gt;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with non-sync&lt;/Name&gt;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programme with non-synchronized, non av content. Example: DTT Wimbledon&lt;/Definition&gt;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with sync&lt;/Name&gt;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programme with synchronized non av content. Example: Weakest Link Dsat Quiz, TV Nav bar&lt;/Definition&gt;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audio&lt;/Name&gt;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parallel stream linear audio programme. Example: Parallel audio radio drama&lt;/Definition&gt;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parallel stream linear audio/video programme. Example: Interactive Wimbledon, Walking with Beasts&lt;/Definition&gt;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one stream AV show&lt;/Name&gt;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single video/audio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30"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31"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232"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33"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34"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35" w:author="Evain, Jean-Pierre" w:date="2017-06-09T15:09:00Z">
            <w:rPr>
              <w:rFonts w:ascii="Courier New" w:eastAsia="Arial Unicode MS" w:hAnsi="Courier New" w:cs="Courier New"/>
              <w:sz w:val="16"/>
              <w:szCs w:val="16"/>
              <w:lang w:eastAsia="ja-JP"/>
            </w:rPr>
          </w:rPrChange>
        </w:rPr>
        <w:t>&gt;Non-linear multi stream&lt;/Name&gt;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36"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37"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38"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39" w:author="Evain, Jean-Pierre" w:date="2017-06-09T15:09:00Z">
            <w:rPr>
              <w:rFonts w:ascii="Courier New" w:eastAsia="Arial Unicode MS" w:hAnsi="Courier New" w:cs="Courier New"/>
              <w:sz w:val="16"/>
              <w:szCs w:val="16"/>
              <w:lang w:eastAsia="ja-JP"/>
            </w:rPr>
          </w:rPrChange>
        </w:rPr>
        <w:tab/>
        <w:t>&lt;Definition xml:lang=</w:t>
      </w:r>
      <w:r w:rsidR="00452C3A" w:rsidRPr="00925FF4">
        <w:rPr>
          <w:rFonts w:ascii="Courier New" w:eastAsia="Arial Unicode MS" w:hAnsi="Courier New" w:cs="Courier New"/>
          <w:sz w:val="16"/>
          <w:szCs w:val="16"/>
          <w:lang w:val="de-CH" w:eastAsia="ja-JP"/>
          <w:rPrChange w:id="324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41"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42"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43" w:author="Evain, Jean-Pierre" w:date="2017-06-09T15:09:00Z">
            <w:rPr>
              <w:rFonts w:ascii="Courier New" w:eastAsia="Arial Unicode MS" w:hAnsi="Courier New" w:cs="Courier New"/>
              <w:sz w:val="16"/>
              <w:szCs w:val="16"/>
              <w:lang w:eastAsia="ja-JP"/>
            </w:rPr>
          </w:rPrChange>
        </w:rPr>
        <w:t>&gt;Non-linear multi, parallel stream video programme&lt;/Definition&gt;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44"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4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46" w:author="Evain, Jean-Pierre" w:date="2017-06-09T15:09:00Z">
            <w:rPr>
              <w:rFonts w:ascii="Courier New" w:eastAsia="Arial Unicode MS" w:hAnsi="Courier New" w:cs="Courier New"/>
              <w:sz w:val="16"/>
              <w:szCs w:val="16"/>
              <w:lang w:eastAsia="ja-JP"/>
            </w:rPr>
          </w:rPrChange>
        </w:rPr>
        <w:tab/>
        <w:t>&lt;/Term&gt;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47"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48"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49" w:author="Evain, Jean-Pierre" w:date="2017-06-09T15:09:00Z">
            <w:rPr>
              <w:rFonts w:ascii="Courier New" w:eastAsia="Arial Unicode MS" w:hAnsi="Courier New" w:cs="Courier New"/>
              <w:sz w:val="16"/>
              <w:szCs w:val="16"/>
              <w:lang w:eastAsia="ja-JP"/>
            </w:rPr>
          </w:rPrChange>
        </w:rPr>
        <w:tab/>
        <w:t>&lt;Term termID=</w:t>
      </w:r>
      <w:r w:rsidR="00452C3A" w:rsidRPr="00925FF4">
        <w:rPr>
          <w:rFonts w:ascii="Courier New" w:eastAsia="Arial Unicode MS" w:hAnsi="Courier New" w:cs="Courier New"/>
          <w:sz w:val="16"/>
          <w:szCs w:val="16"/>
          <w:lang w:val="de-CH" w:eastAsia="ja-JP"/>
          <w:rPrChange w:id="325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51" w:author="Evain, Jean-Pierre" w:date="2017-06-09T15:09:00Z">
            <w:rPr>
              <w:rFonts w:ascii="Courier New" w:eastAsia="Arial Unicode MS" w:hAnsi="Courier New" w:cs="Courier New"/>
              <w:sz w:val="16"/>
              <w:szCs w:val="16"/>
              <w:lang w:eastAsia="ja-JP"/>
            </w:rPr>
          </w:rPrChange>
        </w:rPr>
        <w:t>7.3.7</w:t>
      </w:r>
      <w:r w:rsidR="00452C3A" w:rsidRPr="00925FF4">
        <w:rPr>
          <w:rFonts w:ascii="Courier New" w:eastAsia="Arial Unicode MS" w:hAnsi="Courier New" w:cs="Courier New"/>
          <w:sz w:val="16"/>
          <w:szCs w:val="16"/>
          <w:lang w:val="de-CH" w:eastAsia="ja-JP"/>
          <w:rPrChange w:id="3252"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53" w:author="Evain, Jean-Pierre" w:date="2017-06-09T15:09:00Z">
            <w:rPr>
              <w:rFonts w:ascii="Courier New" w:eastAsia="Arial Unicode MS" w:hAnsi="Courier New" w:cs="Courier New"/>
              <w:sz w:val="16"/>
              <w:szCs w:val="16"/>
              <w:lang w:eastAsia="ja-JP"/>
            </w:rPr>
          </w:rPrChange>
        </w:rPr>
        <w:t>&gt;</w:t>
      </w:r>
    </w:p>
    <w:p w:rsidR="00A3385F" w:rsidRPr="00925FF4"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54" w:author="Evain, Jean-Pierre" w:date="2017-06-09T15:09:00Z">
            <w:rPr>
              <w:rFonts w:ascii="Courier New" w:eastAsia="Arial Unicode MS" w:hAnsi="Courier New" w:cs="Courier New"/>
              <w:sz w:val="16"/>
              <w:szCs w:val="16"/>
              <w:lang w:eastAsia="ja-JP"/>
            </w:rPr>
          </w:rPrChange>
        </w:rPr>
      </w:pPr>
      <w:r w:rsidRPr="00925FF4">
        <w:rPr>
          <w:rFonts w:ascii="Courier New" w:eastAsia="Arial Unicode MS" w:hAnsi="Courier New" w:cs="Courier New"/>
          <w:sz w:val="16"/>
          <w:szCs w:val="16"/>
          <w:lang w:val="de-CH" w:eastAsia="ja-JP"/>
          <w:rPrChange w:id="3255"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56"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57" w:author="Evain, Jean-Pierre" w:date="2017-06-09T15:09:00Z">
            <w:rPr>
              <w:rFonts w:ascii="Courier New" w:eastAsia="Arial Unicode MS" w:hAnsi="Courier New" w:cs="Courier New"/>
              <w:sz w:val="16"/>
              <w:szCs w:val="16"/>
              <w:lang w:eastAsia="ja-JP"/>
            </w:rPr>
          </w:rPrChange>
        </w:rPr>
        <w:tab/>
        <w:t>&lt;Name xml:lang=</w:t>
      </w:r>
      <w:r w:rsidR="00452C3A" w:rsidRPr="00925FF4">
        <w:rPr>
          <w:rFonts w:ascii="Courier New" w:eastAsia="Arial Unicode MS" w:hAnsi="Courier New" w:cs="Courier New"/>
          <w:sz w:val="16"/>
          <w:szCs w:val="16"/>
          <w:lang w:val="de-CH" w:eastAsia="ja-JP"/>
          <w:rPrChange w:id="325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5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6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61" w:author="Evain, Jean-Pierre" w:date="2017-06-09T15:09:00Z">
            <w:rPr>
              <w:rFonts w:ascii="Courier New" w:eastAsia="Arial Unicode MS" w:hAnsi="Courier New" w:cs="Courier New"/>
              <w:sz w:val="16"/>
              <w:szCs w:val="16"/>
              <w:lang w:eastAsia="ja-JP"/>
            </w:rPr>
          </w:rPrChange>
        </w:rPr>
        <w:t>&gt;Hybrid NVOD&lt;/Name&gt;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62"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6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64"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&gt;Hybrid NVOD - locally stored material linking back to scheduled AV content. Example: Viewer can choose a movie off a PDR immediately (it has been pre-cached), watch and then they will be linked seamlessly back into a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live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looped channel at an appropriate point&lt;/Definition&gt;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 and match&lt;/Name&gt;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with audio programme (component) Ids e.g. BBC1 video with BBC2 audio&lt;/Definition&gt;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&gt;Parallel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layer controlled</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audio or video support&lt;/Name&gt;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&gt;Multiple decoders allow dynamic mixing of audio or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broadcast with online insertions&lt;/Name&gt;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broadcast programme with dynamically inserted online content. Example: Inserted ads into broadcast content, alternate tangents against broadcast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B23D1C">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7.3.11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&gt;Multimedia MashUp&lt;/Name&gt;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 Mash-Up / Interactive Session of linear</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broadcast programme, non-linear video/audio programme, graphics, interactive</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text and dynamically inserted online content&lt;/Definition&gt;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3265" w:name="_Toc445719020"/>
      <w:r w:rsidRPr="00F3500B">
        <w:lastRenderedPageBreak/>
        <w:t>A.1</w:t>
      </w:r>
      <w:r w:rsidR="00DC2BD7" w:rsidRPr="00F3500B">
        <w:t>4</w:t>
      </w:r>
      <w:r w:rsidRPr="00F3500B">
        <w:tab/>
        <w:t>AtmosphereCS</w:t>
      </w:r>
      <w:bookmarkEnd w:id="3265"/>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urn:tva:metadata:cs:AtmosphereCS:2005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ATMOSPHERE                                                                                --&gt;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Definition of programme related subjective assessment--&gt;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&gt;Unconventional, not mainstream&lt;/Definition&gt;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&gt;Analytical&lt;/Name&gt;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&gt;Factual, in-depth, investigative, probing&lt;/Definition&gt;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&gt;Astonishing&lt;/Name&gt;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&gt;Amazing, surprising, breathtaking&lt;/Definition&gt;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&gt;Ambitious&lt;/Name&gt;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&gt;Far reaching, high-aims, strongly determined&lt;/Definition&gt;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&gt;Black&lt;/Name&gt;</w:t>
      </w:r>
    </w:p>
    <w:p w:rsidR="00A3385F" w:rsidRPr="00925FF4"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6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67"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26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6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7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71" w:author="Evain, Jean-Pierre" w:date="2017-06-09T15:09:00Z">
            <w:rPr>
              <w:rFonts w:ascii="Courier New" w:eastAsia="Arial Unicode MS" w:hAnsi="Courier New" w:cs="Courier New"/>
              <w:sz w:val="16"/>
              <w:szCs w:val="16"/>
              <w:lang w:eastAsia="ja-JP"/>
            </w:rPr>
          </w:rPrChange>
        </w:rPr>
        <w:t>&gt;Bleak, sinister, dark&lt;/Definition&gt;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72"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&gt;Breathtaking&lt;/Name&gt;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&gt;Chilling&lt;/Name&gt;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&gt;Hair-raising, spine-tingling&lt;/Definition&gt;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&gt;Coarse&lt;/Name&gt;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&gt;Crude, lacking refinement, rough, lewd&lt;/Definition&gt;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&gt;Compelling&lt;/Name&gt;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&gt;Gripping, rousing strong interest, conviction or admiration&lt;/Definition&gt;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&gt;Confrontational&lt;/Name&gt;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 in style or design, up-to-date&lt;/Definition&gt;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&gt;Crazy&lt;/Name&gt;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&gt;Insane, mad, foolish&lt;/Definition&gt;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&gt;Cutting edge&lt;/Name&gt;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&gt;Leading the way, in the vanguard&lt;/Definition&gt;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&gt;Eclectic&lt;/Name&gt;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&gt;Mixed, collection, selecting ideas &amp;amp; styles from various sources&lt;/Definition&gt;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&gt;Edifying&lt;/Name&gt;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&gt;Morally or intellectually improving&lt;/Definition&gt;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&gt;Exciting&lt;/Name&gt;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&gt;Arousing great interest or enthusiasm, thrilling.</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r>
      <w:r w:rsidRPr="00F3500B">
        <w:rPr>
          <w:rFonts w:ascii="Courier New" w:eastAsia="Arial Unicode MS" w:hAnsi="Courier New" w:cs="Courier New"/>
          <w:sz w:val="16"/>
          <w:szCs w:val="16"/>
          <w:lang w:eastAsia="ja-JP"/>
        </w:rPr>
        <w:tab/>
        <w:t xml:space="preserve"> 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Buffy the Vampire Slayer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series, could be classified as having atmospheres of Exciting (intermediate), Fast-moving (intermediate), Stylish (very), Terrifying (slightly) and Violent (intermediate). 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Romeo and Juliet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modern movie, because of a match on the classifications of Exciting, Fast-moving, Stylish and Violent.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Romeo and Juliet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would also have classifications of Contemporary (very), Gripping (intermediate), Innovative (very) and Romantic (very).&lt;/Definition&gt;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&gt;Fast-moving&lt;/Name&gt;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&gt;Rapid action, adrenaline-charged, dynamic, energetic&lt;/Definition&gt;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&gt;Frantic&lt;/Name&gt;</w:t>
      </w:r>
    </w:p>
    <w:p w:rsidR="00A3385F" w:rsidRPr="00925FF4"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73"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74" w:author="Evain, Jean-Pierre" w:date="2017-06-09T15:09:00Z">
            <w:rPr>
              <w:rFonts w:ascii="Courier New" w:eastAsia="Arial Unicode MS" w:hAnsi="Courier New" w:cs="Courier New"/>
              <w:sz w:val="16"/>
              <w:szCs w:val="16"/>
              <w:lang w:eastAsia="ja-JP"/>
            </w:rPr>
          </w:rPrChange>
        </w:rPr>
        <w:t>&lt;Definition xml:lang=</w:t>
      </w:r>
      <w:r w:rsidR="00452C3A" w:rsidRPr="00925FF4">
        <w:rPr>
          <w:rFonts w:ascii="Courier New" w:eastAsia="Arial Unicode MS" w:hAnsi="Courier New" w:cs="Courier New"/>
          <w:sz w:val="16"/>
          <w:szCs w:val="16"/>
          <w:lang w:val="de-CH" w:eastAsia="ja-JP"/>
          <w:rPrChange w:id="3275"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76"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7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78" w:author="Evain, Jean-Pierre" w:date="2017-06-09T15:09:00Z">
            <w:rPr>
              <w:rFonts w:ascii="Courier New" w:eastAsia="Arial Unicode MS" w:hAnsi="Courier New" w:cs="Courier New"/>
              <w:sz w:val="16"/>
              <w:szCs w:val="16"/>
              <w:lang w:eastAsia="ja-JP"/>
            </w:rPr>
          </w:rPrChange>
        </w:rPr>
        <w:t>&gt;Frenzied, hurried&lt;/Definition&gt;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79"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&gt;Lively or playful amusement, enjoyable, not for a serious purpose&lt;/Definition&gt;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&gt;Gripping&lt;/Name&gt;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&gt;Gritty&lt;/Name&gt;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no frills&lt;/Definition&gt;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&gt;Gutsy&lt;/Name&gt;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&gt;Full-on, no holds barred, courageous&lt;/Definition&gt;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&gt;Happy&lt;/Name&gt;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&gt;Feeling or showing pleasure or contentment, upbeat, uplifting&lt;/Definition&gt;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&gt;Heart-rending&lt;/Name&gt;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&gt;Emotionally-charged, distressing, painful, tear-jerker&lt;/Definition&gt;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&gt;Heart-warming&lt;/Name&gt;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&gt;Emotionally rewarding or uplifting, charming, delightful, enchanting</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Sleepless in Seattle</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movie, could be classified as having atmospheres of Heart-warming (very), Humorous (intermediate), Romantic (very) and Happy (intermediate).Selection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Friends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series, because of a match on the classifications of Humorous and Happy.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Friends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itself could also have additional classifications of Contemporary (slightly) and Fun (intermediate).&lt;/Definition&gt;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&gt;Fresh, recent, of the moment&lt;/Definition&gt;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&gt;Humorous&lt;/Name&gt;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&gt;Amusing, hilarious, light-hearted, witty</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Have I Got News for You</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quiz show, could be classified as having atmospheres of Humorous (very), Irreverent (very) and Outrageous (intermediate). 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Waynes World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movie, because of a match on the classifications of Humorous and Outrageous.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Waynes World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would also have classifications of Fun (very) and Silly (very).&lt;/Definition&gt;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&gt;Innovative&lt;/Name&gt;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&gt;Ground-breaking, landmark, new ideas and methods</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Example: Fresh.&lt;/Definition&gt;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80"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81"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282"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83"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84"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85" w:author="Evain, Jean-Pierre" w:date="2017-06-09T15:09:00Z">
            <w:rPr>
              <w:rFonts w:ascii="Courier New" w:eastAsia="Arial Unicode MS" w:hAnsi="Courier New" w:cs="Courier New"/>
              <w:sz w:val="16"/>
              <w:szCs w:val="16"/>
              <w:lang w:eastAsia="ja-JP"/>
            </w:rPr>
          </w:rPrChange>
        </w:rPr>
        <w:t>&gt;Insightful&lt;/Name&gt;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86"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&gt;Inspirational&lt;/Name&gt;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&gt;Uplifting, stimulating creative activity</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Example: Aspirational and enriching.&lt;/Definition&gt;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&gt;Intriguing&lt;/Name&gt;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&gt;Arousing/inspiring curiosity&lt;/Definition&gt;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&gt;Irreverent&lt;/Name&gt;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&gt;Anti-establishment, lacking reverence for established principles and ways of behaving&lt;/Definition&gt;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&gt;Laid back&lt;/Name&gt;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&gt;Calm, relaxed, easy-going&lt;/Definition&gt;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&gt;Outrageous&lt;/Name&gt;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&gt;Shocking, in-your-face&lt;/Definition&gt;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&gt;Peaceful&lt;/Name&gt;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&lt;Example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 including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calming</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&lt;/Example&gt;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&gt;Powerful&lt;/Name&gt;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&gt;Influential, emotionally-charged, strong&lt;/Definition&gt;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&gt;Practical&lt;/Name&gt;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&lt;Example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&gt;including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hands-on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&lt;/Example&gt;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&gt;Rollercoaster&lt;/Name&gt;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 up and downs, unpredictable, uncontrollable&lt;/Definition&gt;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&gt;About love, being in love&lt;/Definition&gt;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&gt;Rousing&lt;/Name&gt;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&gt;Stirring, energizing, exciting&lt;/Definition&gt;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87"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88"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28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90"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91"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92" w:author="Evain, Jean-Pierre" w:date="2017-06-09T15:09:00Z">
            <w:rPr>
              <w:rFonts w:ascii="Courier New" w:eastAsia="Arial Unicode MS" w:hAnsi="Courier New" w:cs="Courier New"/>
              <w:sz w:val="16"/>
              <w:szCs w:val="16"/>
              <w:lang w:eastAsia="ja-JP"/>
            </w:rPr>
          </w:rPrChange>
        </w:rPr>
        <w:t>&gt;Sad&lt;/Name&gt;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293"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294"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&gt;Unhappy, causing sorrow, tragic, pitiful&lt;/Definition&gt;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&gt;Satirical&lt;/Name&gt;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&gt;Irony, used to expose folly or vice, ridicule&lt;/Definition&gt;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&gt;Serious&lt;/Name&gt;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&gt;Earnest, important, demanding consideration, not frivolous&lt;/Definition&gt;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&gt;Racy, raunchy, steamy, sexually arousing, stimulating&lt;/Definition&gt;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&gt;Shocking&lt;/Name&gt;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&gt;Causing shock or scandal&lt;/Definition&gt;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&gt;Silly&lt;/Name&gt;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&gt;Foolish, imprudent, weak-minded&lt;/Definition&gt;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&gt;Spooky&lt;/Name&gt;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&gt;Creepy, eerie, ghoulish&lt;/Definition&gt;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&gt;Stunning&lt;/Name&gt;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&gt;Striking, visually impressive or attractive&lt;/Definition&gt;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lastRenderedPageBreak/>
        <w:tab/>
        <w:t>&lt;/Term&gt;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&gt;Stylish&lt;/Name&gt;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&gt;Fashionable, elegant&lt;/Definition&gt;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925FF4"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295"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296"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297"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298"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299"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300" w:author="Evain, Jean-Pierre" w:date="2017-06-09T15:09:00Z">
            <w:rPr>
              <w:rFonts w:ascii="Courier New" w:eastAsia="Arial Unicode MS" w:hAnsi="Courier New" w:cs="Courier New"/>
              <w:sz w:val="16"/>
              <w:szCs w:val="16"/>
              <w:lang w:eastAsia="ja-JP"/>
            </w:rPr>
          </w:rPrChange>
        </w:rPr>
        <w:t>&gt;Terrifying&lt;/Name&gt;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301" w:author="Evain, Jean-Pierre" w:date="2017-06-09T15:09:00Z">
            <w:rPr>
              <w:rFonts w:ascii="Courier New" w:eastAsia="Arial Unicode MS" w:hAnsi="Courier New" w:cs="Courier New"/>
              <w:sz w:val="16"/>
              <w:szCs w:val="16"/>
              <w:lang w:eastAsia="ja-JP"/>
            </w:rPr>
          </w:rPrChange>
        </w:rPr>
        <w:tab/>
      </w:r>
      <w:r w:rsidRPr="00925FF4">
        <w:rPr>
          <w:rFonts w:ascii="Courier New" w:eastAsia="Arial Unicode MS" w:hAnsi="Courier New" w:cs="Courier New"/>
          <w:sz w:val="16"/>
          <w:szCs w:val="16"/>
          <w:lang w:val="de-CH" w:eastAsia="ja-JP"/>
          <w:rPrChange w:id="3302"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&gt;Scary, causing extreme fear&lt;/Definition&gt;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&gt;Thriller&lt;/Name&gt;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&gt;Exciting or sensational story&lt;/Definition&gt;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&gt;Involving great physical force, violence&lt;/Definition&gt;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&gt;Wacky&lt;/Name&gt;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&gt;Crazy, kooky, ridiculous, zany&lt;/Definition&gt;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2F3323">
      <w:pPr>
        <w:rPr>
          <w:rFonts w:eastAsia="Arial Unicode MS"/>
          <w:lang w:eastAsia="ja-JP"/>
        </w:rPr>
      </w:pPr>
    </w:p>
    <w:p w:rsidR="00A3385F" w:rsidRPr="00F3500B" w:rsidRDefault="00A3385F" w:rsidP="00614D0B">
      <w:pPr>
        <w:pStyle w:val="Heading1"/>
        <w:rPr>
          <w:lang w:eastAsia="nl-NL"/>
        </w:rPr>
      </w:pPr>
      <w:bookmarkStart w:id="3303" w:name="_Toc445719021"/>
      <w:r w:rsidRPr="00F3500B">
        <w:rPr>
          <w:lang w:eastAsia="nl-NL"/>
        </w:rPr>
        <w:t>A.1</w:t>
      </w:r>
      <w:r w:rsidR="00DC2BD7" w:rsidRPr="00F3500B">
        <w:rPr>
          <w:lang w:eastAsia="nl-NL"/>
        </w:rPr>
        <w:t>5</w:t>
      </w:r>
      <w:r w:rsidRPr="00F3500B">
        <w:rPr>
          <w:lang w:eastAsia="nl-NL"/>
        </w:rPr>
        <w:tab/>
        <w:t>AudioPurposeCS</w:t>
      </w:r>
      <w:bookmarkEnd w:id="3303"/>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&lt;</w:t>
      </w:r>
      <w:r w:rsidRPr="00F3500B">
        <w:rPr>
          <w:rFonts w:ascii="Courier New" w:eastAsia="Arial Unicode MS" w:hAnsi="Courier New" w:cs="Courier New"/>
          <w:sz w:val="16"/>
          <w:szCs w:val="16"/>
          <w:lang w:eastAsia="ja-JP"/>
        </w:rPr>
        <w: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urn:tva:metadata:cs:AudioPurposeCS:200</w:t>
      </w:r>
      <w:r w:rsidR="00D47E6F"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AUDIOPURPOSE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description for the visually impaired&lt;/Name&gt;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description for the hard of hearing&lt;/Name&gt;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&gt;Supplemental commentary&lt;/Name&gt;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commentary&lt;/Name&gt;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&gt;Educational notes&lt;/Name&gt;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 programme audio&lt;/Name&gt;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&gt;Clean feed - no FX mix&lt;/Name&gt;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2F3323" w:rsidRPr="00F3500B" w:rsidRDefault="002F3323" w:rsidP="00615D37">
      <w:pPr>
        <w:rPr>
          <w:lang w:eastAsia="nl-NL"/>
        </w:rPr>
      </w:pPr>
    </w:p>
    <w:p w:rsidR="00A3385F" w:rsidRPr="00F3500B" w:rsidRDefault="00A3385F" w:rsidP="00AE1DA2">
      <w:pPr>
        <w:pStyle w:val="Heading1"/>
        <w:keepNext w:val="0"/>
        <w:rPr>
          <w:lang w:eastAsia="nl-NL"/>
        </w:rPr>
      </w:pPr>
      <w:bookmarkStart w:id="3304" w:name="_Toc445719022"/>
      <w:r w:rsidRPr="00F3500B">
        <w:rPr>
          <w:lang w:eastAsia="nl-NL"/>
        </w:rPr>
        <w:t>A.1</w:t>
      </w:r>
      <w:r w:rsidR="00DC2BD7" w:rsidRPr="00F3500B">
        <w:rPr>
          <w:lang w:eastAsia="nl-NL"/>
        </w:rPr>
        <w:t>6</w:t>
      </w:r>
      <w:r w:rsidRPr="00F3500B">
        <w:rPr>
          <w:lang w:eastAsia="nl-NL"/>
        </w:rPr>
        <w:tab/>
        <w:t>PurchaseTypeCS</w:t>
      </w:r>
      <w:bookmarkEnd w:id="3304"/>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urn:tva:metadata:cs:PurchaseTypeCS:2004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PURCHASETYPE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playForever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forever&lt;/Name&gt;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playForPeriod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for period&lt;/Name&gt;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playCounts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counts&lt;/Name&gt;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615D37" w:rsidP="00AE1DA2">
      <w:pPr>
        <w:keepLines/>
        <w:pBdr>
          <w:top w:val="single" w:sz="4" w:space="1" w:color="auto"/>
          <w:left w:val="single" w:sz="4" w:space="4" w:color="auto"/>
          <w:bottom w:val="single" w:sz="4" w:space="1" w:color="auto"/>
          <w:right w:val="single" w:sz="4" w:space="4" w:color="auto"/>
        </w:pBdr>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614D0B">
      <w:pPr>
        <w:pStyle w:val="Heading1"/>
        <w:rPr>
          <w:lang w:eastAsia="nl-NL"/>
        </w:rPr>
      </w:pPr>
      <w:bookmarkStart w:id="3305" w:name="_Toc445719023"/>
      <w:r w:rsidRPr="00F3500B">
        <w:rPr>
          <w:lang w:eastAsia="nl-NL"/>
        </w:rPr>
        <w:lastRenderedPageBreak/>
        <w:t>A.1</w:t>
      </w:r>
      <w:r w:rsidR="00DC2BD7" w:rsidRPr="00F3500B">
        <w:rPr>
          <w:lang w:eastAsia="nl-NL"/>
        </w:rPr>
        <w:t>7</w:t>
      </w:r>
      <w:r w:rsidRPr="00F3500B">
        <w:rPr>
          <w:lang w:eastAsia="nl-NL"/>
        </w:rPr>
        <w:tab/>
        <w:t>UnitTypeCS</w:t>
      </w:r>
      <w:bookmarkEnd w:id="3305"/>
    </w:p>
    <w:p w:rsidR="001E2778" w:rsidRPr="00F3500B" w:rsidRDefault="001E2778">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urn:tva:metadata:cs:UnitTypeCS:200</w:t>
      </w:r>
      <w:r w:rsidR="00965303"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UNITTYPE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minutes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076033" w:rsidRPr="00925FF4"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val="de-CH" w:eastAsia="ja-JP"/>
          <w:rPrChange w:id="3306" w:author="Evain, Jean-Pierre" w:date="2017-06-09T15:09:00Z">
            <w:rPr>
              <w:rFonts w:ascii="Courier New" w:eastAsia="Arial Unicode MS" w:hAnsi="Courier New" w:cs="Courier New"/>
              <w:sz w:val="16"/>
              <w:szCs w:val="16"/>
              <w:lang w:eastAsia="ja-JP"/>
            </w:rPr>
          </w:rPrChange>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925FF4">
        <w:rPr>
          <w:rFonts w:ascii="Courier New" w:eastAsia="Arial Unicode MS" w:hAnsi="Courier New" w:cs="Courier New"/>
          <w:sz w:val="16"/>
          <w:szCs w:val="16"/>
          <w:lang w:val="de-CH" w:eastAsia="ja-JP"/>
          <w:rPrChange w:id="3307" w:author="Evain, Jean-Pierre" w:date="2017-06-09T15:09:00Z">
            <w:rPr>
              <w:rFonts w:ascii="Courier New" w:eastAsia="Arial Unicode MS" w:hAnsi="Courier New" w:cs="Courier New"/>
              <w:sz w:val="16"/>
              <w:szCs w:val="16"/>
              <w:lang w:eastAsia="ja-JP"/>
            </w:rPr>
          </w:rPrChange>
        </w:rPr>
        <w:t>&lt;Name xml:lang=</w:t>
      </w:r>
      <w:r w:rsidR="00452C3A" w:rsidRPr="00925FF4">
        <w:rPr>
          <w:rFonts w:ascii="Courier New" w:eastAsia="Arial Unicode MS" w:hAnsi="Courier New" w:cs="Courier New"/>
          <w:sz w:val="16"/>
          <w:szCs w:val="16"/>
          <w:lang w:val="de-CH" w:eastAsia="ja-JP"/>
          <w:rPrChange w:id="3308"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309" w:author="Evain, Jean-Pierre" w:date="2017-06-09T15:09:00Z">
            <w:rPr>
              <w:rFonts w:ascii="Courier New" w:eastAsia="Arial Unicode MS" w:hAnsi="Courier New" w:cs="Courier New"/>
              <w:sz w:val="16"/>
              <w:szCs w:val="16"/>
              <w:lang w:eastAsia="ja-JP"/>
            </w:rPr>
          </w:rPrChange>
        </w:rPr>
        <w:t>en</w:t>
      </w:r>
      <w:r w:rsidR="00452C3A" w:rsidRPr="00925FF4">
        <w:rPr>
          <w:rFonts w:ascii="Courier New" w:eastAsia="Arial Unicode MS" w:hAnsi="Courier New" w:cs="Courier New"/>
          <w:sz w:val="16"/>
          <w:szCs w:val="16"/>
          <w:lang w:val="de-CH" w:eastAsia="ja-JP"/>
          <w:rPrChange w:id="3310" w:author="Evain, Jean-Pierre" w:date="2017-06-09T15:09:00Z">
            <w:rPr>
              <w:rFonts w:ascii="Courier New" w:eastAsia="Arial Unicode MS" w:hAnsi="Courier New" w:cs="Courier New"/>
              <w:sz w:val="16"/>
              <w:szCs w:val="16"/>
              <w:lang w:eastAsia="ja-JP"/>
            </w:rPr>
          </w:rPrChange>
        </w:rPr>
        <w:t>"</w:t>
      </w:r>
      <w:r w:rsidRPr="00925FF4">
        <w:rPr>
          <w:rFonts w:ascii="Courier New" w:eastAsia="Arial Unicode MS" w:hAnsi="Courier New" w:cs="Courier New"/>
          <w:sz w:val="16"/>
          <w:szCs w:val="16"/>
          <w:lang w:val="de-CH" w:eastAsia="ja-JP"/>
          <w:rPrChange w:id="3311" w:author="Evain, Jean-Pierre" w:date="2017-06-09T15:09:00Z">
            <w:rPr>
              <w:rFonts w:ascii="Courier New" w:eastAsia="Arial Unicode MS" w:hAnsi="Courier New" w:cs="Courier New"/>
              <w:sz w:val="16"/>
              <w:szCs w:val="16"/>
              <w:lang w:eastAsia="ja-JP"/>
            </w:rPr>
          </w:rPrChange>
        </w:rPr>
        <w:t>&gt;Minutes&lt;/Name&gt;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925FF4">
        <w:rPr>
          <w:rFonts w:ascii="Courier New" w:eastAsia="Arial Unicode MS" w:hAnsi="Courier New" w:cs="Courier New"/>
          <w:sz w:val="16"/>
          <w:szCs w:val="16"/>
          <w:lang w:val="de-CH" w:eastAsia="ja-JP"/>
          <w:rPrChange w:id="3312" w:author="Evain, Jean-Pierre" w:date="2017-06-09T15:09:00Z">
            <w:rPr>
              <w:rFonts w:ascii="Courier New" w:eastAsia="Arial Unicode MS" w:hAnsi="Courier New" w:cs="Courier New"/>
              <w:sz w:val="16"/>
              <w:szCs w:val="16"/>
              <w:lang w:eastAsia="ja-JP"/>
            </w:rPr>
          </w:rPrChange>
        </w:rPr>
        <w:tab/>
      </w:r>
      <w:r w:rsidRPr="00F3500B">
        <w:rPr>
          <w:rFonts w:ascii="Courier New" w:eastAsia="Arial Unicode MS" w:hAnsi="Courier New" w:cs="Courier New"/>
          <w:sz w:val="16"/>
          <w:szCs w:val="16"/>
          <w:lang w:eastAsia="ja-JP"/>
        </w:rPr>
        <w:t>&lt;/Term&gt;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hours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&gt;Hours&lt;/Name&gt;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day</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month</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&gt;Month&lt;/Name&gt;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year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615D37" w:rsidRPr="00F3500B" w:rsidRDefault="00615D37" w:rsidP="00615D37">
      <w:pPr>
        <w:rPr>
          <w:lang w:eastAsia="nl-NL"/>
        </w:rPr>
      </w:pPr>
    </w:p>
    <w:p w:rsidR="00AD3FBA" w:rsidRPr="00F3500B" w:rsidRDefault="00AD3FBA" w:rsidP="00D00B53">
      <w:pPr>
        <w:pStyle w:val="Heading1"/>
        <w:rPr>
          <w:lang w:eastAsia="nl-NL"/>
        </w:rPr>
      </w:pPr>
      <w:bookmarkStart w:id="3313" w:name="_Toc445719024"/>
      <w:r w:rsidRPr="00F3500B">
        <w:rPr>
          <w:lang w:eastAsia="nl-NL"/>
        </w:rPr>
        <w:lastRenderedPageBreak/>
        <w:t>A.18</w:t>
      </w:r>
      <w:r w:rsidRPr="00F3500B">
        <w:rPr>
          <w:lang w:eastAsia="nl-NL"/>
        </w:rPr>
        <w:tab/>
        <w:t>DerivationReasonCS</w:t>
      </w:r>
      <w:bookmarkEnd w:id="3313"/>
    </w:p>
    <w:p w:rsidR="001E2778" w:rsidRPr="00F3500B" w:rsidRDefault="001E2778"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&lt;ClassificationScheme uri=</w:t>
      </w:r>
      <w:r w:rsidR="00452C3A" w:rsidRPr="00F3500B">
        <w:rPr>
          <w:rFonts w:ascii="Courier New" w:hAnsi="Courier New" w:cs="Courier New"/>
          <w:sz w:val="16"/>
          <w:szCs w:val="16"/>
        </w:rPr>
        <w:t>"</w:t>
      </w:r>
      <w:r w:rsidRPr="00F3500B">
        <w:rPr>
          <w:rFonts w:ascii="Courier New" w:hAnsi="Courier New" w:cs="Courier New"/>
          <w:sz w:val="16"/>
          <w:szCs w:val="16"/>
        </w:rPr>
        <w:t>urn:tva:met</w:t>
      </w:r>
      <w:r w:rsidR="000807D6" w:rsidRPr="00F3500B">
        <w:rPr>
          <w:rFonts w:ascii="Courier New" w:hAnsi="Courier New" w:cs="Courier New"/>
          <w:sz w:val="16"/>
          <w:szCs w:val="16"/>
        </w:rPr>
        <w:t>adata:cs:DerivationReasonCS:2007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eastAsia="Arial Unicode MS" w:hAnsi="Courier New" w:cs="Courier New"/>
          <w:sz w:val="16"/>
          <w:szCs w:val="16"/>
          <w:lang w:eastAsia="ja-JP"/>
        </w:rPr>
        <w:tab/>
        <w:t>&lt;!-- ##################################################################### --&gt;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DERIVATIONREASON --&gt;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0807D6" w:rsidRPr="00F3500B" w:rsidRDefault="00C87AD5" w:rsidP="00D00B53">
      <w:pPr>
        <w:keepNext/>
        <w:keepLines/>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VIOLENCE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&gt;Violence&lt;/Name&gt;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remov</w:t>
      </w:r>
      <w:r w:rsidRPr="00F3500B">
        <w:rPr>
          <w:rFonts w:ascii="Courier New" w:hAnsi="Courier New" w:cs="Courier New"/>
          <w:sz w:val="16"/>
          <w:szCs w:val="16"/>
        </w:rPr>
        <w:t>e violent scenes.&lt;/Definition&gt;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LANGUAGE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&gt;Language&lt;/Name&gt;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w:t>
      </w:r>
      <w:r w:rsidRPr="00F3500B">
        <w:rPr>
          <w:rFonts w:ascii="Courier New" w:hAnsi="Courier New" w:cs="Courier New"/>
          <w:sz w:val="16"/>
          <w:szCs w:val="16"/>
        </w:rPr>
        <w:t>ove bad language.&lt;/Definition&gt;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SEX</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&gt;Sex&lt;/Name&gt;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remove scenes of</w:t>
      </w:r>
      <w:r w:rsidRPr="00F3500B">
        <w:rPr>
          <w:rFonts w:ascii="Courier New" w:hAnsi="Courier New" w:cs="Courier New"/>
          <w:sz w:val="16"/>
          <w:szCs w:val="16"/>
        </w:rPr>
        <w:t xml:space="preserve"> a sexual nature.&lt;/Definition&gt;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DURATION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&gt;Duration&lt;/Name&gt;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 xml:space="preserve">&gt;The derivative has been edited to </w:t>
      </w:r>
      <w:r w:rsidRPr="00F3500B">
        <w:rPr>
          <w:rFonts w:ascii="Courier New" w:hAnsi="Courier New" w:cs="Courier New"/>
          <w:sz w:val="16"/>
          <w:szCs w:val="16"/>
        </w:rPr>
        <w:t>alter its length.&lt;/Definition&gt;</w:t>
      </w:r>
      <w:r w:rsidRPr="00F3500B">
        <w:rPr>
          <w:rFonts w:ascii="Courier New" w:hAnsi="Courier New" w:cs="Courier New"/>
          <w:sz w:val="16"/>
          <w:szCs w:val="16"/>
        </w:rPr>
        <w:br/>
      </w:r>
      <w:r w:rsidR="00AD3FBA"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00AD3FBA" w:rsidRPr="00F3500B">
        <w:rPr>
          <w:rFonts w:ascii="Courier New" w:hAnsi="Courier New" w:cs="Courier New"/>
          <w:sz w:val="16"/>
          <w:szCs w:val="16"/>
        </w:rPr>
        <w:t>DURATION.L</w:t>
      </w:r>
      <w:r w:rsidRPr="00F3500B">
        <w:rPr>
          <w:rFonts w:ascii="Courier New" w:hAnsi="Courier New" w:cs="Courier New"/>
          <w:sz w:val="16"/>
          <w:szCs w:val="16"/>
        </w:rPr>
        <w:t>ONGER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&lt;Name&gt;Longer&lt;/Name&gt;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an extended variant of the or</w:t>
      </w:r>
      <w:r w:rsidRPr="00F3500B">
        <w:rPr>
          <w:rFonts w:ascii="Courier New" w:hAnsi="Courier New" w:cs="Courier New"/>
          <w:sz w:val="16"/>
          <w:szCs w:val="16"/>
        </w:rPr>
        <w:t>iginal.&lt;/Definition&gt;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 termID=</w:t>
      </w:r>
      <w:r w:rsidR="00452C3A" w:rsidRPr="00F3500B">
        <w:rPr>
          <w:rFonts w:ascii="Courier New" w:hAnsi="Courier New" w:cs="Courier New"/>
          <w:sz w:val="16"/>
          <w:szCs w:val="16"/>
        </w:rPr>
        <w:t>"</w:t>
      </w:r>
      <w:r w:rsidRPr="00F3500B">
        <w:rPr>
          <w:rFonts w:ascii="Courier New" w:hAnsi="Courier New" w:cs="Courier New"/>
          <w:sz w:val="16"/>
          <w:szCs w:val="16"/>
        </w:rPr>
        <w:t>DURATION.SHORTER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&lt;Name&gt;Shorter&lt;/Name&gt;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shorter variant of the original, such as edited highlights.&lt;/D</w:t>
      </w:r>
      <w:r w:rsidRPr="00F3500B">
        <w:rPr>
          <w:rFonts w:ascii="Courier New" w:hAnsi="Courier New" w:cs="Courier New"/>
          <w:sz w:val="16"/>
          <w:szCs w:val="16"/>
        </w:rPr>
        <w:t>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00AD3FBA" w:rsidRPr="00F3500B">
        <w:rPr>
          <w:rFonts w:ascii="Courier New" w:hAnsi="Courier New" w:cs="Courier New"/>
          <w:sz w:val="16"/>
          <w:szCs w:val="16"/>
        </w:rPr>
        <w:t>SIG</w:t>
      </w:r>
      <w:r w:rsidRPr="00F3500B">
        <w:rPr>
          <w:rFonts w:ascii="Courier New" w:hAnsi="Courier New" w:cs="Courier New"/>
          <w:sz w:val="16"/>
          <w:szCs w:val="16"/>
        </w:rPr>
        <w:t>NING</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&gt;Signing&lt;/Name&gt;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signed variant of the or</w:t>
      </w:r>
      <w:r w:rsidRPr="00F3500B">
        <w:rPr>
          <w:rFonts w:ascii="Courier New" w:hAnsi="Courier New" w:cs="Courier New"/>
          <w:sz w:val="16"/>
          <w:szCs w:val="16"/>
        </w:rPr>
        <w:t>iginal.&lt;/Definition&gt;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&gt;Special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special cut</w:t>
      </w:r>
      <w:r w:rsidRPr="00F3500B">
        <w:rPr>
          <w:rFonts w:ascii="Courier New" w:hAnsi="Courier New" w:cs="Courier New"/>
          <w:sz w:val="16"/>
          <w:szCs w:val="16"/>
        </w:rPr>
        <w:t xml:space="preserve"> of the original.&lt;/Definition&gt;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CUT.DIRECTOR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&lt;Name&gt;Director</w:t>
      </w:r>
      <w:r w:rsidR="005B1F1E" w:rsidRPr="00F3500B">
        <w:rPr>
          <w:rFonts w:ascii="Courier New" w:hAnsi="Courier New" w:cs="Courier New"/>
          <w:sz w:val="16"/>
          <w:szCs w:val="16"/>
        </w:rPr>
        <w:t>'</w:t>
      </w:r>
      <w:r w:rsidRPr="00F3500B">
        <w:rPr>
          <w:rFonts w:ascii="Courier New" w:hAnsi="Courier New" w:cs="Courier New"/>
          <w:sz w:val="16"/>
          <w:szCs w:val="16"/>
        </w:rPr>
        <w:t>s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the Director</w:t>
      </w:r>
      <w:r w:rsidR="005B1F1E" w:rsidRPr="00F3500B">
        <w:rPr>
          <w:rFonts w:ascii="Courier New" w:hAnsi="Courier New" w:cs="Courier New"/>
          <w:sz w:val="16"/>
          <w:szCs w:val="16"/>
        </w:rPr>
        <w:t>'</w:t>
      </w:r>
      <w:r w:rsidR="00AD3FBA" w:rsidRPr="00F3500B">
        <w:rPr>
          <w:rFonts w:ascii="Courier New" w:hAnsi="Courier New" w:cs="Courier New"/>
          <w:sz w:val="16"/>
          <w:szCs w:val="16"/>
        </w:rPr>
        <w:t>s Cut</w:t>
      </w:r>
      <w:r w:rsidRPr="00F3500B">
        <w:rPr>
          <w:rFonts w:ascii="Courier New" w:hAnsi="Courier New" w:cs="Courier New"/>
          <w:sz w:val="16"/>
          <w:szCs w:val="16"/>
        </w:rPr>
        <w:t xml:space="preserve"> of the original.&lt;/Definition&gt;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&lt;/Term&gt;</w:t>
      </w:r>
      <w:r w:rsidR="00AD3FBA"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CUT.AIRLINE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w:t>
      </w:r>
      <w:r w:rsidRPr="00F3500B">
        <w:rPr>
          <w:rFonts w:ascii="Courier New" w:hAnsi="Courier New" w:cs="Courier New"/>
          <w:sz w:val="16"/>
          <w:szCs w:val="16"/>
        </w:rPr>
        <w:t>Name&gt;Airline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cut of the original to make it suitable for viewing</w:t>
      </w:r>
      <w:r w:rsidRPr="00F3500B">
        <w:rPr>
          <w:rFonts w:ascii="Courier New" w:hAnsi="Courier New" w:cs="Courier New"/>
          <w:sz w:val="16"/>
          <w:szCs w:val="16"/>
        </w:rPr>
        <w:t xml:space="preserve"> on an aeroplane.&lt;/Definition&gt;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&lt;/Term&gt;</w:t>
      </w:r>
      <w:r w:rsidR="00AD3FBA" w:rsidRPr="00F3500B">
        <w:rPr>
          <w:rFonts w:ascii="Courier New" w:hAnsi="Courier New" w:cs="Courier New"/>
          <w:sz w:val="16"/>
          <w:szCs w:val="16"/>
        </w:rPr>
        <w:br/>
        <w:t>&lt;/ClassificationScheme&gt;</w:t>
      </w:r>
    </w:p>
    <w:p w:rsidR="00615D37" w:rsidRPr="00F3500B" w:rsidRDefault="00615D37" w:rsidP="00615D37">
      <w:pPr>
        <w:rPr>
          <w:lang w:eastAsia="nl-NL"/>
        </w:rPr>
      </w:pPr>
    </w:p>
    <w:p w:rsidR="000807D6" w:rsidRPr="00F3500B" w:rsidRDefault="000807D6" w:rsidP="00D00B53">
      <w:pPr>
        <w:pStyle w:val="Heading1"/>
        <w:rPr>
          <w:lang w:eastAsia="nl-NL"/>
        </w:rPr>
      </w:pPr>
      <w:bookmarkStart w:id="3314" w:name="_Toc445719025"/>
      <w:r w:rsidRPr="00F3500B">
        <w:rPr>
          <w:lang w:eastAsia="nl-NL"/>
        </w:rPr>
        <w:lastRenderedPageBreak/>
        <w:t>A.19</w:t>
      </w:r>
      <w:r w:rsidRPr="00F3500B">
        <w:rPr>
          <w:lang w:eastAsia="nl-NL"/>
        </w:rPr>
        <w:tab/>
        <w:t>CaptionCodingFormatCS</w:t>
      </w:r>
      <w:bookmarkEnd w:id="3314"/>
    </w:p>
    <w:p w:rsidR="001E2778" w:rsidRPr="00F3500B" w:rsidRDefault="001E2778"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0807D6"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&lt;ClassificationScheme uri=</w:t>
      </w:r>
      <w:r w:rsidR="00452C3A" w:rsidRPr="00F3500B">
        <w:rPr>
          <w:rFonts w:ascii="Courier New" w:hAnsi="Courier New" w:cs="Courier New"/>
          <w:sz w:val="16"/>
          <w:szCs w:val="16"/>
        </w:rPr>
        <w:t>"</w:t>
      </w:r>
      <w:r w:rsidRPr="00F3500B">
        <w:rPr>
          <w:rFonts w:ascii="Courier New" w:hAnsi="Courier New" w:cs="Courier New"/>
          <w:sz w:val="16"/>
          <w:szCs w:val="16"/>
        </w:rPr>
        <w:t>urn:tva:metadata:cs:CaptionCodingFormatCS:20</w:t>
      </w:r>
      <w:r w:rsidR="003A6114" w:rsidRPr="00F3500B">
        <w:rPr>
          <w:rFonts w:ascii="Courier New" w:hAnsi="Courier New" w:cs="Courier New"/>
          <w:sz w:val="16"/>
          <w:szCs w:val="16"/>
        </w:rPr>
        <w:t>1</w:t>
      </w:r>
      <w:r w:rsidR="00144AC9" w:rsidRPr="00F3500B">
        <w:rPr>
          <w:rFonts w:ascii="Courier New" w:hAnsi="Courier New" w:cs="Courier New"/>
          <w:sz w:val="16"/>
          <w:szCs w:val="16"/>
        </w:rPr>
        <w:t>5</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eastAsia="Arial Unicode MS" w:hAnsi="Courier New" w:cs="Courier New"/>
          <w:sz w:val="16"/>
          <w:szCs w:val="16"/>
          <w:lang w:eastAsia="ja-JP"/>
        </w:rPr>
        <w:tab/>
        <w:t>&lt;!-- ##################################################################### --&gt;</w:t>
      </w:r>
    </w:p>
    <w:p w:rsidR="000807D6"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CAPTIONCODINGFORMAT --&gt;</w:t>
      </w:r>
    </w:p>
    <w:p w:rsidR="009B181F"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144AC9" w:rsidRPr="00F3500B" w:rsidRDefault="000807D6" w:rsidP="00D00B53">
      <w:pPr>
        <w:keepNext/>
        <w:keepLines/>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t>  </w:t>
      </w:r>
      <w:r w:rsidR="00E10D4F" w:rsidRPr="00F3500B">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&gt;WST Subtitles&lt;/Name&gt;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&gt;World System Teletext subtitles.&lt;/Definition&gt;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2</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&gt;DVB Subtitles&lt;/Name&gt;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&gt;Digital Video Broadcasting Subtitles</w:t>
      </w:r>
      <w:r w:rsidR="003F316A" w:rsidRPr="00F3500B">
        <w:rPr>
          <w:rFonts w:ascii="Courier New" w:hAnsi="Courier New" w:cs="Courier New"/>
          <w:sz w:val="16"/>
          <w:szCs w:val="16"/>
        </w:rPr>
        <w:t xml:space="preserve"> </w:t>
      </w:r>
      <w:r w:rsidR="0049312A" w:rsidRPr="00F3500B">
        <w:rPr>
          <w:rFonts w:ascii="Courier New" w:hAnsi="Courier New" w:cs="Courier New"/>
          <w:sz w:val="16"/>
          <w:szCs w:val="16"/>
        </w:rPr>
        <w:t xml:space="preserve">ETSI </w:t>
      </w:r>
      <w:r w:rsidR="000D25E8" w:rsidRPr="00F3500B">
        <w:rPr>
          <w:rFonts w:ascii="Courier New" w:hAnsi="Courier New" w:cs="Courier New"/>
          <w:sz w:val="16"/>
          <w:szCs w:val="16"/>
        </w:rPr>
        <w:t>EN 300 743 [</w:t>
      </w:r>
      <w:r w:rsidR="000D25E8" w:rsidRPr="00F3500B">
        <w:rPr>
          <w:rFonts w:ascii="Courier New" w:hAnsi="Courier New" w:cs="Courier New"/>
          <w:sz w:val="16"/>
          <w:szCs w:val="16"/>
        </w:rPr>
        <w:fldChar w:fldCharType="begin"/>
      </w:r>
      <w:r w:rsidR="000D25E8" w:rsidRPr="00F3500B">
        <w:rPr>
          <w:rFonts w:ascii="Courier New" w:hAnsi="Courier New" w:cs="Courier New"/>
          <w:sz w:val="16"/>
          <w:szCs w:val="16"/>
        </w:rPr>
        <w:instrText xml:space="preserve">REF REF_EN300743 \h </w:instrText>
      </w:r>
      <w:r w:rsidR="00AE1DA2" w:rsidRPr="00F3500B">
        <w:rPr>
          <w:rFonts w:ascii="Courier New" w:hAnsi="Courier New" w:cs="Courier New"/>
          <w:sz w:val="16"/>
          <w:szCs w:val="16"/>
        </w:rPr>
        <w:instrText xml:space="preserve"> \* MERGEFORMAT </w:instrText>
      </w:r>
      <w:r w:rsidR="000D25E8" w:rsidRPr="00F3500B">
        <w:rPr>
          <w:rFonts w:ascii="Courier New" w:hAnsi="Courier New" w:cs="Courier New"/>
          <w:sz w:val="16"/>
          <w:szCs w:val="16"/>
        </w:rPr>
      </w:r>
      <w:r w:rsidR="000D25E8" w:rsidRPr="00F3500B">
        <w:rPr>
          <w:rFonts w:ascii="Courier New" w:hAnsi="Courier New" w:cs="Courier New"/>
          <w:sz w:val="16"/>
          <w:szCs w:val="16"/>
        </w:rPr>
        <w:fldChar w:fldCharType="separate"/>
      </w:r>
      <w:r w:rsidR="00831E19" w:rsidRPr="00F3500B">
        <w:rPr>
          <w:rFonts w:ascii="Courier New" w:hAnsi="Courier New" w:cs="Courier New"/>
          <w:sz w:val="16"/>
          <w:szCs w:val="16"/>
        </w:rPr>
        <w:t>i.2</w:t>
      </w:r>
      <w:r w:rsidR="000D25E8" w:rsidRPr="00F3500B">
        <w:rPr>
          <w:rFonts w:ascii="Courier New" w:hAnsi="Courier New" w:cs="Courier New"/>
          <w:sz w:val="16"/>
          <w:szCs w:val="16"/>
        </w:rPr>
        <w:fldChar w:fldCharType="end"/>
      </w:r>
      <w:r w:rsidR="0052432E" w:rsidRPr="00F3500B">
        <w:rPr>
          <w:rFonts w:ascii="Courier New" w:hAnsi="Courier New" w:cs="Courier New"/>
          <w:sz w:val="16"/>
          <w:szCs w:val="16"/>
        </w:rPr>
        <w:t>]</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2.1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&lt;Name&gt;DVB Subtitles (bitmaps)&lt;/Name&gt;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 xml:space="preserve">&lt;Definition&gt;DVB subtitling service containing object_data_segment{}s with </w:t>
      </w:r>
    </w:p>
    <w:p w:rsidR="00E10D4F"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object_coding_method=0x00.&lt;/Definition&gt;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&lt;/Term&gt;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&lt;Term termID=</w:t>
      </w:r>
      <w:r w:rsidR="00452C3A" w:rsidRPr="00F3500B">
        <w:rPr>
          <w:rFonts w:ascii="Courier New" w:hAnsi="Courier New" w:cs="Courier New"/>
          <w:sz w:val="16"/>
          <w:szCs w:val="16"/>
        </w:rPr>
        <w:t>"</w:t>
      </w:r>
      <w:r w:rsidR="000807D6" w:rsidRPr="00F3500B">
        <w:rPr>
          <w:rFonts w:ascii="Courier New" w:hAnsi="Courier New" w:cs="Courier New"/>
          <w:sz w:val="16"/>
          <w:szCs w:val="16"/>
        </w:rPr>
        <w:t>2.2</w:t>
      </w:r>
      <w:r w:rsidR="00452C3A" w:rsidRPr="00F3500B">
        <w:rPr>
          <w:rFonts w:ascii="Courier New" w:hAnsi="Courier New" w:cs="Courier New"/>
          <w:sz w:val="16"/>
          <w:szCs w:val="16"/>
        </w:rPr>
        <w:t>"</w:t>
      </w:r>
      <w:r w:rsidR="000807D6" w:rsidRPr="00F3500B">
        <w:rPr>
          <w:rFonts w:ascii="Courier New" w:hAnsi="Courier New" w:cs="Courier New"/>
          <w:sz w:val="16"/>
          <w:szCs w:val="16"/>
        </w:rPr>
        <w:t>&gt;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&lt;Name&gt;DVB Subtitles (characters)&lt;/Name&gt;</w:t>
      </w:r>
      <w:r w:rsidR="000807D6"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 xml:space="preserve">  &lt;Definition&gt;DVB subtitling service containing object_data_segment{}s with </w:t>
      </w:r>
      <w:r w:rsidRPr="00F3500B">
        <w:rPr>
          <w:rFonts w:ascii="Courier New" w:hAnsi="Courier New" w:cs="Courier New"/>
          <w:sz w:val="16"/>
          <w:szCs w:val="16"/>
        </w:rPr>
        <w:t xml:space="preserve">      </w:t>
      </w:r>
    </w:p>
    <w:p w:rsidR="00144AC9" w:rsidRPr="00F3500B" w:rsidRDefault="00E10D4F"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w:t>
      </w:r>
      <w:r w:rsidR="000807D6" w:rsidRPr="00F3500B">
        <w:rPr>
          <w:rFonts w:ascii="Courier New" w:hAnsi="Courier New" w:cs="Courier New"/>
          <w:sz w:val="16"/>
          <w:szCs w:val="16"/>
        </w:rPr>
        <w:t>object_coding_method=0x01.&lt;/Definition&gt;</w:t>
      </w:r>
      <w:r w:rsidR="000807D6" w:rsidRPr="00F3500B">
        <w:rPr>
          <w:rFonts w:ascii="Courier New" w:hAnsi="Courier New" w:cs="Courier New"/>
          <w:sz w:val="16"/>
          <w:szCs w:val="16"/>
        </w:rPr>
        <w:br/>
        <w:t>  </w:t>
      </w:r>
      <w:r w:rsidRPr="00F3500B">
        <w:rPr>
          <w:rFonts w:ascii="Courier New" w:hAnsi="Courier New" w:cs="Courier New"/>
          <w:sz w:val="16"/>
          <w:szCs w:val="16"/>
        </w:rPr>
        <w:t xml:space="preserve">  </w:t>
      </w:r>
      <w:r w:rsidR="000807D6" w:rsidRPr="00F3500B">
        <w:rPr>
          <w:rFonts w:ascii="Courier New" w:hAnsi="Courier New" w:cs="Courier New"/>
          <w:sz w:val="16"/>
          <w:szCs w:val="16"/>
        </w:rPr>
        <w:t>  &lt;/Term&gt;</w:t>
      </w:r>
      <w:r w:rsidR="000807D6" w:rsidRPr="00F3500B">
        <w:rPr>
          <w:rFonts w:ascii="Courier New" w:hAnsi="Courier New" w:cs="Courier New"/>
          <w:sz w:val="16"/>
          <w:szCs w:val="16"/>
        </w:rPr>
        <w:br/>
      </w:r>
      <w:r w:rsidRPr="00F3500B">
        <w:rPr>
          <w:rFonts w:ascii="Courier New" w:hAnsi="Courier New" w:cs="Courier New"/>
          <w:sz w:val="16"/>
          <w:szCs w:val="16"/>
        </w:rPr>
        <w:t xml:space="preserve">  </w:t>
      </w:r>
      <w:r w:rsidR="000807D6" w:rsidRPr="00F3500B">
        <w:rPr>
          <w:rFonts w:ascii="Courier New" w:hAnsi="Courier New" w:cs="Courier New"/>
          <w:sz w:val="16"/>
          <w:szCs w:val="16"/>
        </w:rPr>
        <w:t>  &lt;/Term&gt;</w:t>
      </w:r>
      <w:r w:rsidR="000807D6" w:rsidRPr="00F3500B">
        <w:rPr>
          <w:rFonts w:ascii="Courier New" w:hAnsi="Courier New" w:cs="Courier New"/>
          <w:sz w:val="16"/>
          <w:szCs w:val="16"/>
        </w:rPr>
        <w:br/>
      </w:r>
      <w:r w:rsidR="00144AC9" w:rsidRPr="00F3500B">
        <w:rPr>
          <w:rFonts w:ascii="Courier New" w:hAnsi="Courier New" w:cs="Courier New"/>
          <w:sz w:val="16"/>
          <w:szCs w:val="16"/>
        </w:rP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w:t>
      </w:r>
      <w:r w:rsidRPr="00F3500B">
        <w:rPr>
          <w:rFonts w:ascii="Courier New" w:hAnsi="Courier New" w:cs="Courier New"/>
          <w:sz w:val="16"/>
          <w:szCs w:val="16"/>
        </w:rPr>
        <w:t xml:space="preserve">  </w:t>
      </w:r>
      <w:r w:rsidR="00144AC9" w:rsidRPr="00F3500B">
        <w:rPr>
          <w:rFonts w:ascii="Courier New" w:hAnsi="Courier New" w:cs="Courier New"/>
          <w:sz w:val="16"/>
          <w:szCs w:val="16"/>
        </w:rPr>
        <w:t>&lt;Name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&gt;TTML Subtitles&lt;/Name&gt;</w:t>
      </w:r>
      <w:r w:rsidR="00144AC9" w:rsidRPr="00F3500B">
        <w:rPr>
          <w:rFonts w:ascii="Courier New" w:hAnsi="Courier New" w:cs="Courier New"/>
          <w:sz w:val="16"/>
          <w:szCs w:val="16"/>
        </w:rPr>
        <w:br/>
        <w:t xml:space="preserve">    </w:t>
      </w:r>
      <w:r w:rsidRPr="00F3500B">
        <w:rPr>
          <w:rFonts w:ascii="Courier New" w:hAnsi="Courier New" w:cs="Courier New"/>
          <w:sz w:val="16"/>
          <w:szCs w:val="16"/>
        </w:rPr>
        <w:t xml:space="preserve">  </w:t>
      </w:r>
      <w:r w:rsidR="00144AC9"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&gt;Timed Text Markup Language subtitles, version 1.0&lt;/Definition&gt;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3.1</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&lt;Name&gt;EBU-TT&lt;/Name&gt;</w:t>
      </w:r>
      <w:r w:rsidR="00144AC9" w:rsidRPr="00F3500B">
        <w:rPr>
          <w:rFonts w:ascii="Courier New" w:hAnsi="Courier New" w:cs="Courier New"/>
          <w:sz w:val="16"/>
          <w:szCs w:val="16"/>
        </w:rPr>
        <w:br/>
        <w:t xml:space="preserve">          &lt;Definition&gt;EBU Timed Text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3.2</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&lt;Name&gt;EBU-TT-D&lt;/Name&gt;</w:t>
      </w:r>
      <w:r w:rsidR="00144AC9" w:rsidRPr="00F3500B">
        <w:rPr>
          <w:rFonts w:ascii="Courier New" w:hAnsi="Courier New" w:cs="Courier New"/>
          <w:sz w:val="16"/>
          <w:szCs w:val="16"/>
        </w:rPr>
        <w:br/>
        <w:t xml:space="preserve">          &lt;Definition&gt;EBU-TT Distribution Format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3.3</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&lt;Name&gt;SMPTE-TT&lt;/Name&gt;</w:t>
      </w:r>
      <w:r w:rsidR="00144AC9" w:rsidRPr="00F3500B">
        <w:rPr>
          <w:rFonts w:ascii="Courier New" w:hAnsi="Courier New" w:cs="Courier New"/>
          <w:sz w:val="16"/>
          <w:szCs w:val="16"/>
        </w:rPr>
        <w:br/>
        <w:t xml:space="preserve">          &lt;Definition&gt;SMPTE Timed Text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&lt;Name&gt;CFF-TT&lt;/Name&gt;</w:t>
      </w:r>
      <w:r w:rsidR="00144AC9" w:rsidRPr="00F3500B">
        <w:rPr>
          <w:rFonts w:ascii="Courier New" w:hAnsi="Courier New" w:cs="Courier New"/>
          <w:sz w:val="16"/>
          <w:szCs w:val="16"/>
        </w:rPr>
        <w:br/>
        <w:t xml:space="preserve">          &lt;Definition&gt;DECE CFF Timed Text Subtitles&lt;/Definition&gt;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3.4.1</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 Text&lt;/Name&gt;</w:t>
      </w:r>
      <w:r w:rsidR="00144AC9" w:rsidRPr="00F3500B">
        <w:rPr>
          <w:rFonts w:ascii="Courier New" w:hAnsi="Courier New" w:cs="Courier New"/>
          <w:sz w:val="16"/>
          <w:szCs w:val="16"/>
        </w:rPr>
        <w:br/>
        <w:t xml:space="preserve">              &lt;Definition&gt;DECE CFF TT text based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3.4.2</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 Image&lt;/Name&gt;</w:t>
      </w:r>
      <w:r w:rsidR="00144AC9" w:rsidRPr="00F3500B">
        <w:rPr>
          <w:rFonts w:ascii="Courier New" w:hAnsi="Courier New" w:cs="Courier New"/>
          <w:sz w:val="16"/>
          <w:szCs w:val="16"/>
        </w:rPr>
        <w:br/>
        <w:t xml:space="preserve">              &lt;Definition&gt;DECE CFF TT image based Subtitles&lt;/Definition&gt;</w:t>
      </w:r>
      <w:r w:rsidR="00144AC9" w:rsidRPr="00F3500B">
        <w:rPr>
          <w:rFonts w:ascii="Courier New" w:hAnsi="Courier New" w:cs="Courier New"/>
          <w:sz w:val="16"/>
          <w:szCs w:val="16"/>
        </w:rPr>
        <w:br/>
      </w:r>
      <w:r w:rsidR="00144AC9" w:rsidRPr="00F3500B">
        <w:rPr>
          <w:rFonts w:ascii="Courier New" w:hAnsi="Courier New" w:cs="Courier New"/>
          <w:sz w:val="16"/>
          <w:szCs w:val="16"/>
        </w:rPr>
        <w:tab/>
      </w:r>
      <w:r w:rsidR="00144AC9" w:rsidRPr="00F3500B">
        <w:rPr>
          <w:rFonts w:ascii="Courier New" w:hAnsi="Courier New" w:cs="Courier New"/>
          <w:sz w:val="16"/>
          <w:szCs w:val="16"/>
        </w:rPr>
        <w:tab/>
      </w:r>
      <w:r w:rsidR="00144AC9" w:rsidRPr="00F3500B">
        <w:rPr>
          <w:rFonts w:ascii="Courier New" w:hAnsi="Courier New" w:cs="Courier New"/>
          <w:sz w:val="16"/>
          <w:szCs w:val="16"/>
        </w:rPr>
        <w:tab/>
      </w:r>
      <w:r w:rsidR="00144AC9" w:rsidRPr="00F3500B">
        <w:rPr>
          <w:rFonts w:ascii="Courier New" w:hAnsi="Courier New" w:cs="Courier New"/>
          <w:sz w:val="16"/>
          <w:szCs w:val="16"/>
        </w:rPr>
        <w:tab/>
        <w:t>&lt;/Term&gt;</w:t>
      </w:r>
      <w:r w:rsidR="00144AC9" w:rsidRPr="00F3500B">
        <w:rPr>
          <w:rFonts w:ascii="Courier New" w:hAnsi="Courier New" w:cs="Courier New"/>
          <w:sz w:val="16"/>
          <w:szCs w:val="16"/>
        </w:rPr>
        <w:br/>
      </w:r>
      <w:r w:rsidR="00144AC9" w:rsidRPr="00F3500B">
        <w:rPr>
          <w:rFonts w:ascii="Courier New" w:hAnsi="Courier New" w:cs="Courier New"/>
          <w:sz w:val="16"/>
          <w:szCs w:val="16"/>
        </w:rPr>
        <w:tab/>
      </w:r>
      <w:r w:rsidR="00144AC9" w:rsidRPr="00F3500B">
        <w:rPr>
          <w:rFonts w:ascii="Courier New" w:hAnsi="Courier New" w:cs="Courier New"/>
          <w:sz w:val="16"/>
          <w:szCs w:val="16"/>
        </w:rPr>
        <w:tab/>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3.5</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&lt;Name&gt;SDP-US&lt;/Name&gt;</w:t>
      </w:r>
      <w:r w:rsidR="00144AC9" w:rsidRPr="00F3500B">
        <w:rPr>
          <w:rFonts w:ascii="Courier New" w:hAnsi="Courier New" w:cs="Courier New"/>
          <w:sz w:val="16"/>
          <w:szCs w:val="16"/>
        </w:rPr>
        <w:br/>
        <w:t xml:space="preserve">            &lt;Definition&gt;Simple Delivery Profile for Closed Captions&lt;/Definition&gt;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3.6</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&gt;IMSC Subtitles&lt;/Name&gt;</w:t>
      </w:r>
      <w:r w:rsidR="00144AC9"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 xml:space="preserve">&gt;Internet Media Subtitles and Captions, version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1.0&lt;/Definition&gt;    </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3.6.1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&gt;IMSC Subtitles Text Profile&lt;/Name&gt;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&gt;Internet Media Subtitles and Captions, text-only profile,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version 1.0&lt;/Definition&gt;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3.6.2</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&gt;IMSC Subtitles Image Profile&lt;/Name&gt;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&gt;Internet Media Subtitles and Captions, image-only profile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version 1.0&lt;/Definition&gt;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&lt;/Term&gt;</w:t>
      </w:r>
    </w:p>
    <w:p w:rsidR="000807D6" w:rsidRPr="00F3500B" w:rsidRDefault="00144AC9" w:rsidP="00C321EA">
      <w:pPr>
        <w:keepNext/>
        <w:keepLines/>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3500B">
        <w:rPr>
          <w:rFonts w:ascii="Courier New" w:hAnsi="Courier New" w:cs="Courier New"/>
          <w:sz w:val="16"/>
          <w:szCs w:val="16"/>
        </w:rPr>
        <w:lastRenderedPageBreak/>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&gt;ARIB-TT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&gt;ARIB-TT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4</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&gt;WebVTT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&gt;Web Video Text Tracks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5</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&gt;SRT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&gt;Subtitle Resource Tracks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8</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&gt;Application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&gt;In-application rendered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r>
      <w:r w:rsidR="000807D6" w:rsidRPr="00F3500B">
        <w:rPr>
          <w:rFonts w:ascii="Courier New" w:hAnsi="Courier New" w:cs="Courier New"/>
          <w:sz w:val="16"/>
          <w:szCs w:val="16"/>
        </w:rPr>
        <w:t>&lt;/ClassificationScheme&gt;</w:t>
      </w:r>
    </w:p>
    <w:p w:rsidR="00D00B53" w:rsidRPr="00F3500B" w:rsidRDefault="00D00B53" w:rsidP="00D00B53">
      <w:pPr>
        <w:rPr>
          <w:lang w:eastAsia="nl-NL"/>
        </w:rPr>
      </w:pPr>
    </w:p>
    <w:p w:rsidR="009C507B" w:rsidRPr="00F3500B" w:rsidRDefault="009C507B" w:rsidP="00614D0B">
      <w:pPr>
        <w:pStyle w:val="Heading1"/>
        <w:rPr>
          <w:lang w:eastAsia="nl-NL"/>
        </w:rPr>
      </w:pPr>
      <w:bookmarkStart w:id="3315" w:name="_Toc445719026"/>
      <w:r w:rsidRPr="00F3500B">
        <w:rPr>
          <w:lang w:eastAsia="nl-NL"/>
        </w:rPr>
        <w:t>A.20</w:t>
      </w:r>
      <w:r w:rsidRPr="00F3500B">
        <w:rPr>
          <w:lang w:eastAsia="nl-NL"/>
        </w:rPr>
        <w:tab/>
        <w:t>PictureFormatCS</w:t>
      </w:r>
      <w:bookmarkEnd w:id="3315"/>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&lt;?xml version=</w:t>
      </w:r>
      <w:r w:rsidR="00452C3A" w:rsidRPr="00F3500B">
        <w:rPr>
          <w:rFonts w:ascii="Courier New" w:hAnsi="Courier New"/>
          <w:sz w:val="16"/>
          <w:lang w:eastAsia="en-GB"/>
        </w:rPr>
        <w:t>"</w:t>
      </w:r>
      <w:r w:rsidRPr="00F3500B">
        <w:rPr>
          <w:rFonts w:ascii="Courier New" w:hAnsi="Courier New"/>
          <w:sz w:val="16"/>
          <w:lang w:eastAsia="en-GB"/>
        </w:rPr>
        <w:t>1.0</w:t>
      </w:r>
      <w:r w:rsidR="00452C3A" w:rsidRPr="00F3500B">
        <w:rPr>
          <w:rFonts w:ascii="Courier New" w:hAnsi="Courier New"/>
          <w:sz w:val="16"/>
          <w:lang w:eastAsia="en-GB"/>
        </w:rPr>
        <w:t>"</w:t>
      </w:r>
      <w:r w:rsidRPr="00F3500B">
        <w:rPr>
          <w:rFonts w:ascii="Courier New" w:hAnsi="Courier New"/>
          <w:sz w:val="16"/>
          <w:lang w:eastAsia="en-GB"/>
        </w:rPr>
        <w:t xml:space="preserve"> encoding=</w:t>
      </w:r>
      <w:r w:rsidR="00452C3A" w:rsidRPr="00F3500B">
        <w:rPr>
          <w:rFonts w:ascii="Courier New" w:hAnsi="Courier New"/>
          <w:sz w:val="16"/>
          <w:lang w:eastAsia="en-GB"/>
        </w:rPr>
        <w:t>"</w:t>
      </w:r>
      <w:r w:rsidRPr="00F3500B">
        <w:rPr>
          <w:rFonts w:ascii="Courier New" w:hAnsi="Courier New"/>
          <w:sz w:val="16"/>
          <w:lang w:eastAsia="en-GB"/>
        </w:rPr>
        <w:t>UTF-8</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&lt;ClassificationScheme uri=</w:t>
      </w:r>
      <w:r w:rsidR="00452C3A" w:rsidRPr="00F3500B">
        <w:rPr>
          <w:rFonts w:ascii="Courier New" w:hAnsi="Courier New"/>
          <w:sz w:val="16"/>
          <w:lang w:eastAsia="en-GB"/>
        </w:rPr>
        <w:t>"</w:t>
      </w:r>
      <w:r w:rsidRPr="00F3500B">
        <w:rPr>
          <w:rFonts w:ascii="Courier New" w:hAnsi="Courier New"/>
          <w:sz w:val="16"/>
          <w:lang w:eastAsia="en-GB"/>
        </w:rPr>
        <w:t>urn:tva:metadata:cs:PictureFormatCS:201</w:t>
      </w:r>
      <w:r w:rsidR="00800043" w:rsidRPr="00F3500B">
        <w:rPr>
          <w:rFonts w:ascii="Courier New" w:hAnsi="Courier New"/>
          <w:sz w:val="16"/>
          <w:lang w:eastAsia="en-GB"/>
        </w:rPr>
        <w:t>5</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PICTURE FORMAT</w:t>
      </w:r>
      <w:r w:rsidRPr="00F3500B">
        <w:rPr>
          <w:rFonts w:ascii="Courier New" w:hAnsi="Courier New"/>
          <w:sz w:val="16"/>
          <w:lang w:eastAsia="en-GB"/>
        </w:rPr>
        <w:tab/>
        <w:t>--&gt;</w:t>
      </w:r>
    </w:p>
    <w:p w:rsidR="004F05CC"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 xml:space="preserve">&lt;!-- Definition: </w:t>
      </w:r>
    </w:p>
    <w:p w:rsidR="009C507B" w:rsidRPr="00F3500B" w:rsidRDefault="004F05CC"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 xml:space="preserve">   </w:t>
      </w:r>
      <w:r w:rsidR="009C507B" w:rsidRPr="00F3500B">
        <w:rPr>
          <w:rFonts w:ascii="Courier New" w:hAnsi="Courier New"/>
          <w:sz w:val="16"/>
          <w:lang w:eastAsia="en-GB"/>
        </w:rPr>
        <w:t>This dimension is used to classify programmes according to their picture format.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NOTE: These classifications are on a higher level than the more</w:t>
      </w:r>
      <w:r w:rsidR="004F05CC" w:rsidRPr="00F3500B">
        <w:rPr>
          <w:rFonts w:ascii="Courier New" w:hAnsi="Courier New"/>
          <w:sz w:val="16"/>
          <w:lang w:eastAsia="en-GB"/>
        </w:rPr>
        <w:t xml:space="preserve"> detailed technical</w:t>
      </w:r>
      <w:r w:rsidRPr="00F3500B">
        <w:rPr>
          <w:rFonts w:ascii="Courier New" w:hAnsi="Courier New"/>
          <w:sz w:val="16"/>
          <w:lang w:eastAsia="en-GB"/>
        </w:rPr>
        <w:t>--&gt;</w:t>
      </w:r>
    </w:p>
    <w:p w:rsidR="004F05CC"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 xml:space="preserve">&lt;!-- specifications that should be signalled in e.g. a binary way (i.e. within DVB SI </w:t>
      </w:r>
    </w:p>
    <w:p w:rsidR="009C507B" w:rsidRPr="00F3500B" w:rsidRDefault="004F05CC"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 xml:space="preserve">   </w:t>
      </w:r>
      <w:r w:rsidR="009C507B" w:rsidRPr="00F3500B">
        <w:rPr>
          <w:rFonts w:ascii="Courier New" w:hAnsi="Courier New"/>
          <w:sz w:val="16"/>
          <w:lang w:eastAsia="en-GB"/>
        </w:rPr>
        <w:t>descriptors).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&gt;2D Video&lt;/Name&gt;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&gt;Classic two-dimensional (2D) video material.&lt;/Definition&gt;</w:t>
      </w:r>
    </w:p>
    <w:p w:rsidR="00800043" w:rsidRPr="00F3500B" w:rsidRDefault="00800043"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color w:val="000096"/>
          <w:sz w:val="16"/>
          <w:szCs w:val="16"/>
          <w:lang w:eastAsia="en-GB"/>
        </w:rPr>
      </w:pP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SD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Standard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HD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High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Up-sampled from SD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Video up-sampled from standard definition source material.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UHD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Ultra-high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 UHDTV, also referred to as 2160p (</w:t>
      </w:r>
      <w:r w:rsidRPr="00F3500B">
        <w:rPr>
          <w:rFonts w:ascii="Courier New" w:hAnsi="Courier New" w:cs="Courier New"/>
          <w:sz w:val="16"/>
          <w:szCs w:val="16"/>
          <w:lang w:eastAsia="en-GB"/>
        </w:rPr>
        <w:t>with</w:t>
      </w:r>
      <w:r w:rsidRPr="00F3500B">
        <w:rPr>
          <w:rFonts w:ascii="Courier New" w:hAnsi="Courier New" w:cs="Courier New"/>
          <w:color w:val="000000"/>
          <w:sz w:val="16"/>
          <w:szCs w:val="16"/>
          <w:lang w:eastAsia="en-GB"/>
        </w:rPr>
        <w:t xml:space="preserve"> a resolution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3840 pixels wide by 2160 pixels tall).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8K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 UHDTV, also referred to as 2160p (</w:t>
      </w:r>
      <w:r w:rsidRPr="00F3500B">
        <w:rPr>
          <w:rFonts w:ascii="Courier New" w:hAnsi="Courier New" w:cs="Courier New"/>
          <w:sz w:val="16"/>
          <w:szCs w:val="16"/>
          <w:lang w:eastAsia="en-GB"/>
        </w:rPr>
        <w:t>with</w:t>
      </w:r>
      <w:r w:rsidRPr="00F3500B">
        <w:rPr>
          <w:rFonts w:ascii="Courier New" w:hAnsi="Courier New" w:cs="Courier New"/>
          <w:color w:val="000000"/>
          <w:sz w:val="16"/>
          <w:szCs w:val="16"/>
          <w:lang w:eastAsia="en-GB"/>
        </w:rPr>
        <w:t xml:space="preserve"> a resolution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3840 pixels wide by 2160 pixels tall).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p>
    <w:p w:rsidR="00800043" w:rsidRPr="00F3500B" w:rsidRDefault="00800043" w:rsidP="00D00B53">
      <w:pPr>
        <w:pBdr>
          <w:top w:val="single" w:sz="4" w:space="1" w:color="auto"/>
          <w:left w:val="single" w:sz="4" w:space="4" w:color="auto"/>
          <w:bottom w:val="single" w:sz="4" w:space="1" w:color="auto"/>
          <w:right w:val="single" w:sz="4" w:space="4" w:color="auto"/>
        </w:pBdr>
        <w:spacing w:after="0"/>
        <w:rPr>
          <w:rFonts w:ascii="Courier New" w:hAnsi="Courier New"/>
          <w:sz w:val="16"/>
          <w:szCs w:val="16"/>
          <w:lang w:eastAsia="en-GB"/>
        </w:rPr>
      </w:pPr>
      <w:r w:rsidRPr="00F3500B">
        <w:rPr>
          <w:rFonts w:ascii="Courier New" w:hAnsi="Courier New"/>
          <w:sz w:val="16"/>
          <w:szCs w:val="16"/>
          <w:lang w:eastAsia="en-GB"/>
        </w:rPr>
        <w:tab/>
        <w:t>&lt;/Term&gt;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szCs w:val="16"/>
          <w:lang w:eastAsia="en-GB"/>
        </w:rPr>
      </w:pPr>
      <w:r w:rsidRPr="00F3500B">
        <w:rPr>
          <w:rFonts w:ascii="Courier New" w:hAnsi="Courier New"/>
          <w:sz w:val="16"/>
          <w:szCs w:val="16"/>
          <w:lang w:eastAsia="en-GB"/>
        </w:rPr>
        <w:tab/>
        <w:t>&lt;Term termID=</w:t>
      </w:r>
      <w:r w:rsidR="00452C3A" w:rsidRPr="00F3500B">
        <w:rPr>
          <w:rFonts w:ascii="Courier New" w:hAnsi="Courier New"/>
          <w:sz w:val="16"/>
          <w:szCs w:val="16"/>
          <w:lang w:eastAsia="en-GB"/>
        </w:rPr>
        <w:t>"</w:t>
      </w:r>
      <w:r w:rsidRPr="00F3500B">
        <w:rPr>
          <w:rFonts w:ascii="Courier New" w:hAnsi="Courier New"/>
          <w:sz w:val="16"/>
          <w:szCs w:val="16"/>
          <w:lang w:eastAsia="en-GB"/>
        </w:rPr>
        <w:t>2</w:t>
      </w:r>
      <w:r w:rsidR="00452C3A" w:rsidRPr="00F3500B">
        <w:rPr>
          <w:rFonts w:ascii="Courier New" w:hAnsi="Courier New"/>
          <w:sz w:val="16"/>
          <w:szCs w:val="16"/>
          <w:lang w:eastAsia="en-GB"/>
        </w:rPr>
        <w:t>"</w:t>
      </w:r>
      <w:r w:rsidRPr="00F3500B">
        <w:rPr>
          <w:rFonts w:ascii="Courier New" w:hAnsi="Courier New"/>
          <w:sz w:val="16"/>
          <w:szCs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&gt;Plano-Stereoscopic Video&lt;/Name&gt;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&gt;Three-dimensional (3D), plano-stereoscopic video material.&lt;/Definition&gt;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&gt;Frame-Compatible 3D&lt;/Name&gt;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frame-compatible way by splitting up frame contents into 2 areas, one for each eye.&lt;/Definition&gt;</w:t>
      </w:r>
    </w:p>
    <w:p w:rsidR="009C507B" w:rsidRPr="00F3500B" w:rsidRDefault="00977098"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.1</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lastRenderedPageBreak/>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&gt;Side-by-Side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side-by-side packing arrangement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77098"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.2</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&gt;Top-and-Bottom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top-bottom packing arrangement of corresponding planes of two constituent frames.&lt;/Definition&gt;</w:t>
      </w:r>
    </w:p>
    <w:p w:rsidR="009C507B" w:rsidRPr="00F3500B" w:rsidRDefault="009C507B"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77098"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w:t>
      </w:r>
      <w:r w:rsidR="009C507B" w:rsidRPr="00F3500B">
        <w:rPr>
          <w:rFonts w:ascii="Courier New" w:hAnsi="Courier New"/>
          <w:sz w:val="16"/>
          <w:lang w:eastAsia="en-GB"/>
        </w:rPr>
        <w:t>.1.3</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&gt;Checkerboard-based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 xml:space="preserve">&gt;3D video material, encoded in a way that each component plane of the decoded frames contains a </w:t>
      </w:r>
      <w:r w:rsidR="00452C3A" w:rsidRPr="00F3500B">
        <w:rPr>
          <w:rFonts w:ascii="Courier New" w:hAnsi="Courier New"/>
          <w:sz w:val="16"/>
          <w:lang w:eastAsia="en-GB"/>
        </w:rPr>
        <w:t>"</w:t>
      </w:r>
      <w:r w:rsidRPr="00F3500B">
        <w:rPr>
          <w:rFonts w:ascii="Courier New" w:hAnsi="Courier New"/>
          <w:sz w:val="16"/>
          <w:lang w:eastAsia="en-GB"/>
        </w:rPr>
        <w:t>checkerboard</w:t>
      </w:r>
      <w:r w:rsidR="00452C3A" w:rsidRPr="00F3500B">
        <w:rPr>
          <w:rFonts w:ascii="Courier New" w:hAnsi="Courier New"/>
          <w:sz w:val="16"/>
          <w:lang w:eastAsia="en-GB"/>
        </w:rPr>
        <w:t>"</w:t>
      </w:r>
      <w:r w:rsidRPr="00F3500B">
        <w:rPr>
          <w:rFonts w:ascii="Courier New" w:hAnsi="Courier New"/>
          <w:sz w:val="16"/>
          <w:lang w:eastAsia="en-GB"/>
        </w:rPr>
        <w:t xml:space="preserve">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.4</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&gt;Column-based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column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.5</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&gt;Row-based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row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.6</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&gt;Temporal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the component planes of the decoded frames in output order form a temporal interleaving of alternating first and second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&gt;Service-Compatible 3D&lt;/Name&gt;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service-compatible way, thereby offering the possibility to devices to extract 2D images from the 3D content.&lt;/Definition&gt;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&gt;MVC Stereo profile&lt;/Name&gt;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MVC stereo profile - compliant way (i.e. BlueRay).&lt;/Definition&gt;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&gt;Frame-Packing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wherein a single frame consists of two sub-frames meant for each eye, combined into a single frame using either the Top-and-Bottom 3D or Side-by-Side 3D formats without any halving of the vertical or horizontal resolution of individual sub-frames in each format respectively.&lt;/Definition&gt;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&gt;Multiview Autoscopic Video&lt;/Name&gt;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multiscopic way, consisting of e.g. an array of feeds produced by several cameras (e.g. 5)&lt;/Definition&gt;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&gt;Downwards-compatible multiscopic Video&lt;/Name&gt;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way that it is downwards compatible to stereoscopic devices.&lt;/Definition&gt;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&gt;Non-downwards-compatible multiscopic 3D&lt;/Name&gt;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way that it is not compatible to stereoscopic devices, therefore requiring support for more than stereoscopic rendering.&lt;/Definition&gt;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4</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&gt;Holographic Video&lt;/Name&gt;</w:t>
      </w:r>
    </w:p>
    <w:p w:rsidR="009C507B" w:rsidRPr="00925FF4"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val="de-CH" w:eastAsia="en-GB"/>
          <w:rPrChange w:id="3316" w:author="Evain, Jean-Pierre" w:date="2017-06-09T15:09:00Z">
            <w:rPr>
              <w:rFonts w:ascii="Courier New" w:hAnsi="Courier New"/>
              <w:sz w:val="16"/>
              <w:lang w:eastAsia="en-GB"/>
            </w:rPr>
          </w:rPrChange>
        </w:rPr>
      </w:pPr>
      <w:r w:rsidRPr="00F3500B">
        <w:rPr>
          <w:rFonts w:ascii="Courier New" w:hAnsi="Courier New"/>
          <w:sz w:val="16"/>
          <w:lang w:eastAsia="en-GB"/>
        </w:rPr>
        <w:tab/>
      </w:r>
      <w:r w:rsidRPr="00F3500B">
        <w:rPr>
          <w:rFonts w:ascii="Courier New" w:hAnsi="Courier New"/>
          <w:sz w:val="16"/>
          <w:lang w:eastAsia="en-GB"/>
        </w:rPr>
        <w:tab/>
      </w:r>
      <w:r w:rsidRPr="00925FF4">
        <w:rPr>
          <w:rFonts w:ascii="Courier New" w:hAnsi="Courier New"/>
          <w:sz w:val="16"/>
          <w:lang w:val="de-CH" w:eastAsia="en-GB"/>
          <w:rPrChange w:id="3317" w:author="Evain, Jean-Pierre" w:date="2017-06-09T15:09:00Z">
            <w:rPr>
              <w:rFonts w:ascii="Courier New" w:hAnsi="Courier New"/>
              <w:sz w:val="16"/>
              <w:lang w:eastAsia="en-GB"/>
            </w:rPr>
          </w:rPrChange>
        </w:rPr>
        <w:t>&lt;Definition xml:lang=</w:t>
      </w:r>
      <w:r w:rsidR="00452C3A" w:rsidRPr="00925FF4">
        <w:rPr>
          <w:rFonts w:ascii="Courier New" w:hAnsi="Courier New"/>
          <w:sz w:val="16"/>
          <w:lang w:val="de-CH" w:eastAsia="en-GB"/>
          <w:rPrChange w:id="3318" w:author="Evain, Jean-Pierre" w:date="2017-06-09T15:09:00Z">
            <w:rPr>
              <w:rFonts w:ascii="Courier New" w:hAnsi="Courier New"/>
              <w:sz w:val="16"/>
              <w:lang w:eastAsia="en-GB"/>
            </w:rPr>
          </w:rPrChange>
        </w:rPr>
        <w:t>"</w:t>
      </w:r>
      <w:r w:rsidRPr="00925FF4">
        <w:rPr>
          <w:rFonts w:ascii="Courier New" w:hAnsi="Courier New"/>
          <w:sz w:val="16"/>
          <w:lang w:val="de-CH" w:eastAsia="en-GB"/>
          <w:rPrChange w:id="3319" w:author="Evain, Jean-Pierre" w:date="2017-06-09T15:09:00Z">
            <w:rPr>
              <w:rFonts w:ascii="Courier New" w:hAnsi="Courier New"/>
              <w:sz w:val="16"/>
              <w:lang w:eastAsia="en-GB"/>
            </w:rPr>
          </w:rPrChange>
        </w:rPr>
        <w:t>en</w:t>
      </w:r>
      <w:r w:rsidR="00452C3A" w:rsidRPr="00925FF4">
        <w:rPr>
          <w:rFonts w:ascii="Courier New" w:hAnsi="Courier New"/>
          <w:sz w:val="16"/>
          <w:lang w:val="de-CH" w:eastAsia="en-GB"/>
          <w:rPrChange w:id="3320" w:author="Evain, Jean-Pierre" w:date="2017-06-09T15:09:00Z">
            <w:rPr>
              <w:rFonts w:ascii="Courier New" w:hAnsi="Courier New"/>
              <w:sz w:val="16"/>
              <w:lang w:eastAsia="en-GB"/>
            </w:rPr>
          </w:rPrChange>
        </w:rPr>
        <w:t>"</w:t>
      </w:r>
      <w:r w:rsidRPr="00925FF4">
        <w:rPr>
          <w:rFonts w:ascii="Courier New" w:hAnsi="Courier New"/>
          <w:sz w:val="16"/>
          <w:lang w:val="de-CH" w:eastAsia="en-GB"/>
          <w:rPrChange w:id="3321" w:author="Evain, Jean-Pierre" w:date="2017-06-09T15:09:00Z">
            <w:rPr>
              <w:rFonts w:ascii="Courier New" w:hAnsi="Courier New"/>
              <w:sz w:val="16"/>
              <w:lang w:eastAsia="en-GB"/>
            </w:rPr>
          </w:rPrChange>
        </w:rPr>
        <w:t>&gt;Multi-dimensional holographic video material.&lt;/Definition&gt;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925FF4">
        <w:rPr>
          <w:rFonts w:ascii="Courier New" w:hAnsi="Courier New"/>
          <w:sz w:val="16"/>
          <w:lang w:val="de-CH" w:eastAsia="en-GB"/>
          <w:rPrChange w:id="3322" w:author="Evain, Jean-Pierre" w:date="2017-06-09T15:09:00Z">
            <w:rPr>
              <w:rFonts w:ascii="Courier New" w:hAnsi="Courier New"/>
              <w:sz w:val="16"/>
              <w:lang w:eastAsia="en-GB"/>
            </w:rPr>
          </w:rPrChange>
        </w:rPr>
        <w:tab/>
      </w:r>
      <w:r w:rsidRPr="00925FF4">
        <w:rPr>
          <w:rFonts w:ascii="Courier New" w:hAnsi="Courier New"/>
          <w:sz w:val="16"/>
          <w:lang w:val="de-CH" w:eastAsia="en-GB"/>
          <w:rPrChange w:id="3323" w:author="Evain, Jean-Pierre" w:date="2017-06-09T15:09:00Z">
            <w:rPr>
              <w:rFonts w:ascii="Courier New" w:hAnsi="Courier New"/>
              <w:sz w:val="16"/>
              <w:lang w:eastAsia="en-GB"/>
            </w:rPr>
          </w:rPrChange>
        </w:rPr>
        <w:tab/>
      </w:r>
      <w:r w:rsidRPr="00F3500B">
        <w:rPr>
          <w:rFonts w:ascii="Courier New" w:hAnsi="Courier New"/>
          <w:sz w:val="16"/>
          <w:lang w:eastAsia="en-GB"/>
        </w:rPr>
        <w:t>&lt;Term termID=</w:t>
      </w:r>
      <w:r w:rsidR="00452C3A" w:rsidRPr="00F3500B">
        <w:rPr>
          <w:rFonts w:ascii="Courier New" w:hAnsi="Courier New"/>
          <w:sz w:val="16"/>
          <w:lang w:eastAsia="en-GB"/>
        </w:rPr>
        <w:t>"</w:t>
      </w:r>
      <w:r w:rsidRPr="00F3500B">
        <w:rPr>
          <w:rFonts w:ascii="Courier New" w:hAnsi="Courier New"/>
          <w:sz w:val="16"/>
          <w:lang w:eastAsia="en-GB"/>
        </w:rPr>
        <w:t>4.1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&gt;Holographic 3D&lt;/Name&gt;</w:t>
      </w:r>
    </w:p>
    <w:p w:rsidR="009C507B" w:rsidRPr="00F3500B" w:rsidRDefault="009C507B" w:rsidP="00D00B53">
      <w:pPr>
        <w:keepNext/>
        <w:keepLines/>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lastRenderedPageBreak/>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created and encoded especially for holographic 3D rendering devices.&lt;/Definition&gt;</w:t>
      </w:r>
    </w:p>
    <w:p w:rsidR="009C507B" w:rsidRPr="00F3500B" w:rsidRDefault="009C507B" w:rsidP="00D00B53">
      <w:pPr>
        <w:keepNext/>
        <w:keepLines/>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9C507B">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9C507B">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&lt;/ClassificationScheme&gt;</w:t>
      </w:r>
    </w:p>
    <w:p w:rsidR="009C507B" w:rsidRPr="00F3500B" w:rsidRDefault="009C507B" w:rsidP="009C507B">
      <w:pPr>
        <w:pBdr>
          <w:top w:val="single" w:sz="4" w:space="1" w:color="auto"/>
          <w:left w:val="single" w:sz="4" w:space="4" w:color="auto"/>
          <w:bottom w:val="single" w:sz="4" w:space="1" w:color="auto"/>
          <w:right w:val="single" w:sz="4" w:space="4" w:color="auto"/>
        </w:pBdr>
        <w:rPr>
          <w:rFonts w:ascii="Courier New" w:hAnsi="Courier New"/>
          <w:sz w:val="16"/>
          <w:lang w:eastAsia="en-GB"/>
        </w:rPr>
      </w:pPr>
    </w:p>
    <w:p w:rsidR="00AE1DA2" w:rsidRPr="00F3500B" w:rsidRDefault="00AE1DA2" w:rsidP="00AE1DA2">
      <w:pPr>
        <w:rPr>
          <w:sz w:val="18"/>
          <w:szCs w:val="18"/>
          <w:lang w:eastAsia="nl-NL"/>
        </w:rPr>
      </w:pPr>
    </w:p>
    <w:p w:rsidR="00111109" w:rsidRPr="00F3500B" w:rsidRDefault="00111109" w:rsidP="00111109">
      <w:pPr>
        <w:pStyle w:val="Heading1"/>
        <w:rPr>
          <w:lang w:eastAsia="nl-NL"/>
        </w:rPr>
      </w:pPr>
      <w:bookmarkStart w:id="3324" w:name="_Toc445719027"/>
      <w:r w:rsidRPr="00F3500B">
        <w:rPr>
          <w:lang w:eastAsia="nl-NL"/>
        </w:rPr>
        <w:t>A.21</w:t>
      </w:r>
      <w:r w:rsidRPr="00F3500B">
        <w:rPr>
          <w:lang w:eastAsia="nl-NL"/>
        </w:rPr>
        <w:tab/>
        <w:t>SocialMediaReferenceCS</w:t>
      </w:r>
      <w:bookmarkEnd w:id="3324"/>
    </w:p>
    <w:p w:rsidR="00080D13" w:rsidRPr="00F3500B" w:rsidRDefault="00914C5D" w:rsidP="0049312A">
      <w:pPr>
        <w:pBdr>
          <w:top w:val="single" w:sz="4" w:space="1" w:color="auto"/>
          <w:left w:val="single" w:sz="4" w:space="4" w:color="auto"/>
          <w:bottom w:val="single" w:sz="4" w:space="1" w:color="auto"/>
          <w:right w:val="single" w:sz="4" w:space="4" w:color="auto"/>
        </w:pBdr>
        <w:rPr>
          <w:rFonts w:ascii="Courier New" w:hAnsi="Courier New" w:cs="Courier New"/>
          <w:sz w:val="16"/>
          <w:szCs w:val="16"/>
          <w:lang w:eastAsia="ja-JP"/>
        </w:rPr>
      </w:pPr>
      <w:r w:rsidRPr="00F3500B">
        <w:rPr>
          <w:rFonts w:ascii="Courier New" w:hAnsi="Courier New" w:cs="Courier New"/>
          <w:color w:val="000096"/>
          <w:sz w:val="16"/>
          <w:szCs w:val="16"/>
          <w:lang w:eastAsia="en-GB"/>
        </w:rPr>
        <w:t>&lt;ClassificationScheme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uri</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sz w:val="16"/>
          <w:szCs w:val="16"/>
          <w:lang w:eastAsia="en-GB"/>
        </w:rPr>
        <w:t>urn</w:t>
      </w:r>
      <w:r w:rsidRPr="00F3500B">
        <w:rPr>
          <w:rFonts w:ascii="Courier New" w:hAnsi="Courier New" w:cs="Courier New"/>
          <w:color w:val="993300"/>
          <w:sz w:val="16"/>
          <w:szCs w:val="16"/>
          <w:lang w:eastAsia="en-GB"/>
        </w:rPr>
        <w:t>:</w:t>
      </w:r>
      <w:r w:rsidRPr="00F3500B">
        <w:rPr>
          <w:rFonts w:ascii="Courier New" w:hAnsi="Courier New" w:cs="Courier New"/>
          <w:sz w:val="16"/>
          <w:szCs w:val="16"/>
          <w:lang w:eastAsia="en-GB"/>
        </w:rPr>
        <w:t>tva</w:t>
      </w:r>
      <w:r w:rsidRPr="00F3500B">
        <w:rPr>
          <w:rFonts w:ascii="Courier New" w:hAnsi="Courier New" w:cs="Courier New"/>
          <w:color w:val="993300"/>
          <w:sz w:val="16"/>
          <w:szCs w:val="16"/>
          <w:lang w:eastAsia="en-GB"/>
        </w:rPr>
        <w:t>:metadata:</w:t>
      </w:r>
      <w:r w:rsidRPr="00F3500B">
        <w:rPr>
          <w:rFonts w:ascii="Courier New" w:hAnsi="Courier New" w:cs="Courier New"/>
          <w:sz w:val="16"/>
          <w:szCs w:val="16"/>
          <w:lang w:eastAsia="en-GB"/>
        </w:rPr>
        <w:t>cs</w:t>
      </w:r>
      <w:r w:rsidRPr="00F3500B">
        <w:rPr>
          <w:rFonts w:ascii="Courier New" w:hAnsi="Courier New" w:cs="Courier New"/>
          <w:color w:val="993300"/>
          <w:sz w:val="16"/>
          <w:szCs w:val="16"/>
          <w:lang w:eastAsia="en-GB"/>
        </w:rPr>
        <w:t>:SocialMediaReferenceCS:2015</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SOCIAL MEDIA REFERENCE--&gt;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Definition: This dimension is used to classify related material references according to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social media and identifiers used by those media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Twitter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Facebook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Facebook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 page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Facebook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Facebook page </w:t>
      </w:r>
      <w:r w:rsidRPr="00F3500B">
        <w:rPr>
          <w:rFonts w:ascii="Courier New" w:hAnsi="Courier New" w:cs="Courier New"/>
          <w:sz w:val="16"/>
          <w:szCs w:val="16"/>
          <w:lang w:eastAsia="en-GB"/>
        </w:rPr>
        <w:t>URL</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Facebook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Vine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lastRenderedPageBreak/>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an Instagram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Tumblr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 screen name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Flickr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screen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Pinterest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Pinterest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Reddit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screen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Reddit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96"/>
          <w:sz w:val="16"/>
          <w:szCs w:val="16"/>
          <w:lang w:eastAsia="en-GB"/>
        </w:rPr>
        <w:t>&lt;/ClassificationScheme&gt;</w:t>
      </w:r>
    </w:p>
    <w:p w:rsidR="008931B2" w:rsidRPr="00F3500B" w:rsidRDefault="00A3385F" w:rsidP="008931B2">
      <w:pPr>
        <w:pStyle w:val="Heading8"/>
      </w:pPr>
      <w:r w:rsidRPr="00F3500B">
        <w:rPr>
          <w:lang w:eastAsia="ja-JP"/>
        </w:rPr>
        <w:br w:type="page"/>
      </w:r>
    </w:p>
    <w:p w:rsidR="008931B2" w:rsidRPr="00F3500B" w:rsidRDefault="008931B2" w:rsidP="008931B2">
      <w:pPr>
        <w:pStyle w:val="Heading8"/>
      </w:pPr>
      <w:bookmarkStart w:id="3325" w:name="_Toc445719028"/>
      <w:r w:rsidRPr="00F3500B">
        <w:lastRenderedPageBreak/>
        <w:t>Annex B (normative</w:t>
      </w:r>
      <w:r w:rsidR="00F700FB">
        <w:t>):</w:t>
      </w:r>
      <w:r w:rsidR="00F700FB">
        <w:br/>
      </w:r>
      <w:r w:rsidRPr="00F3500B">
        <w:t>Use of classification schemes for multi-dimensional content classification</w:t>
      </w:r>
      <w:bookmarkEnd w:id="3325"/>
    </w:p>
    <w:p w:rsidR="008532F7" w:rsidRPr="00F3500B" w:rsidRDefault="00A3385F">
      <w:r w:rsidRPr="00F3500B">
        <w:t>In multi-dimensional classification systems each content item is usually classified as many times as there are dimensions in the system. A multi-dimensional classification system can be understood as a way to describe a content item according to several coordinates in a multi-dimensional space.</w:t>
      </w:r>
    </w:p>
    <w:p w:rsidR="00A3385F" w:rsidRPr="00F3500B" w:rsidRDefault="00A3385F">
      <w:r w:rsidRPr="00F3500B">
        <w:t>In such a multi-dimensional classification system each content item is potentially classifiable in each of the dimensions used - i.e. each dimension is applicable to every programme or commercial.</w:t>
      </w:r>
    </w:p>
    <w:p w:rsidR="008532F7" w:rsidRPr="00F3500B" w:rsidRDefault="00A3385F">
      <w:r w:rsidRPr="00F3500B">
        <w:t xml:space="preserve">Each dimension is used to describe content from a single viewpoint. Classification of a programme in one specific dimension may not, by itself, be meaningful. In most cases, it is only the </w:t>
      </w:r>
      <w:r w:rsidRPr="00F3500B">
        <w:rPr>
          <w:i/>
        </w:rPr>
        <w:t>combination</w:t>
      </w:r>
      <w:r w:rsidRPr="00F3500B">
        <w:t xml:space="preserve"> of classification terms drawn from multiple dimensions that leads to significance.</w:t>
      </w:r>
    </w:p>
    <w:p w:rsidR="00A3385F" w:rsidRPr="00F3500B" w:rsidRDefault="00A3385F">
      <w:r w:rsidRPr="00F3500B">
        <w:t>Each dimension is structured in a hierarchical way to enable greater precision and flexibility in the description of the aspect involved.</w:t>
      </w:r>
    </w:p>
    <w:p w:rsidR="00A3385F" w:rsidRPr="00F3500B" w:rsidRDefault="00A3385F" w:rsidP="00614D0B">
      <w:pPr>
        <w:pStyle w:val="Heading1"/>
      </w:pPr>
      <w:bookmarkStart w:id="3326" w:name="_Toc445719029"/>
      <w:r w:rsidRPr="00F3500B">
        <w:t>B.1</w:t>
      </w:r>
      <w:r w:rsidRPr="00F3500B">
        <w:tab/>
        <w:t>Dimensions used in TVA programme classification</w:t>
      </w:r>
      <w:bookmarkEnd w:id="3326"/>
    </w:p>
    <w:p w:rsidR="00A3385F" w:rsidRPr="00F3500B" w:rsidRDefault="00344126">
      <w:pPr>
        <w:tabs>
          <w:tab w:val="left" w:pos="-720"/>
        </w:tabs>
        <w:suppressAutoHyphens/>
      </w:pPr>
      <w:r w:rsidRPr="00F3500B">
        <w:rPr>
          <w:i/>
        </w:rPr>
        <w:t>TV</w:t>
      </w:r>
      <w:r w:rsidR="001425E5" w:rsidRPr="00F3500B">
        <w:rPr>
          <w:i/>
        </w:rPr>
        <w:t>-</w:t>
      </w:r>
      <w:r w:rsidRPr="00F3500B">
        <w:rPr>
          <w:i/>
        </w:rPr>
        <w:t>Anytime</w:t>
      </w:r>
      <w:r w:rsidR="00A3385F" w:rsidRPr="00F3500B">
        <w:t xml:space="preserve"> programme classification is based on these dimensions:</w:t>
      </w:r>
    </w:p>
    <w:p w:rsidR="00A3385F" w:rsidRPr="00F3500B" w:rsidRDefault="00A3385F">
      <w:pPr>
        <w:pStyle w:val="B1"/>
      </w:pPr>
      <w:r w:rsidRPr="00F3500B">
        <w:t>Intention.</w:t>
      </w:r>
    </w:p>
    <w:p w:rsidR="00A3385F" w:rsidRPr="00F3500B" w:rsidRDefault="00A3385F">
      <w:pPr>
        <w:pStyle w:val="B1"/>
      </w:pPr>
      <w:r w:rsidRPr="00F3500B">
        <w:t>Format.</w:t>
      </w:r>
    </w:p>
    <w:p w:rsidR="00A3385F" w:rsidRPr="00F3500B" w:rsidRDefault="00A3385F">
      <w:pPr>
        <w:pStyle w:val="B1"/>
      </w:pPr>
      <w:r w:rsidRPr="00F3500B">
        <w:t>Content.</w:t>
      </w:r>
    </w:p>
    <w:p w:rsidR="00A3385F" w:rsidRPr="00F3500B" w:rsidRDefault="00A3385F">
      <w:pPr>
        <w:pStyle w:val="B1"/>
      </w:pPr>
      <w:r w:rsidRPr="00F3500B">
        <w:t>Content Commercial</w:t>
      </w:r>
      <w:r w:rsidR="005C2CA0" w:rsidRPr="00F3500B">
        <w:t>.</w:t>
      </w:r>
    </w:p>
    <w:p w:rsidR="00A3385F" w:rsidRPr="00F3500B" w:rsidRDefault="00A3385F">
      <w:pPr>
        <w:pStyle w:val="B1"/>
      </w:pPr>
      <w:r w:rsidRPr="00F3500B">
        <w:t>Origination.</w:t>
      </w:r>
    </w:p>
    <w:p w:rsidR="00A3385F" w:rsidRPr="00F3500B" w:rsidRDefault="00A3385F">
      <w:pPr>
        <w:pStyle w:val="B1"/>
      </w:pPr>
      <w:r w:rsidRPr="00F3500B">
        <w:t>Intended Audience.</w:t>
      </w:r>
    </w:p>
    <w:p w:rsidR="00A3385F" w:rsidRPr="00F3500B" w:rsidRDefault="00A3385F">
      <w:pPr>
        <w:pStyle w:val="B1"/>
      </w:pPr>
      <w:r w:rsidRPr="00F3500B">
        <w:t>Language</w:t>
      </w:r>
      <w:r w:rsidR="005C2CA0" w:rsidRPr="00F3500B">
        <w:t>.</w:t>
      </w:r>
    </w:p>
    <w:p w:rsidR="00A3385F" w:rsidRPr="00F3500B" w:rsidRDefault="00A3385F">
      <w:pPr>
        <w:pStyle w:val="B1"/>
      </w:pPr>
      <w:r w:rsidRPr="00F3500B">
        <w:t>Content Alert.</w:t>
      </w:r>
    </w:p>
    <w:p w:rsidR="00A3385F" w:rsidRPr="00F3500B" w:rsidRDefault="00A3385F">
      <w:pPr>
        <w:pStyle w:val="B1"/>
      </w:pPr>
      <w:r w:rsidRPr="00F3500B">
        <w:t>Media Type.</w:t>
      </w:r>
    </w:p>
    <w:p w:rsidR="00A3385F" w:rsidRPr="00F3500B" w:rsidRDefault="00A3385F">
      <w:pPr>
        <w:pStyle w:val="B1"/>
      </w:pPr>
      <w:r w:rsidRPr="00F3500B">
        <w:t>Atmosphere.</w:t>
      </w:r>
    </w:p>
    <w:p w:rsidR="00A3385F" w:rsidRPr="00F3500B" w:rsidRDefault="00A3385F">
      <w:pPr>
        <w:pStyle w:val="B1"/>
      </w:pPr>
      <w:r w:rsidRPr="00F3500B">
        <w:t>Audio Purpose</w:t>
      </w:r>
      <w:r w:rsidR="005C2CA0" w:rsidRPr="00F3500B">
        <w:t>.</w:t>
      </w:r>
    </w:p>
    <w:p w:rsidR="00A3385F" w:rsidRPr="00F3500B" w:rsidRDefault="00A3385F">
      <w:pPr>
        <w:pStyle w:val="B1"/>
      </w:pPr>
      <w:r w:rsidRPr="00F3500B">
        <w:t>Purchase Type</w:t>
      </w:r>
      <w:r w:rsidR="005C2CA0" w:rsidRPr="00F3500B">
        <w:t>.</w:t>
      </w:r>
    </w:p>
    <w:p w:rsidR="00A3385F" w:rsidRPr="00F3500B" w:rsidRDefault="00A3385F">
      <w:pPr>
        <w:pStyle w:val="B1"/>
      </w:pPr>
      <w:r w:rsidRPr="00F3500B">
        <w:t>Unit Type</w:t>
      </w:r>
      <w:r w:rsidR="005C2CA0" w:rsidRPr="00F3500B">
        <w:t>.</w:t>
      </w:r>
    </w:p>
    <w:p w:rsidR="00233D3F" w:rsidRPr="00F3500B" w:rsidRDefault="00233D3F">
      <w:pPr>
        <w:pStyle w:val="B1"/>
      </w:pPr>
      <w:r w:rsidRPr="00F3500B">
        <w:t>DerivationReasonType.</w:t>
      </w:r>
    </w:p>
    <w:p w:rsidR="00233D3F" w:rsidRPr="00F3500B" w:rsidRDefault="00233D3F">
      <w:pPr>
        <w:pStyle w:val="B1"/>
      </w:pPr>
      <w:r w:rsidRPr="00F3500B">
        <w:t>CaptionCodingFormat</w:t>
      </w:r>
      <w:r w:rsidR="00666524" w:rsidRPr="00F3500B">
        <w:t>.</w:t>
      </w:r>
    </w:p>
    <w:p w:rsidR="008D6E30" w:rsidRPr="00F3500B" w:rsidRDefault="008D6E30">
      <w:pPr>
        <w:pStyle w:val="B1"/>
      </w:pPr>
      <w:r w:rsidRPr="00F3500B">
        <w:t>HowRelated</w:t>
      </w:r>
      <w:r w:rsidR="00080D13" w:rsidRPr="00F3500B">
        <w:t>.</w:t>
      </w:r>
    </w:p>
    <w:p w:rsidR="00080D13" w:rsidRPr="00F3500B" w:rsidRDefault="00080D13">
      <w:pPr>
        <w:pStyle w:val="B1"/>
      </w:pPr>
      <w:r w:rsidRPr="00F3500B">
        <w:t>PictureFormat.</w:t>
      </w:r>
    </w:p>
    <w:p w:rsidR="00080D13" w:rsidRPr="00F3500B" w:rsidRDefault="00080D13">
      <w:pPr>
        <w:pStyle w:val="B1"/>
      </w:pPr>
      <w:r w:rsidRPr="00F3500B">
        <w:t>SocialMediaReference</w:t>
      </w:r>
      <w:r w:rsidR="00452C3A" w:rsidRPr="00F3500B">
        <w:t>.</w:t>
      </w:r>
    </w:p>
    <w:p w:rsidR="00A3385F" w:rsidRPr="00F3500B" w:rsidRDefault="00A3385F">
      <w:r w:rsidRPr="00F3500B">
        <w:t>For each of these dimensions, a TVA at least one default hierarchical CS of up to 3 levels has been defined. It is possible to provide terms beyond the lowest level of any CS by the use of the Keyword element.</w:t>
      </w:r>
    </w:p>
    <w:p w:rsidR="00A3385F" w:rsidRPr="00F3500B" w:rsidRDefault="00A3385F">
      <w:pPr>
        <w:pStyle w:val="H6"/>
      </w:pPr>
      <w:r w:rsidRPr="00F3500B">
        <w:lastRenderedPageBreak/>
        <w:t>IntentionCS</w:t>
      </w:r>
    </w:p>
    <w:p w:rsidR="00A3385F" w:rsidRPr="00F3500B" w:rsidRDefault="00A3385F" w:rsidP="00615D37">
      <w:pPr>
        <w:keepNext/>
        <w:keepLines/>
      </w:pPr>
      <w:r w:rsidRPr="00F3500B">
        <w:t xml:space="preserve">Contains terms that describe the intention of the programme at the conceptual phase, e.g. entertainment, information, education. This information can be useful for the classification of early transmitted </w:t>
      </w:r>
      <w:r w:rsidR="00452C3A" w:rsidRPr="00F3500B">
        <w:t>"</w:t>
      </w:r>
      <w:r w:rsidRPr="00F3500B">
        <w:t>attractors</w:t>
      </w:r>
      <w:r w:rsidR="00452C3A" w:rsidRPr="00F3500B">
        <w:t>"</w:t>
      </w:r>
      <w:r w:rsidRPr="00F3500B">
        <w:t>.</w:t>
      </w:r>
    </w:p>
    <w:p w:rsidR="00A3385F" w:rsidRPr="00F3500B" w:rsidRDefault="00A3385F" w:rsidP="00452C3A">
      <w:r w:rsidRPr="00F3500B">
        <w:t xml:space="preserve">uri= </w:t>
      </w:r>
      <w:r w:rsidR="00452C3A" w:rsidRPr="00F3500B">
        <w:t>"</w:t>
      </w:r>
      <w:r w:rsidRPr="00F3500B">
        <w:t>urn:tva:metadata:cs:IntentionCS:2005</w:t>
      </w:r>
      <w:r w:rsidR="00452C3A" w:rsidRPr="00F3500B">
        <w:t>"</w:t>
      </w:r>
    </w:p>
    <w:p w:rsidR="00A3385F" w:rsidRPr="00F3500B" w:rsidRDefault="00A3385F">
      <w:pPr>
        <w:pStyle w:val="H6"/>
      </w:pPr>
      <w:r w:rsidRPr="00F3500B">
        <w:t>FormatCS</w:t>
      </w:r>
    </w:p>
    <w:p w:rsidR="00A3385F" w:rsidRPr="00F3500B" w:rsidRDefault="00A3385F">
      <w:r w:rsidRPr="00F3500B">
        <w:t>Contains terms that describe the format of a programme, e.g. artistic performance, a magazine show, a cartoon.</w:t>
      </w:r>
    </w:p>
    <w:p w:rsidR="00A3385F" w:rsidRPr="00F3500B" w:rsidRDefault="00A3385F">
      <w:r w:rsidRPr="00F3500B">
        <w:t xml:space="preserve">uri= </w:t>
      </w:r>
      <w:r w:rsidR="00452C3A" w:rsidRPr="00F3500B">
        <w:t>"</w:t>
      </w:r>
      <w:r w:rsidRPr="00F3500B">
        <w:t>urn:tva:metadata:cs:FormatCS:20</w:t>
      </w:r>
      <w:r w:rsidR="00506545" w:rsidRPr="00F3500B">
        <w:t>11</w:t>
      </w:r>
      <w:r w:rsidR="00452C3A" w:rsidRPr="00F3500B">
        <w:t>"</w:t>
      </w:r>
    </w:p>
    <w:p w:rsidR="00A3385F" w:rsidRPr="00F3500B" w:rsidRDefault="00A3385F">
      <w:pPr>
        <w:pStyle w:val="H6"/>
      </w:pPr>
      <w:r w:rsidRPr="00F3500B">
        <w:t>ContentCS</w:t>
      </w:r>
    </w:p>
    <w:p w:rsidR="00A3385F" w:rsidRPr="00F3500B" w:rsidRDefault="00A3385F" w:rsidP="000C66E0">
      <w:r w:rsidRPr="00F3500B">
        <w:t>Contains terms that describe the nature and and/or subject of the programme or commercial, e.g. soccer.</w:t>
      </w:r>
    </w:p>
    <w:p w:rsidR="00A3385F" w:rsidRPr="00925FF4" w:rsidRDefault="00A3385F" w:rsidP="000C66E0">
      <w:pPr>
        <w:rPr>
          <w:lang w:val="fr-CH"/>
          <w:rPrChange w:id="3327" w:author="Evain, Jean-Pierre" w:date="2017-06-09T15:09:00Z">
            <w:rPr/>
          </w:rPrChange>
        </w:rPr>
      </w:pPr>
      <w:r w:rsidRPr="00925FF4">
        <w:rPr>
          <w:lang w:val="fr-CH"/>
          <w:rPrChange w:id="3328" w:author="Evain, Jean-Pierre" w:date="2017-06-09T15:09:00Z">
            <w:rPr/>
          </w:rPrChange>
        </w:rPr>
        <w:t xml:space="preserve">uri= </w:t>
      </w:r>
      <w:r w:rsidR="00452C3A" w:rsidRPr="00925FF4">
        <w:rPr>
          <w:lang w:val="fr-CH"/>
          <w:rPrChange w:id="3329" w:author="Evain, Jean-Pierre" w:date="2017-06-09T15:09:00Z">
            <w:rPr/>
          </w:rPrChange>
        </w:rPr>
        <w:t>"</w:t>
      </w:r>
      <w:r w:rsidRPr="00925FF4">
        <w:rPr>
          <w:lang w:val="fr-CH"/>
          <w:rPrChange w:id="3330" w:author="Evain, Jean-Pierre" w:date="2017-06-09T15:09:00Z">
            <w:rPr/>
          </w:rPrChange>
        </w:rPr>
        <w:t>urn:tva:metadata:cs:ContentCS:20</w:t>
      </w:r>
      <w:r w:rsidR="00506545" w:rsidRPr="00925FF4">
        <w:rPr>
          <w:lang w:val="fr-CH"/>
          <w:rPrChange w:id="3331" w:author="Evain, Jean-Pierre" w:date="2017-06-09T15:09:00Z">
            <w:rPr/>
          </w:rPrChange>
        </w:rPr>
        <w:t>11</w:t>
      </w:r>
      <w:r w:rsidR="00452C3A" w:rsidRPr="00925FF4">
        <w:rPr>
          <w:lang w:val="fr-CH"/>
          <w:rPrChange w:id="3332" w:author="Evain, Jean-Pierre" w:date="2017-06-09T15:09:00Z">
            <w:rPr/>
          </w:rPrChange>
        </w:rPr>
        <w:t>"</w:t>
      </w:r>
    </w:p>
    <w:p w:rsidR="00A3385F" w:rsidRPr="00925FF4" w:rsidRDefault="00A3385F">
      <w:pPr>
        <w:pStyle w:val="H6"/>
        <w:rPr>
          <w:lang w:val="fr-CH"/>
          <w:rPrChange w:id="3333" w:author="Evain, Jean-Pierre" w:date="2017-06-09T15:09:00Z">
            <w:rPr/>
          </w:rPrChange>
        </w:rPr>
      </w:pPr>
      <w:r w:rsidRPr="00925FF4">
        <w:rPr>
          <w:lang w:val="fr-CH"/>
          <w:rPrChange w:id="3334" w:author="Evain, Jean-Pierre" w:date="2017-06-09T15:09:00Z">
            <w:rPr/>
          </w:rPrChange>
        </w:rPr>
        <w:t>ContentCommercialCS</w:t>
      </w:r>
    </w:p>
    <w:p w:rsidR="00A3385F" w:rsidRPr="00F3500B" w:rsidRDefault="00A3385F">
      <w:r w:rsidRPr="00F3500B">
        <w:t>Contains terms that describe the nature and and/or subject of a commercial.</w:t>
      </w:r>
    </w:p>
    <w:p w:rsidR="00A3385F" w:rsidRPr="00925FF4" w:rsidRDefault="00A3385F">
      <w:pPr>
        <w:rPr>
          <w:lang w:val="fr-CH"/>
          <w:rPrChange w:id="3335" w:author="Evain, Jean-Pierre" w:date="2017-06-09T15:09:00Z">
            <w:rPr/>
          </w:rPrChange>
        </w:rPr>
      </w:pPr>
      <w:r w:rsidRPr="00925FF4">
        <w:rPr>
          <w:lang w:val="fr-CH"/>
          <w:rPrChange w:id="3336" w:author="Evain, Jean-Pierre" w:date="2017-06-09T15:09:00Z">
            <w:rPr/>
          </w:rPrChange>
        </w:rPr>
        <w:t xml:space="preserve">uri= </w:t>
      </w:r>
      <w:r w:rsidR="00452C3A" w:rsidRPr="00925FF4">
        <w:rPr>
          <w:lang w:val="fr-CH"/>
          <w:rPrChange w:id="3337" w:author="Evain, Jean-Pierre" w:date="2017-06-09T15:09:00Z">
            <w:rPr/>
          </w:rPrChange>
        </w:rPr>
        <w:t>"</w:t>
      </w:r>
      <w:r w:rsidRPr="00925FF4">
        <w:rPr>
          <w:lang w:val="fr-CH"/>
          <w:rPrChange w:id="3338" w:author="Evain, Jean-Pierre" w:date="2017-06-09T15:09:00Z">
            <w:rPr/>
          </w:rPrChange>
        </w:rPr>
        <w:t>urn:tva:metadata:cs:ContentCommercialCS:2005</w:t>
      </w:r>
      <w:r w:rsidR="00452C3A" w:rsidRPr="00925FF4">
        <w:rPr>
          <w:lang w:val="fr-CH"/>
          <w:rPrChange w:id="3339" w:author="Evain, Jean-Pierre" w:date="2017-06-09T15:09:00Z">
            <w:rPr/>
          </w:rPrChange>
        </w:rPr>
        <w:t>"</w:t>
      </w:r>
    </w:p>
    <w:p w:rsidR="00A3385F" w:rsidRPr="00F3500B" w:rsidRDefault="00A3385F">
      <w:pPr>
        <w:pStyle w:val="H6"/>
      </w:pPr>
      <w:r w:rsidRPr="00F3500B">
        <w:t>OriginationCS</w:t>
      </w:r>
    </w:p>
    <w:p w:rsidR="00A3385F" w:rsidRPr="00F3500B" w:rsidRDefault="00A3385F">
      <w:r w:rsidRPr="00F3500B">
        <w:t>Contains terms that describe the origination of the programme (e.g. live from a studio, a cinema release movie</w:t>
      </w:r>
      <w:r w:rsidR="00666524" w:rsidRPr="00F3500B">
        <w:t>,</w:t>
      </w:r>
      <w:r w:rsidRPr="00F3500B">
        <w:t xml:space="preserve"> etc.).</w:t>
      </w:r>
    </w:p>
    <w:p w:rsidR="00A3385F" w:rsidRPr="00F3500B" w:rsidRDefault="00A3385F">
      <w:r w:rsidRPr="00F3500B">
        <w:t xml:space="preserve">uri= </w:t>
      </w:r>
      <w:r w:rsidR="00452C3A" w:rsidRPr="00F3500B">
        <w:t>"</w:t>
      </w:r>
      <w:r w:rsidRPr="00F3500B">
        <w:t>urn:tva:metadata:cs:OriginationCS:20</w:t>
      </w:r>
      <w:r w:rsidR="00506545" w:rsidRPr="00F3500B">
        <w:t>11</w:t>
      </w:r>
      <w:r w:rsidR="00452C3A" w:rsidRPr="00F3500B">
        <w:t>"</w:t>
      </w:r>
    </w:p>
    <w:p w:rsidR="00A3385F" w:rsidRPr="00F3500B" w:rsidRDefault="00A3385F">
      <w:pPr>
        <w:pStyle w:val="H6"/>
      </w:pPr>
      <w:r w:rsidRPr="00F3500B">
        <w:t>IntendedAudienceCS</w:t>
      </w:r>
    </w:p>
    <w:p w:rsidR="00A3385F" w:rsidRPr="00F3500B" w:rsidRDefault="00A3385F">
      <w:r w:rsidRPr="00F3500B">
        <w:t>Contains terms that describe the intended audience for the programme (e.g. by gender, age, socio-economic group or educational level).</w:t>
      </w:r>
    </w:p>
    <w:p w:rsidR="00A3385F" w:rsidRPr="00F3500B" w:rsidRDefault="00A3385F">
      <w:r w:rsidRPr="00F3500B">
        <w:t xml:space="preserve">uri= </w:t>
      </w:r>
      <w:r w:rsidR="00452C3A" w:rsidRPr="00F3500B">
        <w:t>"</w:t>
      </w:r>
      <w:r w:rsidRPr="00F3500B">
        <w:t>urn:tva:metadata:cs:IntendedAudienceCS:20</w:t>
      </w:r>
      <w:r w:rsidR="00506545" w:rsidRPr="00F3500B">
        <w:t>11</w:t>
      </w:r>
      <w:r w:rsidR="00452C3A" w:rsidRPr="00F3500B">
        <w:t>"</w:t>
      </w:r>
    </w:p>
    <w:p w:rsidR="00A3385F" w:rsidRPr="00F3500B" w:rsidRDefault="00A3385F">
      <w:pPr>
        <w:pStyle w:val="H6"/>
      </w:pPr>
      <w:r w:rsidRPr="00F3500B">
        <w:t>LanguageCS</w:t>
      </w:r>
    </w:p>
    <w:p w:rsidR="00A3385F" w:rsidRPr="00F3500B" w:rsidRDefault="00A3385F">
      <w:r w:rsidRPr="00F3500B">
        <w:t>Contains terms that describe the language of the intended audience for the programme.</w:t>
      </w:r>
    </w:p>
    <w:p w:rsidR="00A3385F" w:rsidRPr="00F3500B" w:rsidRDefault="00A3385F">
      <w:r w:rsidRPr="00F3500B">
        <w:t xml:space="preserve">uri= </w:t>
      </w:r>
      <w:r w:rsidR="00452C3A" w:rsidRPr="00F3500B">
        <w:t>"</w:t>
      </w:r>
      <w:r w:rsidRPr="00F3500B">
        <w:t>urn:tva:metadata:cs:LanguageCS:2004</w:t>
      </w:r>
      <w:r w:rsidR="00452C3A" w:rsidRPr="00F3500B">
        <w:t>"</w:t>
      </w:r>
    </w:p>
    <w:p w:rsidR="00A3385F" w:rsidRPr="00F3500B" w:rsidRDefault="00A3385F">
      <w:pPr>
        <w:pStyle w:val="H6"/>
      </w:pPr>
      <w:r w:rsidRPr="00F3500B">
        <w:t>Content AlertCS</w:t>
      </w:r>
    </w:p>
    <w:p w:rsidR="008532F7" w:rsidRPr="00F3500B" w:rsidRDefault="00A3385F">
      <w:r w:rsidRPr="00F3500B">
        <w:t xml:space="preserve">Provides a means of alerting a viewer that there are elements within the programme they may not wish to be exposed to, i.e. a </w:t>
      </w:r>
      <w:r w:rsidR="00452C3A" w:rsidRPr="00F3500B">
        <w:t>"</w:t>
      </w:r>
      <w:r w:rsidRPr="00F3500B">
        <w:t>detractor</w:t>
      </w:r>
      <w:r w:rsidR="00452C3A" w:rsidRPr="00F3500B">
        <w:t>"</w:t>
      </w:r>
      <w:r w:rsidRPr="00F3500B">
        <w:t>. Strong language, scenes of a sexual nature</w:t>
      </w:r>
      <w:r w:rsidR="00666524" w:rsidRPr="00F3500B">
        <w:t>,</w:t>
      </w:r>
      <w:r w:rsidRPr="00F3500B">
        <w:t xml:space="preserve"> etc.</w:t>
      </w:r>
    </w:p>
    <w:p w:rsidR="00A3385F" w:rsidRPr="00F3500B" w:rsidRDefault="00A3385F">
      <w:r w:rsidRPr="00F3500B">
        <w:t xml:space="preserve">uri= </w:t>
      </w:r>
      <w:r w:rsidR="00452C3A" w:rsidRPr="00F3500B">
        <w:t>"</w:t>
      </w:r>
      <w:r w:rsidRPr="00F3500B">
        <w:t>urn:tva:metadata:cs:ContentAlertCS:2005</w:t>
      </w:r>
      <w:r w:rsidR="00452C3A" w:rsidRPr="00F3500B">
        <w:t>"</w:t>
      </w:r>
    </w:p>
    <w:p w:rsidR="00A3385F" w:rsidRPr="00F3500B" w:rsidRDefault="00A3385F">
      <w:pPr>
        <w:pStyle w:val="H6"/>
        <w:rPr>
          <w:lang w:eastAsia="en-GB"/>
        </w:rPr>
      </w:pPr>
      <w:r w:rsidRPr="00F3500B">
        <w:t>Media TypeCS</w:t>
      </w:r>
    </w:p>
    <w:p w:rsidR="00A3385F" w:rsidRPr="00F3500B" w:rsidRDefault="00A3385F">
      <w:r w:rsidRPr="00F3500B">
        <w:t>Contains terms that describe the medium of the content (e.g. Video and Audio, a multimedia application, audio only, audio video enhancements, etc.)</w:t>
      </w:r>
      <w:r w:rsidR="00CA49B5" w:rsidRPr="00F3500B">
        <w:t>.</w:t>
      </w:r>
    </w:p>
    <w:p w:rsidR="00A3385F" w:rsidRPr="00F3500B" w:rsidRDefault="00A3385F">
      <w:r w:rsidRPr="00F3500B">
        <w:t xml:space="preserve">uri= </w:t>
      </w:r>
      <w:r w:rsidR="00452C3A" w:rsidRPr="00F3500B">
        <w:t>"</w:t>
      </w:r>
      <w:r w:rsidRPr="00F3500B">
        <w:t>urn:tva:metadata:cs:MediaTypeCS:2005</w:t>
      </w:r>
      <w:r w:rsidR="00452C3A" w:rsidRPr="00F3500B">
        <w:t>"</w:t>
      </w:r>
    </w:p>
    <w:p w:rsidR="00A3385F" w:rsidRPr="00F3500B" w:rsidRDefault="00A3385F">
      <w:pPr>
        <w:pStyle w:val="H6"/>
      </w:pPr>
      <w:r w:rsidRPr="00F3500B">
        <w:t>AtmosphereCS</w:t>
      </w:r>
    </w:p>
    <w:p w:rsidR="00A3385F" w:rsidRPr="00F3500B" w:rsidRDefault="00A3385F">
      <w:pPr>
        <w:rPr>
          <w:lang w:eastAsia="en-GB"/>
        </w:rPr>
      </w:pPr>
      <w:r w:rsidRPr="00F3500B">
        <w:t>Contains terms that convey the psychological or emotional (</w:t>
      </w:r>
      <w:r w:rsidR="00452C3A" w:rsidRPr="00F3500B">
        <w:t>"</w:t>
      </w:r>
      <w:r w:rsidRPr="00F3500B">
        <w:t>soft</w:t>
      </w:r>
      <w:r w:rsidR="00452C3A" w:rsidRPr="00F3500B">
        <w:t>"</w:t>
      </w:r>
      <w:r w:rsidRPr="00F3500B">
        <w:t>) characteristics of a content item.</w:t>
      </w:r>
    </w:p>
    <w:p w:rsidR="00A3385F" w:rsidRPr="00F3500B" w:rsidRDefault="00A3385F">
      <w:pPr>
        <w:rPr>
          <w:lang w:eastAsia="en-GB"/>
        </w:rPr>
      </w:pPr>
      <w:r w:rsidRPr="00F3500B">
        <w:t>uri=</w:t>
      </w:r>
      <w:r w:rsidRPr="00F3500B">
        <w:rPr>
          <w:lang w:eastAsia="en-GB"/>
        </w:rPr>
        <w:t xml:space="preserve"> </w:t>
      </w:r>
      <w:r w:rsidR="00452C3A" w:rsidRPr="00F3500B">
        <w:rPr>
          <w:lang w:eastAsia="en-GB"/>
        </w:rPr>
        <w:t>"</w:t>
      </w:r>
      <w:r w:rsidRPr="00F3500B">
        <w:t>urn:tva:metadata:cs:AtmosphereCS:2005</w:t>
      </w:r>
      <w:r w:rsidR="00452C3A" w:rsidRPr="00F3500B">
        <w:rPr>
          <w:lang w:eastAsia="en-GB"/>
        </w:rPr>
        <w:t>"</w:t>
      </w:r>
    </w:p>
    <w:p w:rsidR="00A3385F" w:rsidRPr="00F3500B" w:rsidRDefault="00A3385F">
      <w:pPr>
        <w:pStyle w:val="H6"/>
        <w:rPr>
          <w:lang w:eastAsia="en-GB"/>
        </w:rPr>
      </w:pPr>
      <w:r w:rsidRPr="00F3500B">
        <w:rPr>
          <w:lang w:eastAsia="en-GB"/>
        </w:rPr>
        <w:t>AudioPurposeCS</w:t>
      </w:r>
    </w:p>
    <w:p w:rsidR="00A3385F" w:rsidRPr="00F3500B" w:rsidRDefault="00A3385F">
      <w:pPr>
        <w:rPr>
          <w:lang w:eastAsia="en-GB"/>
        </w:rPr>
      </w:pPr>
      <w:r w:rsidRPr="00F3500B">
        <w:rPr>
          <w:lang w:eastAsia="en-GB"/>
        </w:rPr>
        <w:t>Contains terms that describe the main purpose for the audio track to be available.</w:t>
      </w:r>
    </w:p>
    <w:p w:rsidR="00A3385F" w:rsidRPr="00F3500B" w:rsidRDefault="00A3385F">
      <w:pPr>
        <w:rPr>
          <w:lang w:eastAsia="en-GB"/>
        </w:rPr>
      </w:pPr>
      <w:r w:rsidRPr="00F3500B">
        <w:t>uri=</w:t>
      </w:r>
      <w:r w:rsidRPr="00F3500B">
        <w:rPr>
          <w:lang w:eastAsia="en-GB"/>
        </w:rPr>
        <w:t xml:space="preserve"> </w:t>
      </w:r>
      <w:r w:rsidR="00452C3A" w:rsidRPr="00F3500B">
        <w:rPr>
          <w:lang w:eastAsia="en-GB"/>
        </w:rPr>
        <w:t>"</w:t>
      </w:r>
      <w:r w:rsidRPr="00F3500B">
        <w:t>urn:tva:metadata:cs:AudioPurposeCS:200</w:t>
      </w:r>
      <w:r w:rsidR="00233D3F" w:rsidRPr="00F3500B">
        <w:t>7</w:t>
      </w:r>
      <w:r w:rsidR="00452C3A" w:rsidRPr="00F3500B">
        <w:rPr>
          <w:lang w:eastAsia="en-GB"/>
        </w:rPr>
        <w:t>"</w:t>
      </w:r>
    </w:p>
    <w:p w:rsidR="00A3385F" w:rsidRPr="00F3500B" w:rsidRDefault="00A3385F">
      <w:pPr>
        <w:pStyle w:val="H6"/>
        <w:rPr>
          <w:lang w:eastAsia="en-GB"/>
        </w:rPr>
      </w:pPr>
      <w:r w:rsidRPr="00F3500B">
        <w:rPr>
          <w:lang w:eastAsia="en-GB"/>
        </w:rPr>
        <w:lastRenderedPageBreak/>
        <w:t>PurchaseTypeCS</w:t>
      </w:r>
    </w:p>
    <w:p w:rsidR="00A3385F" w:rsidRPr="00F3500B" w:rsidRDefault="00A3385F" w:rsidP="000C66E0">
      <w:pPr>
        <w:rPr>
          <w:lang w:eastAsia="en-GB"/>
        </w:rPr>
      </w:pPr>
      <w:r w:rsidRPr="00F3500B">
        <w:rPr>
          <w:lang w:eastAsia="en-GB"/>
        </w:rPr>
        <w:t>Contains three basic modes of purchase: forever, for limited period of time, for a limited number of plays</w:t>
      </w:r>
      <w:r w:rsidR="00CA49B5" w:rsidRPr="00F3500B">
        <w:rPr>
          <w:lang w:eastAsia="en-GB"/>
        </w:rPr>
        <w:t>.</w:t>
      </w:r>
    </w:p>
    <w:p w:rsidR="00A3385F" w:rsidRPr="00F3500B" w:rsidRDefault="00A3385F" w:rsidP="000C66E0">
      <w:pPr>
        <w:rPr>
          <w:lang w:eastAsia="en-GB"/>
        </w:rPr>
      </w:pPr>
      <w:r w:rsidRPr="00F3500B">
        <w:t>uri=</w:t>
      </w:r>
      <w:r w:rsidRPr="00F3500B">
        <w:rPr>
          <w:lang w:eastAsia="en-GB"/>
        </w:rPr>
        <w:t xml:space="preserve"> </w:t>
      </w:r>
      <w:r w:rsidR="00452C3A" w:rsidRPr="00F3500B">
        <w:rPr>
          <w:lang w:eastAsia="en-GB"/>
        </w:rPr>
        <w:t>"</w:t>
      </w:r>
      <w:r w:rsidRPr="00F3500B">
        <w:t>urn:tva:metadata:cs:PurchaseTypeCS:2004</w:t>
      </w:r>
      <w:r w:rsidR="00452C3A" w:rsidRPr="00F3500B">
        <w:rPr>
          <w:lang w:eastAsia="en-GB"/>
        </w:rPr>
        <w:t>"</w:t>
      </w:r>
    </w:p>
    <w:p w:rsidR="00A3385F" w:rsidRPr="00F3500B" w:rsidRDefault="00A3385F">
      <w:pPr>
        <w:pStyle w:val="H6"/>
        <w:rPr>
          <w:lang w:eastAsia="en-GB"/>
        </w:rPr>
      </w:pPr>
      <w:r w:rsidRPr="00F3500B">
        <w:rPr>
          <w:lang w:eastAsia="en-GB"/>
        </w:rPr>
        <w:t>UnitTypeCS</w:t>
      </w:r>
    </w:p>
    <w:p w:rsidR="00A3385F" w:rsidRPr="00F3500B" w:rsidRDefault="00A3385F">
      <w:pPr>
        <w:rPr>
          <w:lang w:eastAsia="en-GB"/>
        </w:rPr>
      </w:pPr>
      <w:r w:rsidRPr="00F3500B">
        <w:rPr>
          <w:lang w:eastAsia="en-GB"/>
        </w:rPr>
        <w:t xml:space="preserve">Defines quantity units to further qualify a purchase type in </w:t>
      </w:r>
      <w:r w:rsidR="00452C3A" w:rsidRPr="00F3500B">
        <w:rPr>
          <w:lang w:eastAsia="en-GB"/>
        </w:rPr>
        <w:t>"</w:t>
      </w:r>
      <w:r w:rsidRPr="00F3500B">
        <w:rPr>
          <w:lang w:eastAsia="en-GB"/>
        </w:rPr>
        <w:t>days</w:t>
      </w:r>
      <w:r w:rsidR="00452C3A" w:rsidRPr="00F3500B">
        <w:rPr>
          <w:lang w:eastAsia="en-GB"/>
        </w:rPr>
        <w:t>"</w:t>
      </w:r>
      <w:r w:rsidRPr="00F3500B">
        <w:rPr>
          <w:lang w:eastAsia="en-GB"/>
        </w:rPr>
        <w:t xml:space="preserve">, </w:t>
      </w:r>
      <w:r w:rsidR="00452C3A" w:rsidRPr="00F3500B">
        <w:rPr>
          <w:lang w:eastAsia="en-GB"/>
        </w:rPr>
        <w:t>"</w:t>
      </w:r>
      <w:r w:rsidRPr="00F3500B">
        <w:rPr>
          <w:lang w:eastAsia="en-GB"/>
        </w:rPr>
        <w:t>months</w:t>
      </w:r>
      <w:r w:rsidR="00452C3A" w:rsidRPr="00F3500B">
        <w:rPr>
          <w:lang w:eastAsia="en-GB"/>
        </w:rPr>
        <w:t>"</w:t>
      </w:r>
      <w:r w:rsidRPr="00F3500B">
        <w:rPr>
          <w:lang w:eastAsia="en-GB"/>
        </w:rPr>
        <w:t xml:space="preserve"> or </w:t>
      </w:r>
      <w:r w:rsidR="00452C3A" w:rsidRPr="00F3500B">
        <w:rPr>
          <w:lang w:eastAsia="en-GB"/>
        </w:rPr>
        <w:t>"</w:t>
      </w:r>
      <w:r w:rsidRPr="00F3500B">
        <w:rPr>
          <w:lang w:eastAsia="en-GB"/>
        </w:rPr>
        <w:t>years</w:t>
      </w:r>
      <w:r w:rsidR="00452C3A" w:rsidRPr="00F3500B">
        <w:rPr>
          <w:lang w:eastAsia="en-GB"/>
        </w:rPr>
        <w:t>"</w:t>
      </w:r>
      <w:r w:rsidRPr="00F3500B">
        <w:rPr>
          <w:lang w:eastAsia="en-GB"/>
        </w:rPr>
        <w:t xml:space="preserve"> for a period of time</w:t>
      </w:r>
      <w:r w:rsidR="008532F7" w:rsidRPr="00F3500B">
        <w:rPr>
          <w:lang w:eastAsia="en-GB"/>
        </w:rPr>
        <w:t xml:space="preserve"> </w:t>
      </w:r>
      <w:r w:rsidRPr="00F3500B">
        <w:rPr>
          <w:lang w:eastAsia="en-GB"/>
        </w:rPr>
        <w:t xml:space="preserve">and </w:t>
      </w:r>
      <w:r w:rsidR="00452C3A" w:rsidRPr="00F3500B">
        <w:rPr>
          <w:lang w:eastAsia="en-GB"/>
        </w:rPr>
        <w:t>"</w:t>
      </w:r>
      <w:r w:rsidRPr="00F3500B">
        <w:rPr>
          <w:lang w:eastAsia="en-GB"/>
        </w:rPr>
        <w:t>plays</w:t>
      </w:r>
      <w:r w:rsidR="00452C3A" w:rsidRPr="00F3500B">
        <w:rPr>
          <w:lang w:eastAsia="en-GB"/>
        </w:rPr>
        <w:t>"</w:t>
      </w:r>
      <w:r w:rsidRPr="00F3500B">
        <w:rPr>
          <w:lang w:eastAsia="en-GB"/>
        </w:rPr>
        <w:t xml:space="preserve"> for a number of plays.</w:t>
      </w:r>
    </w:p>
    <w:p w:rsidR="00A3385F" w:rsidRPr="00F3500B" w:rsidRDefault="00A3385F">
      <w:pPr>
        <w:rPr>
          <w:lang w:eastAsia="en-GB"/>
        </w:rPr>
      </w:pPr>
      <w:r w:rsidRPr="00F3500B">
        <w:t>uri=</w:t>
      </w:r>
      <w:r w:rsidR="00452C3A" w:rsidRPr="00F3500B">
        <w:t xml:space="preserve"> </w:t>
      </w:r>
      <w:r w:rsidR="00452C3A" w:rsidRPr="00F3500B">
        <w:rPr>
          <w:lang w:eastAsia="en-GB"/>
        </w:rPr>
        <w:t>"</w:t>
      </w:r>
      <w:r w:rsidRPr="00F3500B">
        <w:t>urn:tva:metadata:cs:UnitTypeCS:200</w:t>
      </w:r>
      <w:r w:rsidR="00076033" w:rsidRPr="00F3500B">
        <w:t>7</w:t>
      </w:r>
      <w:r w:rsidR="00452C3A" w:rsidRPr="00F3500B">
        <w:rPr>
          <w:lang w:eastAsia="en-GB"/>
        </w:rPr>
        <w:t>"</w:t>
      </w:r>
    </w:p>
    <w:p w:rsidR="00233D3F" w:rsidRPr="00F3500B" w:rsidRDefault="005D4B2F" w:rsidP="00233D3F">
      <w:pPr>
        <w:pStyle w:val="H6"/>
        <w:rPr>
          <w:lang w:eastAsia="en-GB"/>
        </w:rPr>
      </w:pPr>
      <w:r w:rsidRPr="00F3500B">
        <w:rPr>
          <w:lang w:eastAsia="en-GB"/>
        </w:rPr>
        <w:t>DerivationReason</w:t>
      </w:r>
      <w:r w:rsidR="00233D3F" w:rsidRPr="00F3500B">
        <w:rPr>
          <w:lang w:eastAsia="en-GB"/>
        </w:rPr>
        <w:t>CS</w:t>
      </w:r>
    </w:p>
    <w:p w:rsidR="00233D3F" w:rsidRPr="00F3500B" w:rsidRDefault="00233D3F" w:rsidP="00233D3F">
      <w:r w:rsidRPr="00F3500B">
        <w:t>Defines a criteria for which a content has been modified</w:t>
      </w:r>
      <w:r w:rsidR="00CA49B5" w:rsidRPr="00F3500B">
        <w:t>.</w:t>
      </w:r>
    </w:p>
    <w:p w:rsidR="00233D3F" w:rsidRPr="00F3500B" w:rsidRDefault="00233D3F" w:rsidP="00233D3F">
      <w:r w:rsidRPr="00F3500B">
        <w:t>uri=</w:t>
      </w:r>
      <w:r w:rsidR="00452C3A" w:rsidRPr="00F3500B">
        <w:t xml:space="preserve"> "</w:t>
      </w:r>
      <w:r w:rsidRPr="00F3500B">
        <w:t>urn:tva:metadata:cs:Deriva</w:t>
      </w:r>
      <w:r w:rsidR="005D4B2F" w:rsidRPr="00F3500B">
        <w:t>tionReason</w:t>
      </w:r>
      <w:r w:rsidRPr="00F3500B">
        <w:t>CS:2007</w:t>
      </w:r>
      <w:r w:rsidR="00452C3A" w:rsidRPr="00F3500B">
        <w:t>"</w:t>
      </w:r>
    </w:p>
    <w:p w:rsidR="00233D3F" w:rsidRPr="00F3500B" w:rsidRDefault="00233D3F" w:rsidP="00233D3F">
      <w:pPr>
        <w:pStyle w:val="H6"/>
        <w:rPr>
          <w:lang w:eastAsia="en-GB"/>
        </w:rPr>
      </w:pPr>
      <w:r w:rsidRPr="00F3500B">
        <w:rPr>
          <w:lang w:eastAsia="en-GB"/>
        </w:rPr>
        <w:t>CaptionCodingFormatCS</w:t>
      </w:r>
    </w:p>
    <w:p w:rsidR="00233D3F" w:rsidRPr="00F3500B" w:rsidRDefault="00233D3F" w:rsidP="00233D3F">
      <w:r w:rsidRPr="00F3500B">
        <w:t>Defines the coding format used for subtitles</w:t>
      </w:r>
      <w:r w:rsidR="00CA49B5" w:rsidRPr="00F3500B">
        <w:t>.</w:t>
      </w:r>
    </w:p>
    <w:p w:rsidR="00233D3F" w:rsidRPr="00F3500B" w:rsidRDefault="00233D3F" w:rsidP="00233D3F">
      <w:r w:rsidRPr="00F3500B">
        <w:t>uri=</w:t>
      </w:r>
      <w:r w:rsidR="00452C3A" w:rsidRPr="00F3500B">
        <w:t xml:space="preserve"> "</w:t>
      </w:r>
      <w:r w:rsidRPr="00F3500B">
        <w:t>urn:tva:metadata:cs:CaptionCodingFormatCS:20</w:t>
      </w:r>
      <w:r w:rsidR="00506545" w:rsidRPr="00F3500B">
        <w:t>1</w:t>
      </w:r>
      <w:r w:rsidR="00080D13" w:rsidRPr="00F3500B">
        <w:t>5</w:t>
      </w:r>
      <w:r w:rsidR="00452C3A" w:rsidRPr="00F3500B">
        <w:t>"</w:t>
      </w:r>
    </w:p>
    <w:p w:rsidR="008D6E30" w:rsidRPr="00F3500B" w:rsidRDefault="008D6E30" w:rsidP="008D6E30">
      <w:pPr>
        <w:pStyle w:val="H6"/>
        <w:rPr>
          <w:lang w:eastAsia="en-GB"/>
        </w:rPr>
      </w:pPr>
      <w:r w:rsidRPr="00F3500B">
        <w:rPr>
          <w:lang w:eastAsia="en-GB"/>
        </w:rPr>
        <w:t>HowRelatedCS</w:t>
      </w:r>
    </w:p>
    <w:p w:rsidR="008D6E30" w:rsidRPr="00F3500B" w:rsidRDefault="008D6E30" w:rsidP="008D6E30">
      <w:r w:rsidRPr="00F3500B">
        <w:t>Defines relations between programmes.</w:t>
      </w:r>
    </w:p>
    <w:p w:rsidR="008D6E30" w:rsidRPr="00F3500B" w:rsidRDefault="008D6E30" w:rsidP="008D6E30">
      <w:r w:rsidRPr="00F3500B">
        <w:t>uri=</w:t>
      </w:r>
      <w:r w:rsidR="00452C3A" w:rsidRPr="00F3500B">
        <w:t xml:space="preserve"> "</w:t>
      </w:r>
      <w:r w:rsidRPr="00F3500B">
        <w:t>urn:tva:metadata:cs:HowRelatedCS:2012</w:t>
      </w:r>
      <w:r w:rsidR="00452C3A" w:rsidRPr="00F3500B">
        <w:t>"</w:t>
      </w:r>
    </w:p>
    <w:p w:rsidR="00080D13" w:rsidRPr="00F3500B" w:rsidRDefault="00080D13" w:rsidP="008D6E30">
      <w:pPr>
        <w:rPr>
          <w:rFonts w:ascii="Arial" w:hAnsi="Arial" w:cs="Arial"/>
        </w:rPr>
      </w:pPr>
      <w:r w:rsidRPr="00F3500B">
        <w:rPr>
          <w:rFonts w:ascii="Arial" w:hAnsi="Arial" w:cs="Arial"/>
        </w:rPr>
        <w:t>PictureFormatCS</w:t>
      </w:r>
    </w:p>
    <w:p w:rsidR="00080D13" w:rsidRPr="00F3500B" w:rsidRDefault="00080D13" w:rsidP="008D6E30">
      <w:r w:rsidRPr="00F3500B">
        <w:t>Defines usual picture formats.</w:t>
      </w:r>
    </w:p>
    <w:p w:rsidR="00080D13" w:rsidRPr="00F3500B" w:rsidRDefault="00452C3A" w:rsidP="008D6E30">
      <w:r w:rsidRPr="00F3500B">
        <w:t>u</w:t>
      </w:r>
      <w:r w:rsidR="00080D13" w:rsidRPr="00F3500B">
        <w:t>ri=</w:t>
      </w:r>
      <w:r w:rsidRPr="00F3500B">
        <w:t xml:space="preserve"> "</w:t>
      </w:r>
      <w:r w:rsidR="00080D13" w:rsidRPr="00F3500B">
        <w:t>urn:tva:metadata:cs:PictureFormatCS:2015</w:t>
      </w:r>
      <w:r w:rsidRPr="00F3500B">
        <w:t>"</w:t>
      </w:r>
    </w:p>
    <w:p w:rsidR="00080D13" w:rsidRPr="00F3500B" w:rsidRDefault="00080D13" w:rsidP="00080D13">
      <w:pPr>
        <w:rPr>
          <w:rFonts w:ascii="Arial" w:hAnsi="Arial" w:cs="Arial"/>
        </w:rPr>
      </w:pPr>
      <w:r w:rsidRPr="00F3500B">
        <w:rPr>
          <w:rFonts w:ascii="Arial" w:hAnsi="Arial" w:cs="Arial"/>
        </w:rPr>
        <w:t>SocialMediaReferenceCS</w:t>
      </w:r>
    </w:p>
    <w:p w:rsidR="00080D13" w:rsidRPr="00F3500B" w:rsidRDefault="00080D13" w:rsidP="00080D13">
      <w:r w:rsidRPr="00F3500B">
        <w:t>Defines usual social medias.</w:t>
      </w:r>
    </w:p>
    <w:p w:rsidR="00080D13" w:rsidRPr="00F3500B" w:rsidRDefault="00452C3A" w:rsidP="008D6E30">
      <w:r w:rsidRPr="00F3500B">
        <w:t>ur</w:t>
      </w:r>
      <w:r w:rsidR="00080D13" w:rsidRPr="00F3500B">
        <w:t>i=</w:t>
      </w:r>
      <w:r w:rsidRPr="00F3500B">
        <w:t xml:space="preserve"> "</w:t>
      </w:r>
      <w:r w:rsidR="00080D13" w:rsidRPr="00F3500B">
        <w:t>urn:tva:metadata:cs:SocialMediaReferenceCS:2015</w:t>
      </w:r>
      <w:r w:rsidRPr="00F3500B">
        <w:t>"</w:t>
      </w:r>
    </w:p>
    <w:p w:rsidR="00A3385F" w:rsidRPr="00F3500B" w:rsidRDefault="00A3385F" w:rsidP="00614D0B">
      <w:pPr>
        <w:pStyle w:val="Heading1"/>
      </w:pPr>
      <w:bookmarkStart w:id="3340" w:name="_Toc445719030"/>
      <w:r w:rsidRPr="00F3500B">
        <w:t>B.2</w:t>
      </w:r>
      <w:r w:rsidRPr="00F3500B">
        <w:tab/>
        <w:t>Guidelines and examples</w:t>
      </w:r>
      <w:bookmarkEnd w:id="3340"/>
    </w:p>
    <w:p w:rsidR="00A3385F" w:rsidRPr="00F3500B" w:rsidRDefault="00A3385F" w:rsidP="004F1E92">
      <w:r w:rsidRPr="00F3500B">
        <w:t>At least one classification term may be instantiated for each dimension. For Format, Origination and MediaType, when used, one term is preferable.</w:t>
      </w:r>
    </w:p>
    <w:p w:rsidR="00A3385F" w:rsidRPr="00F3500B" w:rsidRDefault="00A3385F" w:rsidP="004F1E92">
      <w:r w:rsidRPr="00F3500B">
        <w:t>For Intention, Content and IntendedAudience multiple instantiations may sometimes be required to fully express the nature of the content. In these cases, if equal weight is not to be given to each of the terms used, this should be made explicit through the use of the type attribute (which can take the values: main/secondary/other).</w:t>
      </w:r>
    </w:p>
    <w:p w:rsidR="00A3385F" w:rsidRPr="00F3500B" w:rsidRDefault="00A3385F" w:rsidP="004F1E92">
      <w:r w:rsidRPr="00F3500B">
        <w:t xml:space="preserve">For ContentAlert multiple instantiations may often be required (inc. to indicate unambiguously that the content item does </w:t>
      </w:r>
      <w:r w:rsidRPr="00F3500B">
        <w:rPr>
          <w:b/>
        </w:rPr>
        <w:t>not</w:t>
      </w:r>
      <w:r w:rsidRPr="00F3500B">
        <w:t xml:space="preserve"> require an alert on the grounds of sex/violence</w:t>
      </w:r>
      <w:r w:rsidR="0026705B" w:rsidRPr="00F3500B">
        <w:t>,</w:t>
      </w:r>
      <w:r w:rsidRPr="00F3500B">
        <w:t xml:space="preserve"> etc.). Only one item should, however, be used for each of the sub-classes (such as sex, language or violence).</w:t>
      </w:r>
    </w:p>
    <w:p w:rsidR="00A3385F" w:rsidRPr="00F3500B" w:rsidRDefault="00A3385F">
      <w:r w:rsidRPr="00F3500B">
        <w:t>Table B.1 contains examples of the application of the TVA default content classification CSs to a diverse group of television programmes.</w:t>
      </w:r>
    </w:p>
    <w:p w:rsidR="00A3385F" w:rsidRPr="00F3500B" w:rsidRDefault="00A3385F" w:rsidP="0049312A">
      <w:pPr>
        <w:pStyle w:val="Heading1"/>
      </w:pPr>
      <w:bookmarkStart w:id="3341" w:name="_Toc445719031"/>
      <w:r w:rsidRPr="00F3500B">
        <w:lastRenderedPageBreak/>
        <w:t>B.3</w:t>
      </w:r>
      <w:r w:rsidRPr="00F3500B">
        <w:tab/>
        <w:t>Adaptation to meet regional and other special needs</w:t>
      </w:r>
      <w:bookmarkEnd w:id="3341"/>
    </w:p>
    <w:p w:rsidR="00A3385F" w:rsidRPr="00F3500B" w:rsidRDefault="00A3385F" w:rsidP="0049312A">
      <w:pPr>
        <w:keepNext/>
        <w:keepLines/>
      </w:pPr>
      <w:r w:rsidRPr="00F3500B">
        <w:t xml:space="preserve">Default CSs may be wholly or partially replaced by other CSs to meet regional or other special requirements. These CSs partially or wholly replace and/or extend default TVA CSs. Regional standardization bodies and other relevant bodies will be responsible for the naming of such CSs and for designating namespaces and for hosting and the designation of access URIs. Regional and other non-TVA-default CS names shall not start with the string </w:t>
      </w:r>
      <w:r w:rsidR="00452C3A" w:rsidRPr="00F3500B">
        <w:t>"</w:t>
      </w:r>
      <w:r w:rsidRPr="00F3500B">
        <w:t>tva</w:t>
      </w:r>
      <w:r w:rsidR="00452C3A" w:rsidRPr="00F3500B">
        <w:t>"</w:t>
      </w:r>
      <w:r w:rsidRPr="00F3500B">
        <w:t xml:space="preserve"> and their URNs shall not start with the string </w:t>
      </w:r>
      <w:r w:rsidR="00452C3A" w:rsidRPr="00F3500B">
        <w:t>"</w:t>
      </w:r>
      <w:r w:rsidRPr="00F3500B">
        <w:t>urn:tva:</w:t>
      </w:r>
      <w:r w:rsidR="00452C3A" w:rsidRPr="00F3500B">
        <w:t>"</w:t>
      </w:r>
      <w:r w:rsidRPr="00F3500B">
        <w:t>.</w:t>
      </w:r>
    </w:p>
    <w:p w:rsidR="00A3385F" w:rsidRPr="00F3500B" w:rsidRDefault="00A3385F">
      <w:r w:rsidRPr="00F3500B">
        <w:t xml:space="preserve">Regional and special-purpose CSs shall, where possible, re-use universally applicable terms from TVA default CSs and only replace or add terms to meet specific regional or other special requirements (this can, e.g. be done using the CS import feature described in </w:t>
      </w:r>
      <w:r w:rsidR="00C16A9B" w:rsidRPr="00F3500B">
        <w:t>clause 7</w:t>
      </w:r>
      <w:r w:rsidRPr="00F3500B">
        <w:t>.3 of the MPEG-7 MDS (</w:t>
      </w:r>
      <w:r w:rsidRPr="00F3500B">
        <w:rPr>
          <w:rFonts w:eastAsia="Arial Unicode MS"/>
        </w:rPr>
        <w:t xml:space="preserve">W4242: </w:t>
      </w:r>
      <w:r w:rsidRPr="00F3500B">
        <w:t>Multimedia Content Description Interface - Part 5: Multimedia Description Schemes (see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p>
    <w:p w:rsidR="00A3385F" w:rsidRPr="00F3500B" w:rsidRDefault="00A3385F" w:rsidP="00614D0B">
      <w:pPr>
        <w:pStyle w:val="Heading1"/>
      </w:pPr>
      <w:bookmarkStart w:id="3342" w:name="_Toc445719032"/>
      <w:r w:rsidRPr="00F3500B">
        <w:t>B.4</w:t>
      </w:r>
      <w:r w:rsidRPr="00F3500B">
        <w:tab/>
        <w:t>Mapping between TVA and other content classification systems</w:t>
      </w:r>
      <w:bookmarkEnd w:id="3342"/>
    </w:p>
    <w:p w:rsidR="00A3385F" w:rsidRPr="00F3500B" w:rsidRDefault="00A3385F">
      <w:r w:rsidRPr="00F3500B">
        <w:t>TVA provides an extensive set of classification terms in the form of its set of default CSs. The schema allows for the possibility of selecting a subset of those terms and mapping them to non-TVA sets of classification terms (which do not necessarily have to be structured in a multi-dimensional or hierarchical manner). The only TVA requirement is that the selected terms be referenced using the appropriate URN.</w:t>
      </w:r>
    </w:p>
    <w:p w:rsidR="00A3385F" w:rsidRPr="00F3500B" w:rsidRDefault="00A3385F">
      <w:r w:rsidRPr="00F3500B">
        <w:t xml:space="preserve">Where complete mapping is not possible a supplementary CS (see </w:t>
      </w:r>
      <w:r w:rsidR="00C16A9B" w:rsidRPr="00F3500B">
        <w:t>clause B</w:t>
      </w:r>
      <w:r w:rsidRPr="00F3500B">
        <w:t>.3) may be created to cover difficult-to-map terms.</w:t>
      </w:r>
    </w:p>
    <w:p w:rsidR="00A3385F" w:rsidRPr="00F3500B" w:rsidRDefault="00A3385F">
      <w:pPr>
        <w:rPr>
          <w:lang w:eastAsia="ja-JP"/>
        </w:rPr>
        <w:sectPr w:rsidR="00A3385F" w:rsidRPr="00F3500B" w:rsidSect="00F700FB">
          <w:headerReference w:type="even" r:id="rId89"/>
          <w:headerReference w:type="default" r:id="rId90"/>
          <w:footerReference w:type="even" r:id="rId91"/>
          <w:footerReference w:type="default" r:id="rId92"/>
          <w:headerReference w:type="first" r:id="rId93"/>
          <w:footerReference w:type="first" r:id="rId94"/>
          <w:footnotePr>
            <w:numRestart w:val="eachSect"/>
          </w:footnotePr>
          <w:pgSz w:w="11907" w:h="16840" w:code="9"/>
          <w:pgMar w:top="1417" w:right="1134" w:bottom="1134" w:left="1134" w:header="850" w:footer="340" w:gutter="0"/>
          <w:cols w:space="720"/>
          <w:docGrid w:linePitch="272"/>
        </w:sectPr>
      </w:pPr>
    </w:p>
    <w:p w:rsidR="00A3385F" w:rsidRPr="00F3500B" w:rsidRDefault="00A3385F">
      <w:pPr>
        <w:pStyle w:val="TH"/>
      </w:pPr>
      <w:bookmarkStart w:id="3343" w:name="_Toc445718784"/>
      <w:r w:rsidRPr="00F3500B">
        <w:lastRenderedPageBreak/>
        <w:t>Table B.1: Examples of the multi-dimensional classification of television programmes (source: BBC)</w:t>
      </w:r>
      <w:bookmarkEnd w:id="3343"/>
    </w:p>
    <w:tbl>
      <w:tblPr>
        <w:tblW w:w="14128" w:type="dxa"/>
        <w:jc w:val="center"/>
        <w:tblLayout w:type="fixed"/>
        <w:tblCellMar>
          <w:left w:w="28" w:type="dxa"/>
          <w:right w:w="0" w:type="dxa"/>
        </w:tblCellMar>
        <w:tblLook w:val="0000" w:firstRow="0" w:lastRow="0" w:firstColumn="0" w:lastColumn="0" w:noHBand="0" w:noVBand="0"/>
      </w:tblPr>
      <w:tblGrid>
        <w:gridCol w:w="2053"/>
        <w:gridCol w:w="1887"/>
        <w:gridCol w:w="2024"/>
        <w:gridCol w:w="2340"/>
        <w:gridCol w:w="2340"/>
        <w:gridCol w:w="2108"/>
        <w:gridCol w:w="1376"/>
      </w:tblGrid>
      <w:tr w:rsidR="00A3385F" w:rsidRPr="00F3500B" w:rsidTr="00A95E06">
        <w:trPr>
          <w:cantSplit/>
          <w:tblHeader/>
          <w:jc w:val="center"/>
        </w:trPr>
        <w:tc>
          <w:tcPr>
            <w:tcW w:w="2053" w:type="dxa"/>
            <w:tcBorders>
              <w:top w:val="single" w:sz="4" w:space="0" w:color="auto"/>
              <w:left w:val="single" w:sz="4" w:space="0" w:color="auto"/>
              <w:bottom w:val="single" w:sz="4" w:space="0" w:color="auto"/>
              <w:right w:val="single" w:sz="4" w:space="0" w:color="auto"/>
            </w:tcBorders>
            <w:vAlign w:val="center"/>
          </w:tcPr>
          <w:p w:rsidR="00A3385F" w:rsidRPr="00F3500B" w:rsidRDefault="00A3385F" w:rsidP="00A95E06">
            <w:pPr>
              <w:pStyle w:val="TAH"/>
            </w:pPr>
            <w:r w:rsidRPr="00F3500B">
              <w:t>TVAIntentionCS</w:t>
            </w:r>
          </w:p>
        </w:tc>
        <w:tc>
          <w:tcPr>
            <w:tcW w:w="1887"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TVAFormatCS</w:t>
            </w:r>
          </w:p>
        </w:tc>
        <w:tc>
          <w:tcPr>
            <w:tcW w:w="2024"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TVAContentCS</w:t>
            </w:r>
          </w:p>
        </w:tc>
        <w:tc>
          <w:tcPr>
            <w:tcW w:w="2340"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rPr>
                <w:color w:val="000000"/>
              </w:rPr>
            </w:pPr>
            <w:r w:rsidRPr="00F3500B">
              <w:rPr>
                <w:color w:val="000000"/>
              </w:rPr>
              <w:t>TVAIntendedAudenceCS</w:t>
            </w:r>
          </w:p>
        </w:tc>
        <w:tc>
          <w:tcPr>
            <w:tcW w:w="2340" w:type="dxa"/>
            <w:tcBorders>
              <w:top w:val="single" w:sz="4" w:space="0" w:color="auto"/>
              <w:left w:val="single" w:sz="4" w:space="0" w:color="auto"/>
              <w:bottom w:val="single" w:sz="4" w:space="0" w:color="auto"/>
              <w:right w:val="single" w:sz="4" w:space="0" w:color="auto"/>
            </w:tcBorders>
            <w:vAlign w:val="center"/>
          </w:tcPr>
          <w:p w:rsidR="00A3385F" w:rsidRPr="00F3500B" w:rsidRDefault="00A3385F" w:rsidP="00A95E06">
            <w:pPr>
              <w:pStyle w:val="TAH"/>
            </w:pPr>
            <w:r w:rsidRPr="00F3500B">
              <w:t>TVAOriginationCS</w:t>
            </w:r>
          </w:p>
        </w:tc>
        <w:tc>
          <w:tcPr>
            <w:tcW w:w="2108"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TVAContent AlertCS</w:t>
            </w:r>
          </w:p>
        </w:tc>
        <w:tc>
          <w:tcPr>
            <w:tcW w:w="1376"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TVAMedia TypeCS</w:t>
            </w:r>
          </w:p>
        </w:tc>
      </w:tr>
      <w:tr w:rsidR="00A3385F" w:rsidRPr="00F3500B">
        <w:trPr>
          <w:jc w:val="center"/>
        </w:trPr>
        <w:tc>
          <w:tcPr>
            <w:tcW w:w="14128" w:type="dxa"/>
            <w:gridSpan w:val="7"/>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NEWS BULLETIN</w:t>
            </w:r>
          </w:p>
        </w:tc>
      </w:tr>
      <w:tr w:rsidR="00A3385F" w:rsidRPr="00F3500B" w:rsidTr="00894164">
        <w:trPr>
          <w:jc w:val="center"/>
        </w:trPr>
        <w:tc>
          <w:tcPr>
            <w:tcW w:w="2053" w:type="dxa"/>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1.2 Information</w:t>
            </w:r>
          </w:p>
        </w:tc>
        <w:tc>
          <w:tcPr>
            <w:tcW w:w="1887"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2.1.1 Bulletin</w:t>
            </w:r>
          </w:p>
        </w:tc>
        <w:tc>
          <w:tcPr>
            <w:tcW w:w="2024"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3.1.1.1 Daily News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tc>
        <w:tc>
          <w:tcPr>
            <w:tcW w:w="2340" w:type="dxa"/>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5.8.2.1 TV Studio Live</w:t>
            </w:r>
          </w:p>
        </w:tc>
        <w:tc>
          <w:tcPr>
            <w:tcW w:w="2108"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BLUE PETER</w:t>
            </w:r>
            <w:r w:rsidR="008532F7" w:rsidRPr="00F3500B">
              <w:t xml:space="preserve"> </w:t>
            </w:r>
            <w:r w:rsidRPr="00F3500B">
              <w:t>(Children</w:t>
            </w:r>
            <w:r w:rsidR="005B1F1E" w:rsidRPr="00F3500B">
              <w:t>'</w:t>
            </w:r>
            <w:r w:rsidRPr="00F3500B">
              <w:t>s Programme)</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8532F7" w:rsidRPr="00F3500B" w:rsidRDefault="00A3385F">
            <w:pPr>
              <w:pStyle w:val="TAL"/>
            </w:pPr>
            <w:r w:rsidRPr="00F3500B">
              <w:t>Main: 1.2 information</w:t>
            </w:r>
          </w:p>
          <w:p w:rsidR="00A3385F" w:rsidRPr="00F3500B" w:rsidRDefault="00A3385F">
            <w:pPr>
              <w:pStyle w:val="TAL"/>
            </w:pPr>
            <w:r w:rsidRPr="00F3500B">
              <w:t>Secondary: 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2.1.2.1 Presenter led Magazine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3.8 Leisure/Hobby</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pPr>
            <w:r w:rsidRPr="00F3500B">
              <w:t>4.2.1.2 Age: Children 8-13</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5.8.2.2 TV Studio As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FILM: TERMINATOR II</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2.2.1 Fictional portrayal of life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3.4.6.7 Science fiction</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p w:rsidR="00A3385F" w:rsidRPr="00F3500B" w:rsidRDefault="00A3385F">
            <w:pPr>
              <w:pStyle w:val="TAL"/>
            </w:pPr>
            <w:r w:rsidRPr="00F3500B">
              <w:t>4.6.1 Gender: Male</w:t>
            </w:r>
          </w:p>
          <w:p w:rsidR="00A3385F" w:rsidRPr="00F3500B" w:rsidRDefault="00A3385F">
            <w:pPr>
              <w:pStyle w:val="TAL"/>
            </w:pP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 xml:space="preserve">5.7 Cinema </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6.5.2.3 Frequent Deliberate infliction of pain to fantasy characters</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FILM: THE RAILWAY CHILDREN</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2.2.1 Fictional portrayal of life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3.4.14 Period drama</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4.2.1 Age Children</w:t>
            </w:r>
          </w:p>
          <w:p w:rsidR="00A3385F" w:rsidRPr="00F3500B" w:rsidRDefault="00A3385F" w:rsidP="00894164">
            <w:pPr>
              <w:pStyle w:val="TAL"/>
              <w:rPr>
                <w:caps/>
              </w:rPr>
            </w:pPr>
            <w:r w:rsidRPr="00F3500B">
              <w:t>4.9.5 Lifestyle Family with children: 8-15</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5.7 Cinema</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WALKING WITH BEASTS.</w:t>
            </w:r>
            <w:r w:rsidR="008532F7" w:rsidRPr="00F3500B">
              <w:t xml:space="preserve"> </w:t>
            </w:r>
            <w:r w:rsidRPr="00F3500B">
              <w:t>(Multi stream interactive application)</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Main: 1.1 Entertainment</w:t>
            </w:r>
            <w:r w:rsidR="00CD74D4" w:rsidRPr="00F3500B">
              <w:t xml:space="preserve">  </w:t>
            </w:r>
            <w:r w:rsidRPr="00F3500B">
              <w:t>Secondary: 1.3 Education</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2.1.4 Documentary</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3.1.6.2 Nature/natural sciences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4.1 General audience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5.8.1.3 TV Made on location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7.3.4 Multi stream video Secondary: 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THEY THINK IT</w:t>
            </w:r>
            <w:r w:rsidR="005B1F1E" w:rsidRPr="00F3500B">
              <w:t>'</w:t>
            </w:r>
            <w:r w:rsidRPr="00F3500B">
              <w:t>S ALL OVER</w:t>
            </w:r>
            <w:r w:rsidR="008532F7" w:rsidRPr="00F3500B">
              <w:t xml:space="preserve"> </w:t>
            </w:r>
            <w:r w:rsidRPr="00F3500B">
              <w:t>(Quiz about sport)</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2.4.2 Panel-show</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3.5.2.1 Primary Quiz</w:t>
            </w:r>
          </w:p>
          <w:p w:rsidR="008532F7" w:rsidRPr="00F3500B" w:rsidRDefault="00A3385F">
            <w:pPr>
              <w:pStyle w:val="TAL"/>
            </w:pPr>
            <w:r w:rsidRPr="00F3500B">
              <w:t>3.5.7 Secondary Comedy</w:t>
            </w:r>
          </w:p>
          <w:p w:rsidR="00A3385F" w:rsidRPr="00F3500B" w:rsidRDefault="00A3385F">
            <w:pPr>
              <w:pStyle w:val="TAL"/>
            </w:pPr>
            <w:r w:rsidRPr="00F3500B">
              <w:t>3.2</w:t>
            </w:r>
            <w:r w:rsidR="008532F7" w:rsidRPr="00F3500B">
              <w:t xml:space="preserve"> </w:t>
            </w:r>
            <w:r w:rsidRPr="00F3500B">
              <w:t>Secondary Sport</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pPr>
            <w:r w:rsidRPr="00F3500B">
              <w:t>4.2.2: Age Adult</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5.8.2.2 TV Studio As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 xml:space="preserve">6.6.2 Occasional use of mild swear words and profanities </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FA CUP LIVE</w:t>
            </w:r>
            <w:r w:rsidR="008532F7" w:rsidRPr="00F3500B">
              <w:t xml:space="preserve"> </w:t>
            </w:r>
            <w:r w:rsidRPr="00F3500B">
              <w:t>(Outside Broadcast Football)</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2.1.3.1 Commented event</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3.2.3.12 Football soccer</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p w:rsidR="00A3385F" w:rsidRPr="00F3500B" w:rsidRDefault="00A3385F" w:rsidP="00894164">
            <w:pPr>
              <w:pStyle w:val="TAL"/>
            </w:pPr>
            <w:r w:rsidRPr="00F3500B">
              <w:t>4.6.1: Gender Male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5.8.1.1 TV on location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ANTIQUES ROADSHOW</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2.1.2 Magazine</w:t>
            </w:r>
          </w:p>
        </w:tc>
        <w:tc>
          <w:tcPr>
            <w:tcW w:w="2024" w:type="dxa"/>
            <w:tcBorders>
              <w:top w:val="nil"/>
              <w:left w:val="nil"/>
              <w:bottom w:val="single" w:sz="4" w:space="0" w:color="auto"/>
              <w:right w:val="single" w:sz="4" w:space="0" w:color="auto"/>
            </w:tcBorders>
          </w:tcPr>
          <w:p w:rsidR="00A3385F" w:rsidRPr="00925FF4" w:rsidRDefault="00A3385F">
            <w:pPr>
              <w:pStyle w:val="TAL"/>
              <w:rPr>
                <w:lang w:val="fr-CH"/>
                <w:rPrChange w:id="3344" w:author="Evain, Jean-Pierre" w:date="2017-06-09T15:09:00Z">
                  <w:rPr/>
                </w:rPrChange>
              </w:rPr>
            </w:pPr>
            <w:r w:rsidRPr="00925FF4">
              <w:rPr>
                <w:lang w:val="fr-CH"/>
                <w:rPrChange w:id="3345" w:author="Evain, Jean-Pierre" w:date="2017-06-09T15:09:00Z">
                  <w:rPr/>
                </w:rPrChange>
              </w:rPr>
              <w:t>3.8.5.10 Leisure/Hobby Hobbies, Collectables/antiques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w:t>
            </w:r>
            <w:r w:rsidR="008532F7" w:rsidRPr="00F3500B">
              <w:t>:</w:t>
            </w:r>
            <w:r w:rsidRPr="00F3500B">
              <w:t xml:space="preserve"> Adult</w:t>
            </w:r>
          </w:p>
          <w:p w:rsidR="00A3385F" w:rsidRPr="00F3500B" w:rsidRDefault="00A3385F">
            <w:pPr>
              <w:pStyle w:val="TAL"/>
            </w:pPr>
            <w:r w:rsidRPr="00F3500B">
              <w:t>4.9.7</w:t>
            </w:r>
            <w:r w:rsidR="008532F7" w:rsidRPr="00F3500B">
              <w:t>:</w:t>
            </w:r>
            <w:r w:rsidRPr="00F3500B">
              <w:t xml:space="preserve"> lifestyle Empty Nester</w:t>
            </w:r>
          </w:p>
          <w:p w:rsidR="00A3385F" w:rsidRPr="00F3500B" w:rsidRDefault="00A3385F">
            <w:pPr>
              <w:pStyle w:val="TAL"/>
            </w:pPr>
            <w:r w:rsidRPr="00F3500B">
              <w:t>4.9.8</w:t>
            </w:r>
            <w:r w:rsidR="008532F7" w:rsidRPr="00F3500B">
              <w:t>:</w:t>
            </w:r>
            <w:r w:rsidRPr="00F3500B">
              <w:t xml:space="preserve"> Lifestyle Retired</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5.8.1.3 TV On location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TOP OF THE POPS</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Main: 2.1.2 Magazine</w:t>
            </w:r>
            <w:r w:rsidR="00CD74D4" w:rsidRPr="00F3500B">
              <w:t xml:space="preserve"> </w:t>
            </w:r>
            <w:r w:rsidRPr="00F3500B">
              <w:t>Secondary: 2.5 Artistic Performance</w:t>
            </w:r>
          </w:p>
        </w:tc>
        <w:tc>
          <w:tcPr>
            <w:tcW w:w="2024"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 xml:space="preserve">3.6.10 Hit-Chart/Song Requests </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keepNext w:val="0"/>
              <w:keepLines w:val="0"/>
            </w:pPr>
            <w:r w:rsidRPr="00F3500B">
              <w:t>4.1 General Audience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lastRenderedPageBreak/>
              <w:t>THE SIMPSONS</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2.3.3 Cartoon</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3.5.7 Comedy</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Adults</w:t>
            </w:r>
          </w:p>
          <w:p w:rsidR="00A3385F" w:rsidRPr="00F3500B" w:rsidRDefault="00A3385F">
            <w:pPr>
              <w:pStyle w:val="TAL"/>
            </w:pPr>
            <w:r w:rsidRPr="00F3500B">
              <w:t>4.2.1.2 Children 8-13</w:t>
            </w:r>
          </w:p>
          <w:p w:rsidR="00A3385F" w:rsidRPr="00F3500B" w:rsidRDefault="00A3385F">
            <w:pPr>
              <w:pStyle w:val="TAL"/>
            </w:pPr>
            <w:r w:rsidRPr="00F3500B">
              <w:t>4.2.1.3 Children</w:t>
            </w:r>
            <w:r w:rsidR="008532F7" w:rsidRPr="00F3500B">
              <w:t xml:space="preserve"> </w:t>
            </w:r>
            <w:r w:rsidRPr="00F3500B">
              <w:t>14-15</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6.5.2.2 Occasional Deliberate infliction of pain to fantasy characters including animation</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SONGS OF PRAISE</w:t>
            </w:r>
            <w:r w:rsidR="008532F7" w:rsidRPr="00F3500B">
              <w:t xml:space="preserve"> </w:t>
            </w:r>
            <w:r w:rsidR="00662345" w:rsidRPr="00F3500B">
              <w:t>(R</w:t>
            </w:r>
            <w:r w:rsidRPr="00F3500B">
              <w:t>eligious pro</w:t>
            </w:r>
            <w:r w:rsidR="00E0683E" w:rsidRPr="00F3500B">
              <w:t>gramme with h</w:t>
            </w:r>
            <w:r w:rsidRPr="00F3500B">
              <w:t>ymns</w:t>
            </w:r>
            <w:r w:rsidR="00E0683E" w:rsidRPr="00F3500B">
              <w:t>)</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2.5 ARTISTIC PERFORMANCE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3.1.2.3 Religion,</w:t>
            </w:r>
            <w:r w:rsidR="008532F7" w:rsidRPr="00F3500B">
              <w:t xml:space="preserve"> </w:t>
            </w:r>
            <w:r w:rsidRPr="00F3500B">
              <w:t>Christianity</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4.1 General:</w:t>
            </w:r>
          </w:p>
          <w:p w:rsidR="00A3385F" w:rsidRPr="00F3500B" w:rsidRDefault="00A3385F">
            <w:pPr>
              <w:pStyle w:val="TAL"/>
            </w:pPr>
            <w:r w:rsidRPr="00F3500B">
              <w:t>4.3.2 General Interest Religious: (KEYWORD Christian)</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 xml:space="preserve">5.8.1.3 TV On location edited </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PARLEZ-VOUS? (Schools programme learning French)</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1.3.1.2</w:t>
            </w:r>
            <w:r w:rsidR="008532F7" w:rsidRPr="00F3500B">
              <w:t xml:space="preserve"> </w:t>
            </w:r>
            <w:r w:rsidRPr="00F3500B">
              <w:t>Education, Schools, Secondary</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2.1.4 Documentary</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 xml:space="preserve"> 3.1.5.2 Languages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4.8.2 Educational Standard: Secondary</w:t>
            </w:r>
          </w:p>
          <w:p w:rsidR="00A3385F" w:rsidRPr="00F3500B" w:rsidRDefault="00A3385F">
            <w:pPr>
              <w:pStyle w:val="TAL"/>
            </w:pPr>
            <w:r w:rsidRPr="00F3500B">
              <w:t>4.2.2.1 Age 16-17</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bl>
    <w:p w:rsidR="00A3385F" w:rsidRPr="00F3500B" w:rsidRDefault="00A3385F">
      <w:pPr>
        <w:pStyle w:val="IndexHeading"/>
        <w:spacing w:before="0" w:after="120"/>
        <w:rPr>
          <w:lang w:eastAsia="ja-JP"/>
        </w:rPr>
        <w:sectPr w:rsidR="00A3385F" w:rsidRPr="00F3500B" w:rsidSect="00F700FB">
          <w:headerReference w:type="default" r:id="rId95"/>
          <w:footerReference w:type="default" r:id="rId96"/>
          <w:footnotePr>
            <w:numRestart w:val="eachSect"/>
          </w:footnotePr>
          <w:pgSz w:w="16840" w:h="11907" w:orient="landscape" w:code="9"/>
          <w:pgMar w:top="1134" w:right="1531" w:bottom="850" w:left="1134" w:header="680" w:footer="340" w:gutter="0"/>
          <w:cols w:space="720"/>
          <w:docGrid w:linePitch="272"/>
        </w:sectPr>
      </w:pPr>
    </w:p>
    <w:p w:rsidR="00A3385F" w:rsidRPr="00F3500B" w:rsidRDefault="00A3385F" w:rsidP="00614D0B">
      <w:pPr>
        <w:pStyle w:val="Heading8"/>
      </w:pPr>
      <w:bookmarkStart w:id="3346" w:name="_Toc445719033"/>
      <w:r w:rsidRPr="00F3500B">
        <w:lastRenderedPageBreak/>
        <w:t>Annex C (normative</w:t>
      </w:r>
      <w:r w:rsidR="00F700FB">
        <w:t>):</w:t>
      </w:r>
      <w:r w:rsidR="00F700FB">
        <w:br/>
      </w:r>
      <w:r w:rsidR="00344126" w:rsidRPr="00F3500B">
        <w:rPr>
          <w:i/>
        </w:rPr>
        <w:t>TV</w:t>
      </w:r>
      <w:r w:rsidR="001425E5" w:rsidRPr="00F3500B">
        <w:rPr>
          <w:i/>
        </w:rPr>
        <w:t>-</w:t>
      </w:r>
      <w:r w:rsidR="00344126" w:rsidRPr="00F3500B">
        <w:rPr>
          <w:i/>
        </w:rPr>
        <w:t>Anytime</w:t>
      </w:r>
      <w:r w:rsidRPr="00F3500B">
        <w:t xml:space="preserve"> Description Schemes and Classification Schemes</w:t>
      </w:r>
      <w:bookmarkEnd w:id="3346"/>
    </w:p>
    <w:p w:rsidR="008532F7"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DSs listed in the present document have been aggregated into several </w:t>
      </w:r>
      <w:r w:rsidRPr="00F3500B">
        <w:rPr>
          <w:b/>
          <w:lang w:eastAsia="ja-JP"/>
        </w:rPr>
        <w:t>xsd files identified by the Description Schemes</w:t>
      </w:r>
      <w:r w:rsidR="005B1F1E" w:rsidRPr="00F3500B">
        <w:rPr>
          <w:b/>
          <w:lang w:eastAsia="ja-JP"/>
        </w:rPr>
        <w:t>'</w:t>
      </w:r>
      <w:r w:rsidRPr="00F3500B">
        <w:rPr>
          <w:b/>
          <w:lang w:eastAsia="ja-JP"/>
        </w:rPr>
        <w:t xml:space="preserve"> names</w:t>
      </w:r>
      <w:r w:rsidRPr="00F3500B">
        <w:rPr>
          <w:lang w:eastAsia="ja-JP"/>
        </w:rPr>
        <w:t>, forming the reference documentation</w:t>
      </w:r>
      <w:r w:rsidR="00E847C4" w:rsidRPr="00F3500B">
        <w:rPr>
          <w:lang w:eastAsia="ja-JP"/>
        </w:rPr>
        <w:t>. They form part of the TV-Anytime schema aggregating all schemas from the different parts of the TV-Anytime specification</w:t>
      </w:r>
      <w:r w:rsidR="00AE1DA2" w:rsidRPr="00F3500B">
        <w:rPr>
          <w:lang w:eastAsia="ja-JP"/>
        </w:rPr>
        <w:t xml:space="preserve"> </w:t>
      </w:r>
      <w:r w:rsidRPr="00F3500B">
        <w:rPr>
          <w:lang w:eastAsia="ja-JP"/>
        </w:rPr>
        <w:t xml:space="preserve">contained in </w:t>
      </w:r>
      <w:r w:rsidR="00AE1DA2" w:rsidRPr="00F3500B">
        <w:rPr>
          <w:lang w:eastAsia="ja-JP"/>
        </w:rPr>
        <w:t xml:space="preserve">a zip file </w:t>
      </w:r>
      <w:r w:rsidRPr="00F3500B">
        <w:rPr>
          <w:lang w:eastAsia="ja-JP"/>
        </w:rPr>
        <w:t xml:space="preserve">ts_102822p0.zip </w:t>
      </w:r>
      <w:r w:rsidR="00AE1DA2" w:rsidRPr="00F3500B">
        <w:rPr>
          <w:lang w:eastAsia="ja-JP"/>
        </w:rPr>
        <w:t xml:space="preserve">contained in archive </w:t>
      </w:r>
      <w:r w:rsidR="00AE1DA2" w:rsidRPr="00F3500B">
        <w:t>ts_1028220301v01090</w:t>
      </w:r>
      <w:r w:rsidR="005E1C91" w:rsidRPr="00F3500B">
        <w:t>2</w:t>
      </w:r>
      <w:r w:rsidR="00AE1DA2" w:rsidRPr="00F3500B">
        <w:t>p0.zip</w:t>
      </w:r>
      <w:r w:rsidR="00AE1DA2" w:rsidRPr="00F3500B">
        <w:rPr>
          <w:lang w:eastAsia="ja-JP"/>
        </w:rPr>
        <w:t xml:space="preserve"> </w:t>
      </w:r>
      <w:r w:rsidRPr="00F3500B">
        <w:rPr>
          <w:lang w:eastAsia="ja-JP"/>
        </w:rPr>
        <w:t>which accompanies the present document.</w:t>
      </w:r>
    </w:p>
    <w:p w:rsidR="00E847C4" w:rsidRPr="00F3500B" w:rsidRDefault="00E847C4">
      <w:pPr>
        <w:rPr>
          <w:lang w:eastAsia="ja-JP"/>
        </w:rPr>
      </w:pPr>
      <w:r w:rsidRPr="00F3500B">
        <w:rPr>
          <w:lang w:eastAsia="ja-JP"/>
        </w:rPr>
        <w:t>These schemas, WSDLs and CS files takes precedence and are the imlementer</w:t>
      </w:r>
      <w:r w:rsidR="005B1F1E" w:rsidRPr="00F3500B">
        <w:rPr>
          <w:lang w:eastAsia="ja-JP"/>
        </w:rPr>
        <w:t>'</w:t>
      </w:r>
      <w:r w:rsidRPr="00F3500B">
        <w:rPr>
          <w:lang w:eastAsia="ja-JP"/>
        </w:rPr>
        <w:t>s reference.</w:t>
      </w:r>
    </w:p>
    <w:p w:rsidR="00AE1DA2" w:rsidRPr="00F3500B" w:rsidRDefault="00A3385F">
      <w:r w:rsidRPr="00F3500B">
        <w:t xml:space="preserve">The MPEG-7 RoleCS.xml file, which is imported by the TVARoleCS, is also contained in </w:t>
      </w:r>
      <w:r w:rsidR="00AE1DA2" w:rsidRPr="00F3500B">
        <w:t>a zip file ts_102822p0.zip contained in archive ts_1028220301v01090</w:t>
      </w:r>
      <w:r w:rsidR="005E1C91" w:rsidRPr="00F3500B">
        <w:t>2</w:t>
      </w:r>
      <w:r w:rsidR="00AE1DA2" w:rsidRPr="00F3500B">
        <w:t>p0.zip which accompanies the present document.</w:t>
      </w:r>
    </w:p>
    <w:p w:rsidR="00E3036C" w:rsidRPr="00F3500B" w:rsidRDefault="00A3385F">
      <w:r w:rsidRPr="00F3500B">
        <w:t>The MPEG7_TVA</w:t>
      </w:r>
      <w:r w:rsidR="00766FC0" w:rsidRPr="00F3500B">
        <w:t>_20</w:t>
      </w:r>
      <w:r w:rsidR="00FA79FA" w:rsidRPr="00F3500B">
        <w:t>08</w:t>
      </w:r>
      <w:r w:rsidRPr="00F3500B">
        <w:t xml:space="preserve"> and XML_2001 xml stubs which are imported by the </w:t>
      </w:r>
      <w:r w:rsidR="003C5639" w:rsidRPr="00F3500B">
        <w:t xml:space="preserve">tva_metadata_3-1_v181.xsd </w:t>
      </w:r>
      <w:r w:rsidRPr="00F3500B">
        <w:t>description schema are also contained in</w:t>
      </w:r>
      <w:r w:rsidR="00E3036C" w:rsidRPr="00F3500B">
        <w:t xml:space="preserve"> ts_1028220301v010</w:t>
      </w:r>
      <w:r w:rsidR="00AE1DA2" w:rsidRPr="00F3500B">
        <w:t>9</w:t>
      </w:r>
      <w:r w:rsidR="00E3036C" w:rsidRPr="00F3500B">
        <w:t>0</w:t>
      </w:r>
      <w:r w:rsidR="005E1C91" w:rsidRPr="00F3500B">
        <w:t>2</w:t>
      </w:r>
      <w:r w:rsidR="00E3036C" w:rsidRPr="00F3500B">
        <w:t>p0.zip.</w:t>
      </w:r>
    </w:p>
    <w:p w:rsidR="00A3385F" w:rsidRPr="00F3500B" w:rsidRDefault="00A3385F" w:rsidP="00614D0B">
      <w:pPr>
        <w:pStyle w:val="Heading8"/>
        <w:rPr>
          <w:rFonts w:eastAsia="Arial Unicode MS"/>
        </w:rPr>
      </w:pPr>
      <w:r w:rsidRPr="00F3500B">
        <w:rPr>
          <w:lang w:eastAsia="ja-JP"/>
        </w:rPr>
        <w:br w:type="page"/>
      </w:r>
      <w:bookmarkStart w:id="3347" w:name="_Toc445719034"/>
      <w:r w:rsidRPr="00F3500B">
        <w:lastRenderedPageBreak/>
        <w:t>Annex D (informative</w:t>
      </w:r>
      <w:r w:rsidR="00F700FB">
        <w:t>):</w:t>
      </w:r>
      <w:r w:rsidR="00F700FB">
        <w:br/>
      </w:r>
      <w:r w:rsidRPr="00F3500B">
        <w:rPr>
          <w:rFonts w:eastAsia="Arial Unicode MS"/>
        </w:rPr>
        <w:t>Note on the use of UML-like diagram</w:t>
      </w:r>
      <w:bookmarkEnd w:id="3347"/>
    </w:p>
    <w:p w:rsidR="00A3385F" w:rsidRPr="00F3500B" w:rsidRDefault="00A3385F">
      <w:pPr>
        <w:pStyle w:val="H6"/>
        <w:rPr>
          <w:rFonts w:eastAsia="Arial Unicode MS"/>
        </w:rPr>
      </w:pPr>
      <w:r w:rsidRPr="00F3500B">
        <w:rPr>
          <w:rFonts w:eastAsia="Arial Unicode MS"/>
        </w:rPr>
        <w:t>Sequence</w:t>
      </w:r>
    </w:p>
    <w:p w:rsidR="00A3385F" w:rsidRPr="00F3500B" w:rsidRDefault="002F05F2">
      <w:pPr>
        <w:pStyle w:val="FL"/>
        <w:rPr>
          <w:rFonts w:eastAsia="Arial Unicode MS"/>
          <w:lang w:eastAsia="ja-JP"/>
        </w:rPr>
      </w:pPr>
      <w:r w:rsidRPr="00F3500B">
        <w:rPr>
          <w:rFonts w:eastAsia="Arial Unicode MS"/>
          <w:noProof/>
          <w:lang w:val="fr-CH" w:eastAsia="fr-CH"/>
        </w:rPr>
        <w:drawing>
          <wp:inline distT="0" distB="0" distL="0" distR="0" wp14:anchorId="6FB744E9" wp14:editId="64DB91F5">
            <wp:extent cx="2345690" cy="835025"/>
            <wp:effectExtent l="0" t="0" r="0" b="0"/>
            <wp:docPr id="65" name="Picture 65" descr="uml-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ml-sequence"/>
                    <pic:cNvPicPr>
                      <a:picLocks noChangeAspect="1" noChangeArrowheads="1"/>
                    </pic:cNvPicPr>
                  </pic:nvPicPr>
                  <pic:blipFill>
                    <a:blip r:embed="rId97">
                      <a:extLst>
                        <a:ext uri="{28A0092B-C50C-407E-A947-70E740481C1C}">
                          <a14:useLocalDpi xmlns:a14="http://schemas.microsoft.com/office/drawing/2010/main" val="0"/>
                        </a:ext>
                      </a:extLst>
                    </a:blip>
                    <a:srcRect t="5669" b="5669"/>
                    <a:stretch>
                      <a:fillRect/>
                    </a:stretch>
                  </pic:blipFill>
                  <pic:spPr bwMode="auto">
                    <a:xfrm>
                      <a:off x="0" y="0"/>
                      <a:ext cx="2345690" cy="83502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hexagonal symbol with the horizontal </w:t>
      </w:r>
      <w:r w:rsidR="00452C3A" w:rsidRPr="00F3500B">
        <w:rPr>
          <w:rFonts w:eastAsia="Arial Unicode MS"/>
          <w:lang w:eastAsia="ja-JP"/>
        </w:rPr>
        <w:t>"</w:t>
      </w:r>
      <w:r w:rsidRPr="00F3500B">
        <w:rPr>
          <w:rFonts w:eastAsia="Arial Unicode MS"/>
          <w:lang w:eastAsia="ja-JP"/>
        </w:rPr>
        <w:t>dotted</w:t>
      </w:r>
      <w:r w:rsidR="00452C3A" w:rsidRPr="00F3500B">
        <w:rPr>
          <w:rFonts w:eastAsia="Arial Unicode MS"/>
          <w:lang w:eastAsia="ja-JP"/>
        </w:rPr>
        <w:t>"</w:t>
      </w:r>
      <w:r w:rsidRPr="00F3500B">
        <w:rPr>
          <w:rFonts w:eastAsia="Arial Unicode MS"/>
          <w:lang w:eastAsia="ja-JP"/>
        </w:rPr>
        <w:t xml:space="preserve"> line indicates </w:t>
      </w:r>
      <w:r w:rsidR="00452C3A" w:rsidRPr="00F3500B">
        <w:rPr>
          <w:rFonts w:eastAsia="Arial Unicode MS"/>
          <w:lang w:eastAsia="ja-JP"/>
        </w:rPr>
        <w:t>"</w:t>
      </w:r>
      <w:r w:rsidRPr="00F3500B">
        <w:rPr>
          <w:rFonts w:eastAsia="Arial Unicode MS"/>
          <w:lang w:eastAsia="ja-JP"/>
        </w:rPr>
        <w:t>sequence of</w:t>
      </w:r>
      <w:r w:rsidR="00452C3A" w:rsidRPr="00F3500B">
        <w:rPr>
          <w:rFonts w:eastAsia="Arial Unicode MS"/>
          <w:lang w:eastAsia="ja-JP"/>
        </w:rPr>
        <w:t>"</w:t>
      </w:r>
      <w:r w:rsidRPr="00F3500B">
        <w:rPr>
          <w:rFonts w:eastAsia="Arial Unicode MS"/>
          <w:lang w:eastAsia="ja-JP"/>
        </w:rPr>
        <w:t xml:space="preserve">. This diagram says the element </w:t>
      </w:r>
      <w:r w:rsidRPr="00F3500B">
        <w:rPr>
          <w:rFonts w:eastAsia="Arial Unicode MS"/>
          <w:i/>
          <w:lang w:eastAsia="ja-JP"/>
        </w:rPr>
        <w:t>Element1</w:t>
      </w:r>
      <w:r w:rsidRPr="00F3500B">
        <w:rPr>
          <w:rFonts w:eastAsia="Arial Unicode MS"/>
          <w:lang w:eastAsia="ja-JP"/>
        </w:rPr>
        <w:t xml:space="preserve"> consists of the sequence of elements </w:t>
      </w:r>
      <w:r w:rsidRPr="00F3500B">
        <w:rPr>
          <w:rFonts w:eastAsia="Arial Unicode MS"/>
          <w:i/>
          <w:lang w:eastAsia="ja-JP"/>
        </w:rPr>
        <w:t xml:space="preserve">Element2 </w:t>
      </w:r>
      <w:r w:rsidRPr="00F3500B">
        <w:rPr>
          <w:rFonts w:eastAsia="Arial Unicode MS"/>
          <w:lang w:eastAsia="ja-JP"/>
        </w:rPr>
        <w:t>followed by</w:t>
      </w:r>
      <w:r w:rsidRPr="00F3500B">
        <w:rPr>
          <w:rFonts w:eastAsia="Arial Unicode MS"/>
          <w:i/>
          <w:lang w:eastAsia="ja-JP"/>
        </w:rPr>
        <w:t xml:space="preserve"> Element3.</w:t>
      </w:r>
    </w:p>
    <w:p w:rsidR="00A3385F" w:rsidRPr="00F3500B" w:rsidRDefault="00A3385F">
      <w:pPr>
        <w:rPr>
          <w:rFonts w:eastAsia="Arial Unicode MS"/>
          <w:lang w:eastAsia="ja-JP"/>
        </w:rPr>
      </w:pPr>
      <w:r w:rsidRPr="00F3500B">
        <w:rPr>
          <w:rFonts w:eastAsia="Arial Unicode MS"/>
          <w:lang w:eastAsia="ja-JP"/>
        </w:rPr>
        <w:t xml:space="preserve">The box with a </w:t>
      </w:r>
      <w:r w:rsidR="00452C3A" w:rsidRPr="00F3500B">
        <w:rPr>
          <w:rFonts w:eastAsia="Arial Unicode MS"/>
          <w:lang w:eastAsia="ja-JP"/>
        </w:rPr>
        <w:t>"</w:t>
      </w:r>
      <w:r w:rsidRPr="00F3500B">
        <w:rPr>
          <w:rFonts w:eastAsia="Arial Unicode MS"/>
          <w:lang w:eastAsia="ja-JP"/>
        </w:rPr>
        <w:t>+</w:t>
      </w:r>
      <w:r w:rsidR="00452C3A" w:rsidRPr="00F3500B">
        <w:rPr>
          <w:rFonts w:eastAsia="Arial Unicode MS"/>
          <w:lang w:eastAsia="ja-JP"/>
        </w:rPr>
        <w:t>"</w:t>
      </w:r>
      <w:r w:rsidRPr="00F3500B">
        <w:rPr>
          <w:rFonts w:eastAsia="Arial Unicode MS"/>
          <w:lang w:eastAsia="ja-JP"/>
        </w:rPr>
        <w:t xml:space="preserve"> mark in it at there right-hand end indicates that there is more structure to them than is shown in the diagram.</w:t>
      </w:r>
    </w:p>
    <w:p w:rsidR="00A3385F" w:rsidRPr="00F3500B" w:rsidRDefault="00A3385F">
      <w:pPr>
        <w:pStyle w:val="H6"/>
        <w:rPr>
          <w:rFonts w:eastAsia="Arial Unicode MS"/>
        </w:rPr>
      </w:pPr>
      <w:r w:rsidRPr="00F3500B">
        <w:rPr>
          <w:rFonts w:eastAsia="Arial Unicode MS"/>
        </w:rPr>
        <w:t>Choice</w:t>
      </w:r>
    </w:p>
    <w:p w:rsidR="00A3385F" w:rsidRPr="00F3500B" w:rsidRDefault="002F05F2">
      <w:pPr>
        <w:pStyle w:val="FL"/>
        <w:rPr>
          <w:rFonts w:eastAsia="Arial Unicode MS"/>
          <w:lang w:eastAsia="ja-JP"/>
        </w:rPr>
      </w:pPr>
      <w:r w:rsidRPr="00F3500B">
        <w:rPr>
          <w:rFonts w:eastAsia="Arial Unicode MS"/>
          <w:noProof/>
          <w:lang w:val="fr-CH" w:eastAsia="fr-CH"/>
        </w:rPr>
        <w:drawing>
          <wp:inline distT="0" distB="0" distL="0" distR="0" wp14:anchorId="45CF455B" wp14:editId="3BA48EA6">
            <wp:extent cx="2345690" cy="620395"/>
            <wp:effectExtent l="0" t="0" r="0" b="0"/>
            <wp:docPr id="66" name="Picture 66" descr="uml-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ml-choice"/>
                    <pic:cNvPicPr>
                      <a:picLocks noChangeAspect="1" noChangeArrowheads="1"/>
                    </pic:cNvPicPr>
                  </pic:nvPicPr>
                  <pic:blipFill>
                    <a:blip r:embed="rId98">
                      <a:extLst>
                        <a:ext uri="{28A0092B-C50C-407E-A947-70E740481C1C}">
                          <a14:useLocalDpi xmlns:a14="http://schemas.microsoft.com/office/drawing/2010/main" val="0"/>
                        </a:ext>
                      </a:extLst>
                    </a:blip>
                    <a:srcRect t="16869" b="16869"/>
                    <a:stretch>
                      <a:fillRect/>
                    </a:stretch>
                  </pic:blipFill>
                  <pic:spPr bwMode="auto">
                    <a:xfrm>
                      <a:off x="0" y="0"/>
                      <a:ext cx="2345690" cy="620395"/>
                    </a:xfrm>
                    <a:prstGeom prst="rect">
                      <a:avLst/>
                    </a:prstGeom>
                    <a:noFill/>
                    <a:ln>
                      <a:noFill/>
                    </a:ln>
                  </pic:spPr>
                </pic:pic>
              </a:graphicData>
            </a:graphic>
          </wp:inline>
        </w:drawing>
      </w:r>
    </w:p>
    <w:p w:rsidR="008532F7" w:rsidRPr="00F3500B" w:rsidRDefault="00A3385F">
      <w:pPr>
        <w:rPr>
          <w:rFonts w:eastAsia="Arial Unicode MS"/>
          <w:lang w:eastAsia="ja-JP"/>
        </w:rPr>
      </w:pPr>
      <w:r w:rsidRPr="00F3500B">
        <w:rPr>
          <w:rFonts w:eastAsia="Arial Unicode MS"/>
          <w:lang w:eastAsia="ja-JP"/>
        </w:rPr>
        <w:t xml:space="preserve">The switch-like symbol indicates a choice. In this case, a choice between the elements, </w:t>
      </w:r>
      <w:r w:rsidRPr="00F3500B">
        <w:rPr>
          <w:rFonts w:eastAsia="Arial Unicode MS"/>
          <w:i/>
          <w:lang w:eastAsia="ja-JP"/>
        </w:rPr>
        <w:t>Element2</w:t>
      </w:r>
      <w:r w:rsidRPr="00F3500B">
        <w:rPr>
          <w:rFonts w:eastAsia="Arial Unicode MS"/>
          <w:lang w:eastAsia="ja-JP"/>
        </w:rPr>
        <w:t xml:space="preserve"> and </w:t>
      </w:r>
      <w:r w:rsidRPr="00F3500B">
        <w:rPr>
          <w:rFonts w:eastAsia="Arial Unicode MS"/>
          <w:i/>
          <w:lang w:eastAsia="ja-JP"/>
        </w:rPr>
        <w:t>Element3</w:t>
      </w:r>
      <w:r w:rsidRPr="00F3500B">
        <w:rPr>
          <w:rFonts w:eastAsia="Arial Unicode MS"/>
          <w:lang w:eastAsia="ja-JP"/>
        </w:rPr>
        <w:t>.</w:t>
      </w:r>
    </w:p>
    <w:p w:rsidR="00A3385F" w:rsidRPr="00F3500B" w:rsidRDefault="00A3385F">
      <w:pPr>
        <w:pStyle w:val="H6"/>
        <w:rPr>
          <w:rFonts w:eastAsia="Arial Unicode MS"/>
        </w:rPr>
      </w:pPr>
      <w:r w:rsidRPr="00F3500B">
        <w:rPr>
          <w:rFonts w:eastAsia="Arial Unicode MS"/>
        </w:rPr>
        <w:t>Cardinality</w:t>
      </w:r>
    </w:p>
    <w:p w:rsidR="00A3385F" w:rsidRPr="00F3500B" w:rsidRDefault="00A3385F">
      <w:pPr>
        <w:pStyle w:val="H6"/>
        <w:rPr>
          <w:rFonts w:eastAsia="Arial Unicode MS"/>
          <w:lang w:eastAsia="ja-JP"/>
        </w:rPr>
      </w:pPr>
      <w:r w:rsidRPr="00F3500B">
        <w:rPr>
          <w:rFonts w:eastAsia="Arial Unicode MS"/>
          <w:lang w:eastAsia="ja-JP"/>
        </w:rPr>
        <w:t>Optional, one</w:t>
      </w:r>
    </w:p>
    <w:p w:rsidR="00A3385F" w:rsidRPr="00F3500B" w:rsidRDefault="002F05F2">
      <w:pPr>
        <w:pStyle w:val="FL"/>
        <w:rPr>
          <w:rFonts w:eastAsia="Arial Unicode MS"/>
          <w:lang w:eastAsia="ja-JP"/>
        </w:rPr>
      </w:pPr>
      <w:r w:rsidRPr="00F3500B">
        <w:rPr>
          <w:rFonts w:eastAsia="Arial Unicode MS"/>
          <w:noProof/>
          <w:lang w:val="fr-CH" w:eastAsia="fr-CH"/>
        </w:rPr>
        <w:drawing>
          <wp:inline distT="0" distB="0" distL="0" distR="0" wp14:anchorId="330140EF" wp14:editId="5224E75E">
            <wp:extent cx="2345690" cy="413385"/>
            <wp:effectExtent l="0" t="0" r="0" b="0"/>
            <wp:docPr id="67" name="Picture 67" descr="optional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tionalElement"/>
                    <pic:cNvPicPr>
                      <a:picLocks noChangeAspect="1" noChangeArrowheads="1"/>
                    </pic:cNvPicPr>
                  </pic:nvPicPr>
                  <pic:blipFill>
                    <a:blip r:embed="rId99">
                      <a:extLst>
                        <a:ext uri="{28A0092B-C50C-407E-A947-70E740481C1C}">
                          <a14:useLocalDpi xmlns:a14="http://schemas.microsoft.com/office/drawing/2010/main" val="0"/>
                        </a:ext>
                      </a:extLst>
                    </a:blip>
                    <a:srcRect t="39429" b="16869"/>
                    <a:stretch>
                      <a:fillRect/>
                    </a:stretch>
                  </pic:blipFill>
                  <pic:spPr bwMode="auto">
                    <a:xfrm>
                      <a:off x="0" y="0"/>
                      <a:ext cx="2345690" cy="41338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dashed line indicates that the element </w:t>
      </w:r>
      <w:r w:rsidRPr="00F3500B">
        <w:rPr>
          <w:rFonts w:eastAsia="Arial Unicode MS"/>
          <w:i/>
          <w:lang w:eastAsia="ja-JP"/>
        </w:rPr>
        <w:t>Element2</w:t>
      </w:r>
      <w:r w:rsidRPr="00F3500B">
        <w:rPr>
          <w:rFonts w:eastAsia="Arial Unicode MS"/>
          <w:lang w:eastAsia="ja-JP"/>
        </w:rPr>
        <w:t xml:space="preserve"> is optional. The fact that there is no cardinality indicator says that there can be at most one.</w:t>
      </w:r>
    </w:p>
    <w:p w:rsidR="00A3385F" w:rsidRPr="00F3500B" w:rsidRDefault="00A3385F">
      <w:pPr>
        <w:pStyle w:val="H6"/>
        <w:rPr>
          <w:rFonts w:eastAsia="Arial Unicode MS"/>
          <w:lang w:eastAsia="ja-JP"/>
        </w:rPr>
      </w:pPr>
      <w:r w:rsidRPr="00F3500B">
        <w:rPr>
          <w:rFonts w:eastAsia="Arial Unicode MS"/>
          <w:lang w:eastAsia="ja-JP"/>
        </w:rPr>
        <w:t>Mandatory, one</w:t>
      </w:r>
    </w:p>
    <w:p w:rsidR="00A3385F" w:rsidRPr="00F3500B" w:rsidRDefault="002F05F2">
      <w:pPr>
        <w:pStyle w:val="FL"/>
        <w:rPr>
          <w:rFonts w:eastAsia="Arial Unicode MS"/>
          <w:lang w:eastAsia="ja-JP"/>
        </w:rPr>
      </w:pPr>
      <w:r w:rsidRPr="00F3500B">
        <w:rPr>
          <w:rFonts w:eastAsia="Arial Unicode MS"/>
          <w:noProof/>
          <w:lang w:val="fr-CH" w:eastAsia="fr-CH"/>
        </w:rPr>
        <w:drawing>
          <wp:inline distT="0" distB="0" distL="0" distR="0" wp14:anchorId="6CCCD31E" wp14:editId="08CC1B2A">
            <wp:extent cx="2345690" cy="516890"/>
            <wp:effectExtent l="0" t="0" r="0" b="0"/>
            <wp:docPr id="68" name="Picture 68" descr="uml-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ml-mandatory"/>
                    <pic:cNvPicPr>
                      <a:picLocks noChangeAspect="1" noChangeArrowheads="1"/>
                    </pic:cNvPicPr>
                  </pic:nvPicPr>
                  <pic:blipFill>
                    <a:blip r:embed="rId100">
                      <a:extLst>
                        <a:ext uri="{28A0092B-C50C-407E-A947-70E740481C1C}">
                          <a14:useLocalDpi xmlns:a14="http://schemas.microsoft.com/office/drawing/2010/main" val="0"/>
                        </a:ext>
                      </a:extLst>
                    </a:blip>
                    <a:srcRect t="22470" b="22470"/>
                    <a:stretch>
                      <a:fillRect/>
                    </a:stretch>
                  </pic:blipFill>
                  <pic:spPr bwMode="auto">
                    <a:xfrm>
                      <a:off x="0" y="0"/>
                      <a:ext cx="2345690" cy="516890"/>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There </w:t>
      </w:r>
      <w:r w:rsidR="002C5DA5" w:rsidRPr="00F3500B">
        <w:rPr>
          <w:rFonts w:eastAsia="Arial Unicode MS"/>
          <w:lang w:eastAsia="ja-JP"/>
        </w:rPr>
        <w:t>should</w:t>
      </w:r>
      <w:r w:rsidRPr="00F3500B">
        <w:rPr>
          <w:rFonts w:eastAsia="Arial Unicode MS"/>
          <w:lang w:eastAsia="ja-JP"/>
        </w:rPr>
        <w:t xml:space="preserve"> be exactly one of the element </w:t>
      </w:r>
      <w:r w:rsidRPr="00F3500B">
        <w:rPr>
          <w:rFonts w:eastAsia="Arial Unicode MS"/>
          <w:i/>
          <w:lang w:eastAsia="ja-JP"/>
        </w:rPr>
        <w:t>Element2</w:t>
      </w:r>
      <w:r w:rsidRPr="00F3500B">
        <w:rPr>
          <w:rFonts w:eastAsia="Arial Unicode MS"/>
          <w:lang w:eastAsia="ja-JP"/>
        </w:rPr>
        <w:t>.</w:t>
      </w:r>
    </w:p>
    <w:p w:rsidR="00A3385F" w:rsidRPr="00F3500B" w:rsidRDefault="00A3385F">
      <w:pPr>
        <w:pStyle w:val="H6"/>
        <w:rPr>
          <w:rFonts w:eastAsia="Arial Unicode MS"/>
          <w:lang w:eastAsia="ja-JP"/>
        </w:rPr>
      </w:pPr>
      <w:r w:rsidRPr="00F3500B">
        <w:rPr>
          <w:rFonts w:eastAsia="Arial Unicode MS"/>
          <w:lang w:eastAsia="ja-JP"/>
        </w:rPr>
        <w:t>Optional, repeating</w:t>
      </w:r>
    </w:p>
    <w:p w:rsidR="00A3385F" w:rsidRPr="00F3500B" w:rsidRDefault="002F05F2">
      <w:pPr>
        <w:pStyle w:val="FL"/>
        <w:rPr>
          <w:rFonts w:eastAsia="Arial Unicode MS"/>
          <w:lang w:eastAsia="ja-JP"/>
        </w:rPr>
      </w:pPr>
      <w:r w:rsidRPr="00F3500B">
        <w:rPr>
          <w:rFonts w:eastAsia="Arial Unicode MS"/>
          <w:noProof/>
          <w:lang w:val="fr-CH" w:eastAsia="fr-CH"/>
        </w:rPr>
        <w:drawing>
          <wp:inline distT="0" distB="0" distL="0" distR="0" wp14:anchorId="193AD814" wp14:editId="01802520">
            <wp:extent cx="2345690" cy="620395"/>
            <wp:effectExtent l="0" t="0" r="0" b="0"/>
            <wp:docPr id="69" name="Picture 69" descr="uml-un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ml-unbounded"/>
                    <pic:cNvPicPr>
                      <a:picLocks noChangeAspect="1" noChangeArrowheads="1"/>
                    </pic:cNvPicPr>
                  </pic:nvPicPr>
                  <pic:blipFill>
                    <a:blip r:embed="rId101">
                      <a:extLst>
                        <a:ext uri="{28A0092B-C50C-407E-A947-70E740481C1C}">
                          <a14:useLocalDpi xmlns:a14="http://schemas.microsoft.com/office/drawing/2010/main" val="0"/>
                        </a:ext>
                      </a:extLst>
                    </a:blip>
                    <a:srcRect t="16869" b="16869"/>
                    <a:stretch>
                      <a:fillRect/>
                    </a:stretch>
                  </pic:blipFill>
                  <pic:spPr bwMode="auto">
                    <a:xfrm>
                      <a:off x="0" y="0"/>
                      <a:ext cx="2345690" cy="62039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element </w:t>
      </w:r>
      <w:r w:rsidRPr="00F3500B">
        <w:rPr>
          <w:rFonts w:eastAsia="Arial Unicode MS"/>
          <w:i/>
          <w:lang w:eastAsia="ja-JP"/>
        </w:rPr>
        <w:t xml:space="preserve">Element2 </w:t>
      </w:r>
      <w:r w:rsidRPr="00F3500B">
        <w:rPr>
          <w:rFonts w:eastAsia="Arial Unicode MS"/>
          <w:lang w:eastAsia="ja-JP"/>
        </w:rPr>
        <w:t xml:space="preserve">is optional and may appear an indeterminate number of times. The number of times it may appear is given by the cardinality indicator meaning </w:t>
      </w:r>
      <w:r w:rsidR="00452C3A" w:rsidRPr="00F3500B">
        <w:rPr>
          <w:rFonts w:eastAsia="Arial Unicode MS"/>
          <w:lang w:eastAsia="ja-JP"/>
        </w:rPr>
        <w:t>"</w:t>
      </w:r>
      <w:r w:rsidRPr="00F3500B">
        <w:rPr>
          <w:rFonts w:eastAsia="Arial Unicode MS"/>
          <w:lang w:eastAsia="ja-JP"/>
        </w:rPr>
        <w:t>zero to infinity</w:t>
      </w:r>
      <w:r w:rsidR="00452C3A" w:rsidRPr="00F3500B">
        <w:rPr>
          <w:rFonts w:eastAsia="Arial Unicode MS"/>
          <w:lang w:eastAsia="ja-JP"/>
        </w:rPr>
        <w:t>"</w:t>
      </w:r>
      <w:r w:rsidRPr="00F3500B">
        <w:rPr>
          <w:rFonts w:eastAsia="Arial Unicode MS"/>
          <w:lang w:eastAsia="ja-JP"/>
        </w:rPr>
        <w:t>. Other numbers may appear to indicate different cardinalities.</w:t>
      </w:r>
    </w:p>
    <w:p w:rsidR="00A3385F" w:rsidRPr="00F3500B" w:rsidRDefault="00A3385F">
      <w:pPr>
        <w:pStyle w:val="H6"/>
        <w:rPr>
          <w:rFonts w:eastAsia="Arial Unicode MS"/>
          <w:lang w:eastAsia="ja-JP"/>
        </w:rPr>
      </w:pPr>
      <w:r w:rsidRPr="00F3500B">
        <w:rPr>
          <w:rFonts w:eastAsia="Arial Unicode MS"/>
          <w:lang w:eastAsia="ja-JP"/>
        </w:rPr>
        <w:lastRenderedPageBreak/>
        <w:t>Mandatory, repeating</w:t>
      </w:r>
    </w:p>
    <w:p w:rsidR="00A3385F" w:rsidRPr="00F3500B" w:rsidRDefault="002F05F2">
      <w:pPr>
        <w:pStyle w:val="FL"/>
        <w:rPr>
          <w:rFonts w:eastAsia="MS Mincho"/>
          <w:lang w:eastAsia="ja-JP"/>
        </w:rPr>
      </w:pPr>
      <w:r w:rsidRPr="00F3500B">
        <w:rPr>
          <w:noProof/>
          <w:lang w:val="fr-CH" w:eastAsia="fr-CH"/>
        </w:rPr>
        <w:drawing>
          <wp:inline distT="0" distB="0" distL="0" distR="0" wp14:anchorId="2C1CF665" wp14:editId="6E255C41">
            <wp:extent cx="2822575" cy="556895"/>
            <wp:effectExtent l="0" t="0" r="0" b="0"/>
            <wp:docPr id="70" name="Picture 70" descr="uml-sample-mandatory-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ml-sample-mandatory-repeat"/>
                    <pic:cNvPicPr>
                      <a:picLocks noChangeAspect="1" noChangeArrowheads="1"/>
                    </pic:cNvPicPr>
                  </pic:nvPicPr>
                  <pic:blipFill>
                    <a:blip r:embed="rId102">
                      <a:extLst>
                        <a:ext uri="{28A0092B-C50C-407E-A947-70E740481C1C}">
                          <a14:useLocalDpi xmlns:a14="http://schemas.microsoft.com/office/drawing/2010/main" val="0"/>
                        </a:ext>
                      </a:extLst>
                    </a:blip>
                    <a:srcRect t="31140" b="22256"/>
                    <a:stretch>
                      <a:fillRect/>
                    </a:stretch>
                  </pic:blipFill>
                  <pic:spPr bwMode="auto">
                    <a:xfrm>
                      <a:off x="0" y="0"/>
                      <a:ext cx="2822575" cy="556895"/>
                    </a:xfrm>
                    <a:prstGeom prst="rect">
                      <a:avLst/>
                    </a:prstGeom>
                    <a:noFill/>
                    <a:ln>
                      <a:noFill/>
                    </a:ln>
                  </pic:spPr>
                </pic:pic>
              </a:graphicData>
            </a:graphic>
          </wp:inline>
        </w:drawing>
      </w:r>
    </w:p>
    <w:p w:rsidR="00A3385F" w:rsidRPr="00F3500B" w:rsidRDefault="00A3385F">
      <w:pPr>
        <w:rPr>
          <w:lang w:eastAsia="ja-JP"/>
        </w:rPr>
      </w:pPr>
      <w:r w:rsidRPr="00F3500B">
        <w:rPr>
          <w:lang w:eastAsia="ja-JP"/>
        </w:rPr>
        <w:t xml:space="preserve">The element </w:t>
      </w:r>
      <w:r w:rsidRPr="00F3500B">
        <w:rPr>
          <w:i/>
          <w:lang w:eastAsia="ja-JP"/>
        </w:rPr>
        <w:t>Element2</w:t>
      </w:r>
      <w:r w:rsidRPr="00F3500B">
        <w:rPr>
          <w:lang w:eastAsia="ja-JP"/>
        </w:rPr>
        <w:t xml:space="preserve"> </w:t>
      </w:r>
      <w:r w:rsidR="002C5DA5" w:rsidRPr="00F3500B">
        <w:rPr>
          <w:lang w:eastAsia="ja-JP"/>
        </w:rPr>
        <w:t>should</w:t>
      </w:r>
      <w:r w:rsidRPr="00F3500B">
        <w:rPr>
          <w:lang w:eastAsia="ja-JP"/>
        </w:rPr>
        <w:t xml:space="preserve"> appear at least once and may appear an indefinite number of times.</w:t>
      </w:r>
    </w:p>
    <w:p w:rsidR="00A3385F" w:rsidRPr="00F3500B" w:rsidRDefault="00A3385F">
      <w:pPr>
        <w:pStyle w:val="H6"/>
        <w:rPr>
          <w:lang w:eastAsia="ja-JP"/>
        </w:rPr>
      </w:pPr>
      <w:r w:rsidRPr="00F3500B">
        <w:rPr>
          <w:lang w:eastAsia="ja-JP"/>
        </w:rPr>
        <w:t>Type</w:t>
      </w:r>
    </w:p>
    <w:p w:rsidR="00A3385F" w:rsidRPr="00F3500B" w:rsidRDefault="002F05F2">
      <w:pPr>
        <w:pStyle w:val="FL"/>
        <w:rPr>
          <w:lang w:eastAsia="ja-JP"/>
        </w:rPr>
      </w:pPr>
      <w:r w:rsidRPr="00F3500B">
        <w:rPr>
          <w:noProof/>
          <w:lang w:val="fr-CH" w:eastAsia="fr-CH"/>
        </w:rPr>
        <w:drawing>
          <wp:inline distT="0" distB="0" distL="0" distR="0" wp14:anchorId="2A510D9B" wp14:editId="0283C968">
            <wp:extent cx="2941955" cy="739775"/>
            <wp:effectExtent l="0" t="0" r="0" b="0"/>
            <wp:docPr id="71" name="Picture 71" descr="uml-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ml-type"/>
                    <pic:cNvPicPr>
                      <a:picLocks noChangeAspect="1" noChangeArrowheads="1"/>
                    </pic:cNvPicPr>
                  </pic:nvPicPr>
                  <pic:blipFill>
                    <a:blip r:embed="rId103">
                      <a:extLst>
                        <a:ext uri="{28A0092B-C50C-407E-A947-70E740481C1C}">
                          <a14:useLocalDpi xmlns:a14="http://schemas.microsoft.com/office/drawing/2010/main" val="0"/>
                        </a:ext>
                      </a:extLst>
                    </a:blip>
                    <a:srcRect b="22223"/>
                    <a:stretch>
                      <a:fillRect/>
                    </a:stretch>
                  </pic:blipFill>
                  <pic:spPr bwMode="auto">
                    <a:xfrm>
                      <a:off x="0" y="0"/>
                      <a:ext cx="2941955" cy="739775"/>
                    </a:xfrm>
                    <a:prstGeom prst="rect">
                      <a:avLst/>
                    </a:prstGeom>
                    <a:noFill/>
                    <a:ln>
                      <a:noFill/>
                    </a:ln>
                  </pic:spPr>
                </pic:pic>
              </a:graphicData>
            </a:graphic>
          </wp:inline>
        </w:drawing>
      </w:r>
    </w:p>
    <w:p w:rsidR="00A3385F" w:rsidRPr="00F3500B" w:rsidRDefault="00A3385F">
      <w:pPr>
        <w:jc w:val="both"/>
        <w:rPr>
          <w:rFonts w:eastAsia="MS Mincho"/>
          <w:lang w:eastAsia="ja-JP"/>
        </w:rPr>
      </w:pPr>
      <w:r w:rsidRPr="00F3500B">
        <w:rPr>
          <w:rFonts w:eastAsia="MS Mincho"/>
          <w:lang w:eastAsia="ja-JP"/>
        </w:rPr>
        <w:t xml:space="preserve">The dotted box shows that element </w:t>
      </w:r>
      <w:r w:rsidRPr="00F3500B">
        <w:rPr>
          <w:rFonts w:eastAsia="MS Mincho"/>
          <w:i/>
          <w:lang w:eastAsia="ja-JP"/>
        </w:rPr>
        <w:t>Element1</w:t>
      </w:r>
      <w:r w:rsidRPr="00F3500B">
        <w:rPr>
          <w:rFonts w:eastAsia="MS Mincho"/>
          <w:lang w:eastAsia="ja-JP"/>
        </w:rPr>
        <w:t xml:space="preserve"> is of type </w:t>
      </w:r>
      <w:r w:rsidR="00452C3A" w:rsidRPr="00F3500B">
        <w:rPr>
          <w:rFonts w:eastAsia="MS Mincho"/>
          <w:lang w:eastAsia="ja-JP"/>
        </w:rPr>
        <w:t>"</w:t>
      </w:r>
      <w:r w:rsidRPr="00F3500B">
        <w:rPr>
          <w:rFonts w:eastAsia="MS Mincho"/>
          <w:lang w:eastAsia="ja-JP"/>
        </w:rPr>
        <w:t>tva:TypeA</w:t>
      </w:r>
      <w:r w:rsidR="00452C3A" w:rsidRPr="00F3500B">
        <w:rPr>
          <w:rFonts w:eastAsia="MS Mincho"/>
          <w:lang w:eastAsia="ja-JP"/>
        </w:rPr>
        <w:t>"</w:t>
      </w:r>
      <w:r w:rsidRPr="00F3500B">
        <w:rPr>
          <w:rFonts w:eastAsia="MS Mincho"/>
          <w:lang w:eastAsia="ja-JP"/>
        </w:rPr>
        <w:t>.</w:t>
      </w:r>
    </w:p>
    <w:p w:rsidR="005B1F1E" w:rsidRPr="00F3500B" w:rsidRDefault="00A3385F" w:rsidP="005B1F1E">
      <w:pPr>
        <w:pStyle w:val="TT"/>
      </w:pPr>
      <w:r w:rsidRPr="00F3500B">
        <w:br w:type="page"/>
      </w:r>
    </w:p>
    <w:p w:rsidR="00A3385F" w:rsidRPr="00F3500B" w:rsidRDefault="00A3385F" w:rsidP="00BE30A3">
      <w:pPr>
        <w:pStyle w:val="Heading1"/>
      </w:pPr>
      <w:bookmarkStart w:id="3348" w:name="_Toc445719035"/>
      <w:r w:rsidRPr="00F3500B">
        <w:lastRenderedPageBreak/>
        <w:t>History</w:t>
      </w:r>
      <w:bookmarkEnd w:id="3348"/>
    </w:p>
    <w:tbl>
      <w:tblPr>
        <w:tblW w:w="0" w:type="auto"/>
        <w:jc w:val="center"/>
        <w:tblLayout w:type="fixed"/>
        <w:tblCellMar>
          <w:left w:w="28" w:type="dxa"/>
          <w:right w:w="28" w:type="dxa"/>
        </w:tblCellMar>
        <w:tblLook w:val="0000" w:firstRow="0" w:lastRow="0" w:firstColumn="0" w:lastColumn="0" w:noHBand="0" w:noVBand="0"/>
      </w:tblPr>
      <w:tblGrid>
        <w:gridCol w:w="1247"/>
        <w:gridCol w:w="1588"/>
        <w:gridCol w:w="6804"/>
      </w:tblGrid>
      <w:tr w:rsidR="00A3385F" w:rsidRPr="00F3500B" w:rsidTr="00750937">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rsidR="00A3385F" w:rsidRPr="00F3500B" w:rsidRDefault="00A3385F">
            <w:pPr>
              <w:spacing w:before="60" w:after="60"/>
              <w:jc w:val="center"/>
              <w:rPr>
                <w:b/>
                <w:sz w:val="24"/>
              </w:rPr>
            </w:pPr>
            <w:r w:rsidRPr="00F3500B">
              <w:rPr>
                <w:b/>
                <w:sz w:val="24"/>
              </w:rPr>
              <w:t>Document history</w:t>
            </w:r>
          </w:p>
        </w:tc>
      </w:tr>
      <w:tr w:rsidR="00A3385F"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V1.1.1</w:t>
            </w:r>
          </w:p>
        </w:tc>
        <w:tc>
          <w:tcPr>
            <w:tcW w:w="1588"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October 2003</w:t>
            </w:r>
          </w:p>
        </w:tc>
        <w:tc>
          <w:tcPr>
            <w:tcW w:w="6804" w:type="dxa"/>
            <w:tcBorders>
              <w:top w:val="single" w:sz="6" w:space="0" w:color="auto"/>
              <w:bottom w:val="single" w:sz="6" w:space="0" w:color="auto"/>
              <w:right w:val="single" w:sz="6" w:space="0" w:color="auto"/>
            </w:tcBorders>
          </w:tcPr>
          <w:p w:rsidR="00A3385F" w:rsidRPr="00F3500B" w:rsidRDefault="00A3385F" w:rsidP="00F700FB">
            <w:pPr>
              <w:pStyle w:val="FP"/>
              <w:tabs>
                <w:tab w:val="left" w:pos="3118"/>
              </w:tabs>
              <w:spacing w:before="80" w:after="80"/>
              <w:ind w:left="57"/>
            </w:pPr>
            <w:r w:rsidRPr="00F3500B">
              <w:t>Publication</w:t>
            </w:r>
          </w:p>
        </w:tc>
      </w:tr>
      <w:tr w:rsidR="00A3385F"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V1.2.1</w:t>
            </w:r>
          </w:p>
        </w:tc>
        <w:tc>
          <w:tcPr>
            <w:tcW w:w="1588"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September 2004</w:t>
            </w:r>
          </w:p>
        </w:tc>
        <w:tc>
          <w:tcPr>
            <w:tcW w:w="6804" w:type="dxa"/>
            <w:tcBorders>
              <w:top w:val="single" w:sz="6" w:space="0" w:color="auto"/>
              <w:bottom w:val="single" w:sz="6" w:space="0" w:color="auto"/>
              <w:right w:val="single" w:sz="6" w:space="0" w:color="auto"/>
            </w:tcBorders>
          </w:tcPr>
          <w:p w:rsidR="00A3385F" w:rsidRPr="00F3500B" w:rsidRDefault="00A3385F" w:rsidP="00F700FB">
            <w:pPr>
              <w:pStyle w:val="FP"/>
              <w:tabs>
                <w:tab w:val="left" w:pos="3118"/>
              </w:tabs>
              <w:spacing w:before="80" w:after="80"/>
              <w:ind w:left="57"/>
            </w:pPr>
            <w:r w:rsidRPr="00F3500B">
              <w:t>Publication</w:t>
            </w:r>
          </w:p>
        </w:tc>
      </w:tr>
      <w:tr w:rsidR="001B226B"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1B226B" w:rsidRPr="00F3500B" w:rsidRDefault="001B226B" w:rsidP="001B226B">
            <w:pPr>
              <w:pStyle w:val="FP"/>
              <w:spacing w:before="80" w:after="80"/>
              <w:ind w:left="57"/>
            </w:pPr>
            <w:r w:rsidRPr="00F3500B">
              <w:t>V1.3.1</w:t>
            </w:r>
          </w:p>
        </w:tc>
        <w:tc>
          <w:tcPr>
            <w:tcW w:w="1588" w:type="dxa"/>
            <w:tcBorders>
              <w:top w:val="single" w:sz="6" w:space="0" w:color="auto"/>
              <w:left w:val="single" w:sz="6" w:space="0" w:color="auto"/>
              <w:bottom w:val="single" w:sz="6" w:space="0" w:color="auto"/>
              <w:right w:val="single" w:sz="6" w:space="0" w:color="auto"/>
            </w:tcBorders>
          </w:tcPr>
          <w:p w:rsidR="001B226B" w:rsidRPr="00F3500B" w:rsidRDefault="001B226B" w:rsidP="001B226B">
            <w:pPr>
              <w:pStyle w:val="FP"/>
              <w:spacing w:before="80" w:after="80"/>
              <w:ind w:left="57"/>
            </w:pPr>
            <w:r w:rsidRPr="00F3500B">
              <w:t>January 2006</w:t>
            </w:r>
          </w:p>
        </w:tc>
        <w:tc>
          <w:tcPr>
            <w:tcW w:w="6804" w:type="dxa"/>
            <w:tcBorders>
              <w:top w:val="single" w:sz="6" w:space="0" w:color="auto"/>
              <w:bottom w:val="single" w:sz="6" w:space="0" w:color="auto"/>
              <w:right w:val="single" w:sz="6" w:space="0" w:color="auto"/>
            </w:tcBorders>
          </w:tcPr>
          <w:p w:rsidR="001B226B" w:rsidRPr="00F3500B" w:rsidRDefault="001B226B" w:rsidP="00F700FB">
            <w:pPr>
              <w:pStyle w:val="FP"/>
              <w:tabs>
                <w:tab w:val="left" w:pos="3118"/>
              </w:tabs>
              <w:spacing w:before="80" w:after="80"/>
              <w:ind w:left="57"/>
            </w:pPr>
            <w:r w:rsidRPr="00F3500B">
              <w:t>Publication</w:t>
            </w:r>
          </w:p>
        </w:tc>
      </w:tr>
      <w:tr w:rsidR="00B34122"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B34122" w:rsidRPr="00F3500B" w:rsidRDefault="00B34122" w:rsidP="001350A3">
            <w:pPr>
              <w:pStyle w:val="FP"/>
              <w:spacing w:before="80" w:after="80"/>
              <w:ind w:left="57"/>
            </w:pPr>
            <w:r w:rsidRPr="00F3500B">
              <w:t>V1.4.1</w:t>
            </w:r>
          </w:p>
        </w:tc>
        <w:tc>
          <w:tcPr>
            <w:tcW w:w="1588" w:type="dxa"/>
            <w:tcBorders>
              <w:top w:val="single" w:sz="6" w:space="0" w:color="auto"/>
              <w:left w:val="single" w:sz="6" w:space="0" w:color="auto"/>
              <w:bottom w:val="single" w:sz="6" w:space="0" w:color="auto"/>
              <w:right w:val="single" w:sz="6" w:space="0" w:color="auto"/>
            </w:tcBorders>
          </w:tcPr>
          <w:p w:rsidR="00B34122" w:rsidRPr="00F3500B" w:rsidRDefault="00294826" w:rsidP="001350A3">
            <w:pPr>
              <w:pStyle w:val="FP"/>
              <w:spacing w:before="80" w:after="80"/>
              <w:ind w:left="57"/>
            </w:pPr>
            <w:r w:rsidRPr="00F3500B">
              <w:t>Novem</w:t>
            </w:r>
            <w:r w:rsidR="00445D81" w:rsidRPr="00F3500B">
              <w:t>ber</w:t>
            </w:r>
            <w:r w:rsidR="00B34122" w:rsidRPr="00F3500B">
              <w:t xml:space="preserve"> 2007</w:t>
            </w:r>
          </w:p>
        </w:tc>
        <w:tc>
          <w:tcPr>
            <w:tcW w:w="6804" w:type="dxa"/>
            <w:tcBorders>
              <w:top w:val="single" w:sz="6" w:space="0" w:color="auto"/>
              <w:bottom w:val="single" w:sz="6" w:space="0" w:color="auto"/>
              <w:right w:val="single" w:sz="6" w:space="0" w:color="auto"/>
            </w:tcBorders>
          </w:tcPr>
          <w:p w:rsidR="00B34122" w:rsidRPr="00F3500B" w:rsidRDefault="006E3F5B" w:rsidP="00F700FB">
            <w:pPr>
              <w:pStyle w:val="FP"/>
              <w:tabs>
                <w:tab w:val="left" w:pos="3118"/>
              </w:tabs>
              <w:spacing w:before="80" w:after="80"/>
              <w:ind w:left="57"/>
            </w:pPr>
            <w:r w:rsidRPr="00F3500B">
              <w:t>Publication</w:t>
            </w:r>
          </w:p>
        </w:tc>
      </w:tr>
      <w:tr w:rsidR="00C67FBB" w:rsidRPr="00F3500B" w:rsidTr="00E0542C">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C67FBB" w:rsidRPr="00F3500B" w:rsidRDefault="00C67FBB">
            <w:pPr>
              <w:pStyle w:val="FP"/>
              <w:spacing w:before="80" w:after="80"/>
              <w:ind w:left="57"/>
            </w:pPr>
            <w:r w:rsidRPr="00F3500B">
              <w:t>V1.5.1</w:t>
            </w:r>
          </w:p>
        </w:tc>
        <w:tc>
          <w:tcPr>
            <w:tcW w:w="1588" w:type="dxa"/>
            <w:tcBorders>
              <w:top w:val="single" w:sz="6" w:space="0" w:color="auto"/>
              <w:left w:val="single" w:sz="6" w:space="0" w:color="auto"/>
              <w:bottom w:val="single" w:sz="6" w:space="0" w:color="auto"/>
              <w:right w:val="single" w:sz="6" w:space="0" w:color="auto"/>
            </w:tcBorders>
          </w:tcPr>
          <w:p w:rsidR="00C67FBB" w:rsidRPr="00F3500B" w:rsidRDefault="00703E19">
            <w:pPr>
              <w:pStyle w:val="FP"/>
              <w:spacing w:before="80" w:after="80"/>
              <w:ind w:left="57"/>
            </w:pPr>
            <w:r w:rsidRPr="00F3500B">
              <w:t>May</w:t>
            </w:r>
            <w:r w:rsidR="00C67FBB" w:rsidRPr="00F3500B">
              <w:t xml:space="preserve"> 2009</w:t>
            </w:r>
          </w:p>
        </w:tc>
        <w:tc>
          <w:tcPr>
            <w:tcW w:w="6804" w:type="dxa"/>
            <w:tcBorders>
              <w:top w:val="single" w:sz="6" w:space="0" w:color="auto"/>
              <w:bottom w:val="single" w:sz="6" w:space="0" w:color="auto"/>
              <w:right w:val="single" w:sz="6" w:space="0" w:color="auto"/>
            </w:tcBorders>
          </w:tcPr>
          <w:p w:rsidR="00C67FBB" w:rsidRPr="00F3500B" w:rsidRDefault="00703E19" w:rsidP="00F700FB">
            <w:pPr>
              <w:pStyle w:val="FP"/>
              <w:tabs>
                <w:tab w:val="left" w:pos="3118"/>
              </w:tabs>
              <w:spacing w:before="80" w:after="80"/>
              <w:ind w:left="57"/>
            </w:pPr>
            <w:r w:rsidRPr="00F3500B">
              <w:t>Publication</w:t>
            </w:r>
          </w:p>
        </w:tc>
      </w:tr>
      <w:tr w:rsidR="0020670C"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20670C" w:rsidRPr="00F3500B" w:rsidRDefault="0020670C" w:rsidP="004C014F">
            <w:pPr>
              <w:pStyle w:val="FP"/>
              <w:spacing w:before="80" w:after="80"/>
              <w:ind w:left="57"/>
            </w:pPr>
            <w:r w:rsidRPr="00F3500B">
              <w:t>V1.6.1</w:t>
            </w:r>
          </w:p>
        </w:tc>
        <w:tc>
          <w:tcPr>
            <w:tcW w:w="1588" w:type="dxa"/>
            <w:tcBorders>
              <w:top w:val="single" w:sz="6" w:space="0" w:color="auto"/>
              <w:left w:val="single" w:sz="6" w:space="0" w:color="auto"/>
              <w:bottom w:val="single" w:sz="6" w:space="0" w:color="auto"/>
              <w:right w:val="single" w:sz="6" w:space="0" w:color="auto"/>
            </w:tcBorders>
          </w:tcPr>
          <w:p w:rsidR="0020670C" w:rsidRPr="00F3500B" w:rsidRDefault="0020670C" w:rsidP="004C014F">
            <w:pPr>
              <w:pStyle w:val="FP"/>
              <w:spacing w:before="80" w:after="80"/>
              <w:ind w:left="57"/>
            </w:pPr>
            <w:r w:rsidRPr="00F3500B">
              <w:t>July 2010</w:t>
            </w:r>
          </w:p>
        </w:tc>
        <w:tc>
          <w:tcPr>
            <w:tcW w:w="6804" w:type="dxa"/>
            <w:tcBorders>
              <w:top w:val="single" w:sz="6" w:space="0" w:color="auto"/>
              <w:bottom w:val="single" w:sz="6" w:space="0" w:color="auto"/>
              <w:right w:val="single" w:sz="6" w:space="0" w:color="auto"/>
            </w:tcBorders>
          </w:tcPr>
          <w:p w:rsidR="0020670C" w:rsidRPr="00F3500B" w:rsidRDefault="0020670C" w:rsidP="00F700FB">
            <w:pPr>
              <w:pStyle w:val="FP"/>
              <w:tabs>
                <w:tab w:val="left" w:pos="3118"/>
              </w:tabs>
              <w:spacing w:before="80" w:after="80"/>
              <w:ind w:left="57"/>
            </w:pPr>
            <w:r w:rsidRPr="00F3500B">
              <w:t>Publication</w:t>
            </w:r>
          </w:p>
        </w:tc>
      </w:tr>
      <w:tr w:rsidR="00813B41"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813B41" w:rsidRPr="00F3500B" w:rsidRDefault="00813B41" w:rsidP="004C014F">
            <w:pPr>
              <w:pStyle w:val="FP"/>
              <w:spacing w:before="80" w:after="80"/>
              <w:ind w:left="57"/>
            </w:pPr>
            <w:r w:rsidRPr="00F3500B">
              <w:t>V1.7.1</w:t>
            </w:r>
          </w:p>
        </w:tc>
        <w:tc>
          <w:tcPr>
            <w:tcW w:w="1588" w:type="dxa"/>
            <w:tcBorders>
              <w:top w:val="single" w:sz="6" w:space="0" w:color="auto"/>
              <w:left w:val="single" w:sz="6" w:space="0" w:color="auto"/>
              <w:bottom w:val="single" w:sz="6" w:space="0" w:color="auto"/>
              <w:right w:val="single" w:sz="6" w:space="0" w:color="auto"/>
            </w:tcBorders>
          </w:tcPr>
          <w:p w:rsidR="00813B41" w:rsidRPr="00F3500B" w:rsidRDefault="00813B41" w:rsidP="004C014F">
            <w:pPr>
              <w:pStyle w:val="FP"/>
              <w:spacing w:before="80" w:after="80"/>
              <w:ind w:left="57"/>
            </w:pPr>
            <w:r w:rsidRPr="00F3500B">
              <w:t>November 2011</w:t>
            </w:r>
          </w:p>
        </w:tc>
        <w:tc>
          <w:tcPr>
            <w:tcW w:w="6804" w:type="dxa"/>
            <w:tcBorders>
              <w:top w:val="single" w:sz="6" w:space="0" w:color="auto"/>
              <w:bottom w:val="single" w:sz="6" w:space="0" w:color="auto"/>
              <w:right w:val="single" w:sz="6" w:space="0" w:color="auto"/>
            </w:tcBorders>
          </w:tcPr>
          <w:p w:rsidR="00813B41" w:rsidRPr="00F3500B" w:rsidRDefault="00813B41" w:rsidP="00F700FB">
            <w:pPr>
              <w:pStyle w:val="FP"/>
              <w:tabs>
                <w:tab w:val="left" w:pos="3118"/>
              </w:tabs>
              <w:spacing w:before="80" w:after="80"/>
              <w:ind w:left="57"/>
            </w:pPr>
            <w:r w:rsidRPr="00F3500B">
              <w:t>Publication</w:t>
            </w:r>
          </w:p>
        </w:tc>
      </w:tr>
      <w:tr w:rsidR="009802F5"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9802F5" w:rsidRPr="00F3500B" w:rsidRDefault="009802F5" w:rsidP="004C014F">
            <w:pPr>
              <w:pStyle w:val="FP"/>
              <w:spacing w:before="80" w:after="80"/>
              <w:ind w:left="57"/>
            </w:pPr>
            <w:r w:rsidRPr="00F3500B">
              <w:t>V1.8.1</w:t>
            </w:r>
          </w:p>
        </w:tc>
        <w:tc>
          <w:tcPr>
            <w:tcW w:w="1588" w:type="dxa"/>
            <w:tcBorders>
              <w:top w:val="single" w:sz="6" w:space="0" w:color="auto"/>
              <w:left w:val="single" w:sz="6" w:space="0" w:color="auto"/>
              <w:bottom w:val="single" w:sz="6" w:space="0" w:color="auto"/>
              <w:right w:val="single" w:sz="6" w:space="0" w:color="auto"/>
            </w:tcBorders>
          </w:tcPr>
          <w:p w:rsidR="009802F5" w:rsidRPr="00F3500B" w:rsidRDefault="009802F5" w:rsidP="004C014F">
            <w:pPr>
              <w:pStyle w:val="FP"/>
              <w:spacing w:before="80" w:after="80"/>
              <w:ind w:left="57"/>
            </w:pPr>
            <w:r w:rsidRPr="00F3500B">
              <w:t>December 2012</w:t>
            </w:r>
          </w:p>
        </w:tc>
        <w:tc>
          <w:tcPr>
            <w:tcW w:w="6804" w:type="dxa"/>
            <w:tcBorders>
              <w:top w:val="single" w:sz="6" w:space="0" w:color="auto"/>
              <w:bottom w:val="single" w:sz="6" w:space="0" w:color="auto"/>
              <w:right w:val="single" w:sz="6" w:space="0" w:color="auto"/>
            </w:tcBorders>
          </w:tcPr>
          <w:p w:rsidR="009802F5" w:rsidRPr="00F3500B" w:rsidRDefault="009802F5" w:rsidP="00F700FB">
            <w:pPr>
              <w:pStyle w:val="FP"/>
              <w:tabs>
                <w:tab w:val="left" w:pos="3118"/>
              </w:tabs>
              <w:spacing w:before="80" w:after="80"/>
              <w:ind w:left="57"/>
            </w:pPr>
            <w:r w:rsidRPr="00F3500B">
              <w:t>Publication</w:t>
            </w:r>
          </w:p>
        </w:tc>
      </w:tr>
      <w:tr w:rsidR="002A5FA9"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2A5FA9" w:rsidRPr="00F3500B" w:rsidRDefault="002A5FA9" w:rsidP="004C014F">
            <w:pPr>
              <w:pStyle w:val="FP"/>
              <w:spacing w:before="80" w:after="80"/>
              <w:ind w:left="57"/>
            </w:pPr>
            <w:r w:rsidRPr="00F3500B">
              <w:t>V1.9.1</w:t>
            </w:r>
          </w:p>
        </w:tc>
        <w:tc>
          <w:tcPr>
            <w:tcW w:w="1588" w:type="dxa"/>
            <w:tcBorders>
              <w:top w:val="single" w:sz="6" w:space="0" w:color="auto"/>
              <w:left w:val="single" w:sz="6" w:space="0" w:color="auto"/>
              <w:bottom w:val="single" w:sz="6" w:space="0" w:color="auto"/>
              <w:right w:val="single" w:sz="6" w:space="0" w:color="auto"/>
            </w:tcBorders>
          </w:tcPr>
          <w:p w:rsidR="002A5FA9" w:rsidRPr="00F3500B" w:rsidRDefault="0063288C" w:rsidP="004C014F">
            <w:pPr>
              <w:pStyle w:val="FP"/>
              <w:spacing w:before="80" w:after="80"/>
              <w:ind w:left="57"/>
            </w:pPr>
            <w:r w:rsidRPr="00F3500B">
              <w:t>October</w:t>
            </w:r>
            <w:r w:rsidR="002A5FA9" w:rsidRPr="00F3500B">
              <w:t xml:space="preserve"> 2015</w:t>
            </w:r>
          </w:p>
        </w:tc>
        <w:tc>
          <w:tcPr>
            <w:tcW w:w="6804" w:type="dxa"/>
            <w:tcBorders>
              <w:top w:val="single" w:sz="6" w:space="0" w:color="auto"/>
              <w:bottom w:val="single" w:sz="6" w:space="0" w:color="auto"/>
              <w:right w:val="single" w:sz="6" w:space="0" w:color="auto"/>
            </w:tcBorders>
          </w:tcPr>
          <w:p w:rsidR="002A5FA9" w:rsidRPr="00F3500B" w:rsidRDefault="002A5FA9" w:rsidP="00F700FB">
            <w:pPr>
              <w:pStyle w:val="FP"/>
              <w:tabs>
                <w:tab w:val="left" w:pos="3118"/>
              </w:tabs>
              <w:spacing w:before="80" w:after="80"/>
              <w:ind w:left="57"/>
            </w:pPr>
            <w:r w:rsidRPr="00F3500B">
              <w:t>P</w:t>
            </w:r>
            <w:r w:rsidR="0063288C" w:rsidRPr="00F3500B">
              <w:t>ublication</w:t>
            </w:r>
          </w:p>
        </w:tc>
      </w:tr>
      <w:tr w:rsidR="00F700FB"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F700FB" w:rsidRPr="00F3500B" w:rsidRDefault="00F700FB" w:rsidP="004C014F">
            <w:pPr>
              <w:pStyle w:val="FP"/>
              <w:spacing w:before="80" w:after="80"/>
              <w:ind w:left="57"/>
            </w:pPr>
            <w:r>
              <w:t>V1.9.2</w:t>
            </w:r>
          </w:p>
        </w:tc>
        <w:tc>
          <w:tcPr>
            <w:tcW w:w="1588" w:type="dxa"/>
            <w:tcBorders>
              <w:top w:val="single" w:sz="6" w:space="0" w:color="auto"/>
              <w:left w:val="single" w:sz="6" w:space="0" w:color="auto"/>
              <w:bottom w:val="single" w:sz="6" w:space="0" w:color="auto"/>
              <w:right w:val="single" w:sz="6" w:space="0" w:color="auto"/>
            </w:tcBorders>
          </w:tcPr>
          <w:p w:rsidR="00F700FB" w:rsidRPr="00F3500B" w:rsidRDefault="00F700FB" w:rsidP="004C014F">
            <w:pPr>
              <w:pStyle w:val="FP"/>
              <w:spacing w:before="80" w:after="80"/>
              <w:ind w:left="57"/>
            </w:pPr>
            <w:r>
              <w:t>March 2016</w:t>
            </w:r>
          </w:p>
        </w:tc>
        <w:tc>
          <w:tcPr>
            <w:tcW w:w="6804" w:type="dxa"/>
            <w:tcBorders>
              <w:top w:val="single" w:sz="6" w:space="0" w:color="auto"/>
              <w:bottom w:val="single" w:sz="6" w:space="0" w:color="auto"/>
              <w:right w:val="single" w:sz="6" w:space="0" w:color="auto"/>
            </w:tcBorders>
          </w:tcPr>
          <w:p w:rsidR="00F700FB" w:rsidRPr="00F3500B" w:rsidRDefault="00F700FB" w:rsidP="00F700FB">
            <w:pPr>
              <w:pStyle w:val="FP"/>
              <w:tabs>
                <w:tab w:val="left" w:pos="3118"/>
              </w:tabs>
              <w:spacing w:before="80" w:after="80"/>
              <w:ind w:left="57"/>
            </w:pPr>
            <w:r>
              <w:t>Publication</w:t>
            </w:r>
          </w:p>
        </w:tc>
      </w:tr>
    </w:tbl>
    <w:p w:rsidR="00A3385F" w:rsidRPr="00F3500B" w:rsidRDefault="00A3385F">
      <w:pPr>
        <w:rPr>
          <w:rStyle w:val="Emphasis"/>
          <w:i w:val="0"/>
        </w:rPr>
      </w:pPr>
    </w:p>
    <w:sectPr w:rsidR="00A3385F" w:rsidRPr="00F3500B" w:rsidSect="00F700FB">
      <w:headerReference w:type="default" r:id="rId104"/>
      <w:footerReference w:type="default" r:id="rId105"/>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EEF" w:rsidRDefault="00BF1EEF">
      <w:r>
        <w:separator/>
      </w:r>
    </w:p>
  </w:endnote>
  <w:endnote w:type="continuationSeparator" w:id="0">
    <w:p w:rsidR="00BF1EEF" w:rsidRDefault="00BF1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panose1 w:val="00000000000000000000"/>
    <w:charset w:val="81"/>
    <w:family w:val="roman"/>
    <w:notTrueType/>
    <w:pitch w:val="fixed"/>
    <w:sig w:usb0="00000001" w:usb1="09060000" w:usb2="00000010" w:usb3="00000000" w:csb0="00080000" w:csb1="00000000"/>
  </w:font>
  <w:font w:name="Math Ext">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Footer"/>
    </w:pPr>
  </w:p>
  <w:p w:rsidR="00DC2C40" w:rsidRDefault="00DC2C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Pr="00F700FB" w:rsidRDefault="00DC2C40" w:rsidP="00F700FB">
    <w:pPr>
      <w:pStyle w:val="Footer"/>
    </w:pPr>
    <w:r>
      <w:t>ETSI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rsidP="00F700FB">
    <w:pPr>
      <w:pStyle w:val="Footer"/>
      <w:rPr>
        <w:noProof w:val="0"/>
        <w:lang w:val="en-US"/>
      </w:rPr>
    </w:pPr>
    <w:r>
      <w:t>ETSI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rsidP="00F700FB">
    <w:pPr>
      <w:pStyle w:val="Footer"/>
    </w:pPr>
    <w:r>
      <w:t>ETSI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EEF" w:rsidRDefault="00BF1EEF">
      <w:r>
        <w:separator/>
      </w:r>
    </w:p>
  </w:footnote>
  <w:footnote w:type="continuationSeparator" w:id="0">
    <w:p w:rsidR="00BF1EEF" w:rsidRDefault="00BF1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Header"/>
    </w:pPr>
    <w:r>
      <w:rPr>
        <w:lang w:val="fr-CH" w:eastAsia="fr-CH"/>
      </w:rPr>
      <w:drawing>
        <wp:anchor distT="0" distB="0" distL="114300" distR="114300" simplePos="0" relativeHeight="251659264" behindDoc="1" locked="0" layoutInCell="1" allowOverlap="1" wp14:anchorId="7280C7FB" wp14:editId="5184E769">
          <wp:simplePos x="0" y="0"/>
          <wp:positionH relativeFrom="column">
            <wp:posOffset>-100965</wp:posOffset>
          </wp:positionH>
          <wp:positionV relativeFrom="paragraph">
            <wp:posOffset>998220</wp:posOffset>
          </wp:positionV>
          <wp:extent cx="6607810" cy="2876550"/>
          <wp:effectExtent l="19050" t="0" r="2540" b="0"/>
          <wp:wrapNone/>
          <wp:docPr id="75" name="Picture 75"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Pr="00055551" w:rsidRDefault="00DC2C40"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CA7DB7">
      <w:t>ETSI TS 102 822-3-1 V1.109.12 (2016-03)</w:t>
    </w:r>
    <w:r w:rsidRPr="00055551">
      <w:rPr>
        <w:noProof w:val="0"/>
      </w:rPr>
      <w:fldChar w:fldCharType="end"/>
    </w:r>
  </w:p>
  <w:p w:rsidR="00DC2C40" w:rsidRPr="00055551" w:rsidRDefault="00DC2C40"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CA7DB7">
      <w:t>57</w:t>
    </w:r>
    <w:r w:rsidRPr="00055551">
      <w:rPr>
        <w:noProof w:val="0"/>
      </w:rPr>
      <w:fldChar w:fldCharType="end"/>
    </w:r>
  </w:p>
  <w:p w:rsidR="00DC2C40" w:rsidRPr="00055551" w:rsidRDefault="00DC2C40"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DC2C40" w:rsidRPr="00F700FB" w:rsidRDefault="00DC2C40" w:rsidP="00F700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Default="00DC2C4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Pr="00055551" w:rsidRDefault="00DC2C40"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BE2347">
      <w:t>ETSI TS 102 822-3-1 V1.109.12 (2016-03)</w:t>
    </w:r>
    <w:r w:rsidRPr="00055551">
      <w:rPr>
        <w:noProof w:val="0"/>
      </w:rPr>
      <w:fldChar w:fldCharType="end"/>
    </w:r>
  </w:p>
  <w:p w:rsidR="00DC2C40" w:rsidRPr="00055551" w:rsidRDefault="00DC2C40"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BE2347">
      <w:t>206</w:t>
    </w:r>
    <w:r w:rsidRPr="00055551">
      <w:rPr>
        <w:noProof w:val="0"/>
      </w:rPr>
      <w:fldChar w:fldCharType="end"/>
    </w:r>
  </w:p>
  <w:p w:rsidR="00DC2C40" w:rsidRPr="00055551" w:rsidRDefault="00DC2C40"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DC2C40" w:rsidRPr="00F700FB" w:rsidRDefault="00DC2C40" w:rsidP="00F700F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C40" w:rsidRPr="00055551" w:rsidRDefault="00DC2C40"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BE2347">
      <w:t>ETSI TS 102 822-3-1 V1.109.12 (2016-03)</w:t>
    </w:r>
    <w:r w:rsidRPr="00055551">
      <w:rPr>
        <w:noProof w:val="0"/>
      </w:rPr>
      <w:fldChar w:fldCharType="end"/>
    </w:r>
  </w:p>
  <w:p w:rsidR="00DC2C40" w:rsidRPr="00055551" w:rsidRDefault="00DC2C40"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BE2347">
      <w:t>210</w:t>
    </w:r>
    <w:r w:rsidRPr="00055551">
      <w:rPr>
        <w:noProof w:val="0"/>
      </w:rPr>
      <w:fldChar w:fldCharType="end"/>
    </w:r>
  </w:p>
  <w:p w:rsidR="00DC2C40" w:rsidRPr="00055551" w:rsidRDefault="00DC2C40"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DC2C40" w:rsidRPr="00F700FB" w:rsidRDefault="00DC2C40" w:rsidP="00F700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4A"/>
    <w:multiLevelType w:val="singleLevel"/>
    <w:tmpl w:val="000F0409"/>
    <w:lvl w:ilvl="0">
      <w:start w:val="1"/>
      <w:numFmt w:val="decimal"/>
      <w:lvlText w:val="%1."/>
      <w:lvlJc w:val="left"/>
      <w:pPr>
        <w:tabs>
          <w:tab w:val="num" w:pos="360"/>
        </w:tabs>
        <w:ind w:left="360" w:hanging="360"/>
      </w:pPr>
    </w:lvl>
  </w:abstractNum>
  <w:abstractNum w:abstractNumId="12"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21D5B61"/>
    <w:multiLevelType w:val="multilevel"/>
    <w:tmpl w:val="D35E60A6"/>
    <w:lvl w:ilvl="0">
      <w:start w:val="6"/>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24A91B48"/>
    <w:multiLevelType w:val="multilevel"/>
    <w:tmpl w:val="EE9A3EDC"/>
    <w:lvl w:ilvl="0">
      <w:start w:val="1"/>
      <w:numFmt w:val="upperLetter"/>
      <w:pStyle w:val="Append1"/>
      <w:suff w:val="space"/>
      <w:lvlText w:val="Appendix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27646AAC"/>
    <w:multiLevelType w:val="hybridMultilevel"/>
    <w:tmpl w:val="3BFA5C76"/>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4707D83"/>
    <w:multiLevelType w:val="singleLevel"/>
    <w:tmpl w:val="F1364848"/>
    <w:lvl w:ilvl="0">
      <w:start w:val="1"/>
      <w:numFmt w:val="bullet"/>
      <w:lvlText w:val=""/>
      <w:lvlJc w:val="left"/>
      <w:pPr>
        <w:tabs>
          <w:tab w:val="num" w:pos="927"/>
        </w:tabs>
        <w:ind w:left="907" w:hanging="340"/>
      </w:pPr>
      <w:rPr>
        <w:rFonts w:ascii="Wingdings" w:hAnsi="Wingdings" w:hint="default"/>
      </w:rPr>
    </w:lvl>
  </w:abstractNum>
  <w:abstractNum w:abstractNumId="25"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37075438"/>
    <w:multiLevelType w:val="hybridMultilevel"/>
    <w:tmpl w:val="D9BA7620"/>
    <w:lvl w:ilvl="0" w:tplc="E7BEEFEC">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AE09BD"/>
    <w:multiLevelType w:val="singleLevel"/>
    <w:tmpl w:val="D032B51A"/>
    <w:lvl w:ilvl="0">
      <w:start w:val="1"/>
      <w:numFmt w:val="bullet"/>
      <w:pStyle w:val="Tvatlist1"/>
      <w:lvlText w:val=""/>
      <w:lvlJc w:val="left"/>
      <w:pPr>
        <w:tabs>
          <w:tab w:val="num" w:pos="792"/>
        </w:tabs>
        <w:ind w:left="792" w:hanging="432"/>
      </w:pPr>
      <w:rPr>
        <w:rFonts w:ascii="Wingdings" w:hAnsi="Wingdings" w:hint="default"/>
      </w:rPr>
    </w:lvl>
  </w:abstractNum>
  <w:abstractNum w:abstractNumId="29"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5F53396F"/>
    <w:multiLevelType w:val="multilevel"/>
    <w:tmpl w:val="4894D10E"/>
    <w:lvl w:ilvl="0">
      <w:start w:val="6"/>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6"/>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2"/>
  </w:num>
  <w:num w:numId="3">
    <w:abstractNumId w:val="39"/>
  </w:num>
  <w:num w:numId="4">
    <w:abstractNumId w:val="14"/>
  </w:num>
  <w:num w:numId="5">
    <w:abstractNumId w:val="25"/>
  </w:num>
  <w:num w:numId="6">
    <w:abstractNumId w:val="32"/>
  </w:num>
  <w:num w:numId="7">
    <w:abstractNumId w:val="2"/>
  </w:num>
  <w:num w:numId="8">
    <w:abstractNumId w:val="1"/>
  </w:num>
  <w:num w:numId="9">
    <w:abstractNumId w:val="0"/>
  </w:num>
  <w:num w:numId="10">
    <w:abstractNumId w:val="28"/>
  </w:num>
  <w:num w:numId="11">
    <w:abstractNumId w:val="11"/>
  </w:num>
  <w:num w:numId="12">
    <w:abstractNumId w:val="24"/>
  </w:num>
  <w:num w:numId="13">
    <w:abstractNumId w:val="20"/>
  </w:num>
  <w:num w:numId="14">
    <w:abstractNumId w:val="25"/>
    <w:lvlOverride w:ilvl="0">
      <w:startOverride w:val="1"/>
    </w:lvlOverride>
  </w:num>
  <w:num w:numId="15">
    <w:abstractNumId w:val="32"/>
    <w:lvlOverride w:ilvl="0">
      <w:startOverride w:val="1"/>
    </w:lvlOverride>
  </w:num>
  <w:num w:numId="16">
    <w:abstractNumId w:val="19"/>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18"/>
  </w:num>
  <w:num w:numId="26">
    <w:abstractNumId w:val="35"/>
  </w:num>
  <w:num w:numId="27">
    <w:abstractNumId w:val="30"/>
  </w:num>
  <w:num w:numId="28">
    <w:abstractNumId w:val="33"/>
  </w:num>
  <w:num w:numId="29">
    <w:abstractNumId w:val="17"/>
  </w:num>
  <w:num w:numId="30">
    <w:abstractNumId w:val="13"/>
  </w:num>
  <w:num w:numId="31">
    <w:abstractNumId w:val="15"/>
  </w:num>
  <w:num w:numId="32">
    <w:abstractNumId w:val="31"/>
  </w:num>
  <w:num w:numId="33">
    <w:abstractNumId w:val="37"/>
  </w:num>
  <w:num w:numId="34">
    <w:abstractNumId w:val="26"/>
  </w:num>
  <w:num w:numId="35">
    <w:abstractNumId w:val="12"/>
  </w:num>
  <w:num w:numId="36">
    <w:abstractNumId w:val="29"/>
  </w:num>
  <w:num w:numId="37">
    <w:abstractNumId w:val="16"/>
  </w:num>
  <w:num w:numId="38">
    <w:abstractNumId w:val="23"/>
  </w:num>
  <w:num w:numId="39">
    <w:abstractNumId w:val="36"/>
  </w:num>
  <w:num w:numId="40">
    <w:abstractNumId w:val="21"/>
  </w:num>
  <w:num w:numId="41">
    <w:abstractNumId w:val="38"/>
  </w:num>
  <w:num w:numId="42">
    <w:abstractNumId w:val="40"/>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in, Jean-Pierre">
    <w15:presenceInfo w15:providerId="AD" w15:userId="S-1-5-21-1644491937-152049171-839522115-3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hideGrammaticalErrors/>
  <w:activeWritingStyle w:appName="MSWord" w:lang="en-GB" w:vendorID="8" w:dllVersion="513" w:checkStyle="1"/>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3"/>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E4"/>
    <w:rsid w:val="000026B3"/>
    <w:rsid w:val="0000477B"/>
    <w:rsid w:val="000066C7"/>
    <w:rsid w:val="00006853"/>
    <w:rsid w:val="00007CE7"/>
    <w:rsid w:val="000112ED"/>
    <w:rsid w:val="00011A3E"/>
    <w:rsid w:val="00011A9E"/>
    <w:rsid w:val="00014FD1"/>
    <w:rsid w:val="000229C2"/>
    <w:rsid w:val="000276DA"/>
    <w:rsid w:val="000307CA"/>
    <w:rsid w:val="00035E75"/>
    <w:rsid w:val="0004186D"/>
    <w:rsid w:val="000428F9"/>
    <w:rsid w:val="00042D9B"/>
    <w:rsid w:val="00044F26"/>
    <w:rsid w:val="0004551C"/>
    <w:rsid w:val="00045DF1"/>
    <w:rsid w:val="00047F14"/>
    <w:rsid w:val="000519D9"/>
    <w:rsid w:val="00053ED3"/>
    <w:rsid w:val="00055264"/>
    <w:rsid w:val="00061043"/>
    <w:rsid w:val="0006158B"/>
    <w:rsid w:val="00062989"/>
    <w:rsid w:val="0006355A"/>
    <w:rsid w:val="000655C2"/>
    <w:rsid w:val="00067847"/>
    <w:rsid w:val="00072089"/>
    <w:rsid w:val="000735FC"/>
    <w:rsid w:val="00075599"/>
    <w:rsid w:val="00076033"/>
    <w:rsid w:val="00076114"/>
    <w:rsid w:val="00076822"/>
    <w:rsid w:val="000807D6"/>
    <w:rsid w:val="00080CDC"/>
    <w:rsid w:val="00080D13"/>
    <w:rsid w:val="0008197A"/>
    <w:rsid w:val="000823B8"/>
    <w:rsid w:val="00082EB8"/>
    <w:rsid w:val="00086BB7"/>
    <w:rsid w:val="000904EC"/>
    <w:rsid w:val="00091FA9"/>
    <w:rsid w:val="000923EB"/>
    <w:rsid w:val="0009396A"/>
    <w:rsid w:val="00093DFE"/>
    <w:rsid w:val="000942A0"/>
    <w:rsid w:val="00095568"/>
    <w:rsid w:val="00095A59"/>
    <w:rsid w:val="000969EF"/>
    <w:rsid w:val="00097B6A"/>
    <w:rsid w:val="000A3740"/>
    <w:rsid w:val="000A3A7A"/>
    <w:rsid w:val="000A4552"/>
    <w:rsid w:val="000A5305"/>
    <w:rsid w:val="000A5461"/>
    <w:rsid w:val="000A589F"/>
    <w:rsid w:val="000A63B3"/>
    <w:rsid w:val="000A6824"/>
    <w:rsid w:val="000B1948"/>
    <w:rsid w:val="000B260E"/>
    <w:rsid w:val="000B27E6"/>
    <w:rsid w:val="000B3715"/>
    <w:rsid w:val="000B6905"/>
    <w:rsid w:val="000B789B"/>
    <w:rsid w:val="000C0C40"/>
    <w:rsid w:val="000C4E20"/>
    <w:rsid w:val="000C524F"/>
    <w:rsid w:val="000C564E"/>
    <w:rsid w:val="000C66E0"/>
    <w:rsid w:val="000C788A"/>
    <w:rsid w:val="000D17BB"/>
    <w:rsid w:val="000D25E8"/>
    <w:rsid w:val="000D2D85"/>
    <w:rsid w:val="000D56ED"/>
    <w:rsid w:val="000D5A93"/>
    <w:rsid w:val="000D5FE7"/>
    <w:rsid w:val="000D7584"/>
    <w:rsid w:val="000E01DB"/>
    <w:rsid w:val="000E186B"/>
    <w:rsid w:val="000E2588"/>
    <w:rsid w:val="000E267B"/>
    <w:rsid w:val="000E3232"/>
    <w:rsid w:val="000E555E"/>
    <w:rsid w:val="000E6E52"/>
    <w:rsid w:val="000E797A"/>
    <w:rsid w:val="000F048E"/>
    <w:rsid w:val="000F0558"/>
    <w:rsid w:val="000F0C73"/>
    <w:rsid w:val="000F256D"/>
    <w:rsid w:val="000F4129"/>
    <w:rsid w:val="000F4353"/>
    <w:rsid w:val="000F5035"/>
    <w:rsid w:val="000F57B6"/>
    <w:rsid w:val="00100AA5"/>
    <w:rsid w:val="00104702"/>
    <w:rsid w:val="00111109"/>
    <w:rsid w:val="00111A23"/>
    <w:rsid w:val="00111E2F"/>
    <w:rsid w:val="00115829"/>
    <w:rsid w:val="00115A68"/>
    <w:rsid w:val="001164EE"/>
    <w:rsid w:val="00116A22"/>
    <w:rsid w:val="00116E1F"/>
    <w:rsid w:val="001179F7"/>
    <w:rsid w:val="001222F7"/>
    <w:rsid w:val="00130FC4"/>
    <w:rsid w:val="00131194"/>
    <w:rsid w:val="0013258E"/>
    <w:rsid w:val="00132831"/>
    <w:rsid w:val="00134819"/>
    <w:rsid w:val="00134F70"/>
    <w:rsid w:val="001350A3"/>
    <w:rsid w:val="00135E2F"/>
    <w:rsid w:val="00140446"/>
    <w:rsid w:val="001425E5"/>
    <w:rsid w:val="001447A1"/>
    <w:rsid w:val="00144AC9"/>
    <w:rsid w:val="001452D0"/>
    <w:rsid w:val="001463E9"/>
    <w:rsid w:val="00150E1E"/>
    <w:rsid w:val="00152C4A"/>
    <w:rsid w:val="00153AC8"/>
    <w:rsid w:val="00153F61"/>
    <w:rsid w:val="00155653"/>
    <w:rsid w:val="00157B51"/>
    <w:rsid w:val="00160BD0"/>
    <w:rsid w:val="00162BA8"/>
    <w:rsid w:val="00164131"/>
    <w:rsid w:val="00164409"/>
    <w:rsid w:val="00164B69"/>
    <w:rsid w:val="00167078"/>
    <w:rsid w:val="00170C6F"/>
    <w:rsid w:val="00171B77"/>
    <w:rsid w:val="00173EFA"/>
    <w:rsid w:val="001760BD"/>
    <w:rsid w:val="00176753"/>
    <w:rsid w:val="001769D5"/>
    <w:rsid w:val="00177A38"/>
    <w:rsid w:val="0018090A"/>
    <w:rsid w:val="001809D2"/>
    <w:rsid w:val="00181524"/>
    <w:rsid w:val="0018182D"/>
    <w:rsid w:val="0018260D"/>
    <w:rsid w:val="0018530A"/>
    <w:rsid w:val="00185374"/>
    <w:rsid w:val="001858BD"/>
    <w:rsid w:val="00187AD6"/>
    <w:rsid w:val="001944A5"/>
    <w:rsid w:val="00194A50"/>
    <w:rsid w:val="00196CBC"/>
    <w:rsid w:val="00196F32"/>
    <w:rsid w:val="00197CC9"/>
    <w:rsid w:val="00197CD0"/>
    <w:rsid w:val="001A24CD"/>
    <w:rsid w:val="001A27D5"/>
    <w:rsid w:val="001A2A7B"/>
    <w:rsid w:val="001A3A16"/>
    <w:rsid w:val="001A60C6"/>
    <w:rsid w:val="001A6B41"/>
    <w:rsid w:val="001A7FCA"/>
    <w:rsid w:val="001B1830"/>
    <w:rsid w:val="001B226B"/>
    <w:rsid w:val="001B254E"/>
    <w:rsid w:val="001B2D0A"/>
    <w:rsid w:val="001B34B0"/>
    <w:rsid w:val="001B3768"/>
    <w:rsid w:val="001B47CA"/>
    <w:rsid w:val="001C01C8"/>
    <w:rsid w:val="001C1C2A"/>
    <w:rsid w:val="001C42AD"/>
    <w:rsid w:val="001D5161"/>
    <w:rsid w:val="001D663B"/>
    <w:rsid w:val="001D7C8C"/>
    <w:rsid w:val="001E015E"/>
    <w:rsid w:val="001E17BE"/>
    <w:rsid w:val="001E2778"/>
    <w:rsid w:val="001E5F67"/>
    <w:rsid w:val="001E6367"/>
    <w:rsid w:val="001E7286"/>
    <w:rsid w:val="001E7F77"/>
    <w:rsid w:val="001F3AA2"/>
    <w:rsid w:val="001F5C09"/>
    <w:rsid w:val="001F74EA"/>
    <w:rsid w:val="001F790B"/>
    <w:rsid w:val="0020030B"/>
    <w:rsid w:val="00200A00"/>
    <w:rsid w:val="00204C84"/>
    <w:rsid w:val="00206008"/>
    <w:rsid w:val="0020670C"/>
    <w:rsid w:val="0020682A"/>
    <w:rsid w:val="00207E95"/>
    <w:rsid w:val="00210379"/>
    <w:rsid w:val="0021290B"/>
    <w:rsid w:val="0021468C"/>
    <w:rsid w:val="00217E85"/>
    <w:rsid w:val="0022027C"/>
    <w:rsid w:val="0022201F"/>
    <w:rsid w:val="00225404"/>
    <w:rsid w:val="00226661"/>
    <w:rsid w:val="00231F54"/>
    <w:rsid w:val="00233D3F"/>
    <w:rsid w:val="00233DF7"/>
    <w:rsid w:val="002367CB"/>
    <w:rsid w:val="0023760A"/>
    <w:rsid w:val="0023769F"/>
    <w:rsid w:val="00242BE0"/>
    <w:rsid w:val="0024336C"/>
    <w:rsid w:val="002433E2"/>
    <w:rsid w:val="00245738"/>
    <w:rsid w:val="002476CC"/>
    <w:rsid w:val="00250002"/>
    <w:rsid w:val="0025444D"/>
    <w:rsid w:val="00254C5D"/>
    <w:rsid w:val="002567A1"/>
    <w:rsid w:val="0025750C"/>
    <w:rsid w:val="00260843"/>
    <w:rsid w:val="002622DF"/>
    <w:rsid w:val="00262757"/>
    <w:rsid w:val="00264F2D"/>
    <w:rsid w:val="00265EAF"/>
    <w:rsid w:val="0026705B"/>
    <w:rsid w:val="002670ED"/>
    <w:rsid w:val="00267161"/>
    <w:rsid w:val="00270E19"/>
    <w:rsid w:val="002741A8"/>
    <w:rsid w:val="0027690D"/>
    <w:rsid w:val="00276BD2"/>
    <w:rsid w:val="00276EFA"/>
    <w:rsid w:val="00280E19"/>
    <w:rsid w:val="002819C9"/>
    <w:rsid w:val="00282961"/>
    <w:rsid w:val="00286423"/>
    <w:rsid w:val="002878C4"/>
    <w:rsid w:val="00287EF4"/>
    <w:rsid w:val="00291AF0"/>
    <w:rsid w:val="00292D62"/>
    <w:rsid w:val="00292D69"/>
    <w:rsid w:val="0029309B"/>
    <w:rsid w:val="002931AF"/>
    <w:rsid w:val="00293CC6"/>
    <w:rsid w:val="00293DC2"/>
    <w:rsid w:val="00293E9C"/>
    <w:rsid w:val="00294826"/>
    <w:rsid w:val="00296077"/>
    <w:rsid w:val="0029752E"/>
    <w:rsid w:val="002A08EB"/>
    <w:rsid w:val="002A2336"/>
    <w:rsid w:val="002A2615"/>
    <w:rsid w:val="002A5FA9"/>
    <w:rsid w:val="002B208B"/>
    <w:rsid w:val="002B2356"/>
    <w:rsid w:val="002B67B5"/>
    <w:rsid w:val="002C1B79"/>
    <w:rsid w:val="002C1C05"/>
    <w:rsid w:val="002C2F47"/>
    <w:rsid w:val="002C3860"/>
    <w:rsid w:val="002C5CA9"/>
    <w:rsid w:val="002C5DA5"/>
    <w:rsid w:val="002C5DD9"/>
    <w:rsid w:val="002C74B0"/>
    <w:rsid w:val="002D0579"/>
    <w:rsid w:val="002D18E8"/>
    <w:rsid w:val="002D2685"/>
    <w:rsid w:val="002D2855"/>
    <w:rsid w:val="002D3DA3"/>
    <w:rsid w:val="002D4ED2"/>
    <w:rsid w:val="002D56B6"/>
    <w:rsid w:val="002D6D39"/>
    <w:rsid w:val="002D7D76"/>
    <w:rsid w:val="002E0563"/>
    <w:rsid w:val="002E06F8"/>
    <w:rsid w:val="002E157B"/>
    <w:rsid w:val="002E19B6"/>
    <w:rsid w:val="002E4474"/>
    <w:rsid w:val="002E6AB6"/>
    <w:rsid w:val="002F0260"/>
    <w:rsid w:val="002F05F2"/>
    <w:rsid w:val="002F19F0"/>
    <w:rsid w:val="002F3323"/>
    <w:rsid w:val="002F398F"/>
    <w:rsid w:val="002F43F2"/>
    <w:rsid w:val="002F45B5"/>
    <w:rsid w:val="002F6A58"/>
    <w:rsid w:val="002F715F"/>
    <w:rsid w:val="00301854"/>
    <w:rsid w:val="00304B14"/>
    <w:rsid w:val="00304FF2"/>
    <w:rsid w:val="003050BB"/>
    <w:rsid w:val="00305A36"/>
    <w:rsid w:val="00307C49"/>
    <w:rsid w:val="003108A9"/>
    <w:rsid w:val="00316457"/>
    <w:rsid w:val="00317381"/>
    <w:rsid w:val="00323046"/>
    <w:rsid w:val="003236F1"/>
    <w:rsid w:val="00325B6C"/>
    <w:rsid w:val="003318E6"/>
    <w:rsid w:val="003325F5"/>
    <w:rsid w:val="00332AC4"/>
    <w:rsid w:val="00341492"/>
    <w:rsid w:val="00342015"/>
    <w:rsid w:val="00342B08"/>
    <w:rsid w:val="00344126"/>
    <w:rsid w:val="00347FE4"/>
    <w:rsid w:val="00350096"/>
    <w:rsid w:val="00351CAF"/>
    <w:rsid w:val="0035628E"/>
    <w:rsid w:val="00356EFF"/>
    <w:rsid w:val="003611E2"/>
    <w:rsid w:val="00361E9D"/>
    <w:rsid w:val="0036228E"/>
    <w:rsid w:val="00370472"/>
    <w:rsid w:val="0037143C"/>
    <w:rsid w:val="00374774"/>
    <w:rsid w:val="00374F8A"/>
    <w:rsid w:val="00376803"/>
    <w:rsid w:val="0037757A"/>
    <w:rsid w:val="003778FF"/>
    <w:rsid w:val="00377BFA"/>
    <w:rsid w:val="00380D6C"/>
    <w:rsid w:val="00382D6F"/>
    <w:rsid w:val="00384E7F"/>
    <w:rsid w:val="003869A8"/>
    <w:rsid w:val="00387968"/>
    <w:rsid w:val="003910DE"/>
    <w:rsid w:val="0039441A"/>
    <w:rsid w:val="00394738"/>
    <w:rsid w:val="00396650"/>
    <w:rsid w:val="00397ADB"/>
    <w:rsid w:val="003A19B8"/>
    <w:rsid w:val="003A2D2C"/>
    <w:rsid w:val="003A4A7E"/>
    <w:rsid w:val="003A6114"/>
    <w:rsid w:val="003A797C"/>
    <w:rsid w:val="003B00B7"/>
    <w:rsid w:val="003B3088"/>
    <w:rsid w:val="003B37DF"/>
    <w:rsid w:val="003B60D2"/>
    <w:rsid w:val="003B6C35"/>
    <w:rsid w:val="003B7AF6"/>
    <w:rsid w:val="003C1626"/>
    <w:rsid w:val="003C33AE"/>
    <w:rsid w:val="003C4295"/>
    <w:rsid w:val="003C543F"/>
    <w:rsid w:val="003C5639"/>
    <w:rsid w:val="003C60E6"/>
    <w:rsid w:val="003C6715"/>
    <w:rsid w:val="003C757C"/>
    <w:rsid w:val="003D0711"/>
    <w:rsid w:val="003D1534"/>
    <w:rsid w:val="003D1DD6"/>
    <w:rsid w:val="003D29C6"/>
    <w:rsid w:val="003D5176"/>
    <w:rsid w:val="003E11A4"/>
    <w:rsid w:val="003E2B36"/>
    <w:rsid w:val="003E30CA"/>
    <w:rsid w:val="003E321A"/>
    <w:rsid w:val="003E37A0"/>
    <w:rsid w:val="003F2638"/>
    <w:rsid w:val="003F27C1"/>
    <w:rsid w:val="003F316A"/>
    <w:rsid w:val="003F33E6"/>
    <w:rsid w:val="003F399A"/>
    <w:rsid w:val="003F3F21"/>
    <w:rsid w:val="003F4940"/>
    <w:rsid w:val="003F536E"/>
    <w:rsid w:val="003F7283"/>
    <w:rsid w:val="00400A58"/>
    <w:rsid w:val="00401985"/>
    <w:rsid w:val="00401C3D"/>
    <w:rsid w:val="00403B23"/>
    <w:rsid w:val="00403C12"/>
    <w:rsid w:val="00410595"/>
    <w:rsid w:val="0041104D"/>
    <w:rsid w:val="00412ABD"/>
    <w:rsid w:val="00412C98"/>
    <w:rsid w:val="00412E0A"/>
    <w:rsid w:val="00413308"/>
    <w:rsid w:val="00416D3A"/>
    <w:rsid w:val="00417E75"/>
    <w:rsid w:val="0042209D"/>
    <w:rsid w:val="00423485"/>
    <w:rsid w:val="004241FD"/>
    <w:rsid w:val="00430045"/>
    <w:rsid w:val="0043239E"/>
    <w:rsid w:val="00432912"/>
    <w:rsid w:val="00433962"/>
    <w:rsid w:val="0043400E"/>
    <w:rsid w:val="00435ABA"/>
    <w:rsid w:val="00436FBC"/>
    <w:rsid w:val="00440300"/>
    <w:rsid w:val="00445D81"/>
    <w:rsid w:val="004514EF"/>
    <w:rsid w:val="0045197C"/>
    <w:rsid w:val="00452C3A"/>
    <w:rsid w:val="004541FC"/>
    <w:rsid w:val="00455942"/>
    <w:rsid w:val="00455AB4"/>
    <w:rsid w:val="00460AC5"/>
    <w:rsid w:val="00460C91"/>
    <w:rsid w:val="00463CFD"/>
    <w:rsid w:val="00467BEB"/>
    <w:rsid w:val="0047041B"/>
    <w:rsid w:val="0047096E"/>
    <w:rsid w:val="00471FD0"/>
    <w:rsid w:val="004726B7"/>
    <w:rsid w:val="00473866"/>
    <w:rsid w:val="00473D5A"/>
    <w:rsid w:val="004743A1"/>
    <w:rsid w:val="004750FB"/>
    <w:rsid w:val="00475F02"/>
    <w:rsid w:val="004768E9"/>
    <w:rsid w:val="004810CF"/>
    <w:rsid w:val="00484C61"/>
    <w:rsid w:val="004900D7"/>
    <w:rsid w:val="0049312A"/>
    <w:rsid w:val="004951E6"/>
    <w:rsid w:val="00495494"/>
    <w:rsid w:val="00495FA5"/>
    <w:rsid w:val="00496C52"/>
    <w:rsid w:val="00496EEB"/>
    <w:rsid w:val="004A6B01"/>
    <w:rsid w:val="004A79E0"/>
    <w:rsid w:val="004B04A1"/>
    <w:rsid w:val="004B1B30"/>
    <w:rsid w:val="004B313F"/>
    <w:rsid w:val="004C014F"/>
    <w:rsid w:val="004C2B61"/>
    <w:rsid w:val="004C2E2B"/>
    <w:rsid w:val="004C438F"/>
    <w:rsid w:val="004C465A"/>
    <w:rsid w:val="004C4704"/>
    <w:rsid w:val="004C48CD"/>
    <w:rsid w:val="004C4E90"/>
    <w:rsid w:val="004C6F62"/>
    <w:rsid w:val="004C71A1"/>
    <w:rsid w:val="004C73E1"/>
    <w:rsid w:val="004D01EB"/>
    <w:rsid w:val="004D4BD4"/>
    <w:rsid w:val="004D4C25"/>
    <w:rsid w:val="004D4C5E"/>
    <w:rsid w:val="004E255D"/>
    <w:rsid w:val="004E25FB"/>
    <w:rsid w:val="004E3D04"/>
    <w:rsid w:val="004E42DB"/>
    <w:rsid w:val="004E5442"/>
    <w:rsid w:val="004E5D14"/>
    <w:rsid w:val="004F047A"/>
    <w:rsid w:val="004F05CC"/>
    <w:rsid w:val="004F1E92"/>
    <w:rsid w:val="004F42DD"/>
    <w:rsid w:val="004F4F51"/>
    <w:rsid w:val="004F5967"/>
    <w:rsid w:val="0050098D"/>
    <w:rsid w:val="00502CAF"/>
    <w:rsid w:val="00502DC8"/>
    <w:rsid w:val="00504119"/>
    <w:rsid w:val="00504B10"/>
    <w:rsid w:val="00505255"/>
    <w:rsid w:val="00505743"/>
    <w:rsid w:val="00506162"/>
    <w:rsid w:val="00506545"/>
    <w:rsid w:val="00507568"/>
    <w:rsid w:val="00510638"/>
    <w:rsid w:val="0051099B"/>
    <w:rsid w:val="00513682"/>
    <w:rsid w:val="00521580"/>
    <w:rsid w:val="005237E2"/>
    <w:rsid w:val="0052432E"/>
    <w:rsid w:val="005255EE"/>
    <w:rsid w:val="0052576E"/>
    <w:rsid w:val="00532295"/>
    <w:rsid w:val="00535599"/>
    <w:rsid w:val="00535FF2"/>
    <w:rsid w:val="00544FE5"/>
    <w:rsid w:val="00545828"/>
    <w:rsid w:val="005468FF"/>
    <w:rsid w:val="0055347F"/>
    <w:rsid w:val="00554FCD"/>
    <w:rsid w:val="00557EE4"/>
    <w:rsid w:val="005637F0"/>
    <w:rsid w:val="005638B9"/>
    <w:rsid w:val="00565C47"/>
    <w:rsid w:val="00570CB0"/>
    <w:rsid w:val="00573DD0"/>
    <w:rsid w:val="005746E2"/>
    <w:rsid w:val="00574F2F"/>
    <w:rsid w:val="00577CE9"/>
    <w:rsid w:val="00580D51"/>
    <w:rsid w:val="0058685A"/>
    <w:rsid w:val="00591003"/>
    <w:rsid w:val="00592E29"/>
    <w:rsid w:val="005947D5"/>
    <w:rsid w:val="005952F8"/>
    <w:rsid w:val="00595B45"/>
    <w:rsid w:val="00597543"/>
    <w:rsid w:val="005A02AA"/>
    <w:rsid w:val="005A0E01"/>
    <w:rsid w:val="005A1548"/>
    <w:rsid w:val="005A1CE6"/>
    <w:rsid w:val="005A3A1D"/>
    <w:rsid w:val="005A53C4"/>
    <w:rsid w:val="005A5C18"/>
    <w:rsid w:val="005A6138"/>
    <w:rsid w:val="005A63F6"/>
    <w:rsid w:val="005A6407"/>
    <w:rsid w:val="005A78DE"/>
    <w:rsid w:val="005B104E"/>
    <w:rsid w:val="005B1549"/>
    <w:rsid w:val="005B1F1E"/>
    <w:rsid w:val="005B1FCC"/>
    <w:rsid w:val="005B30D0"/>
    <w:rsid w:val="005B3BFB"/>
    <w:rsid w:val="005B6D1E"/>
    <w:rsid w:val="005B6F57"/>
    <w:rsid w:val="005C0437"/>
    <w:rsid w:val="005C2CA0"/>
    <w:rsid w:val="005C5490"/>
    <w:rsid w:val="005C6FC1"/>
    <w:rsid w:val="005D2EFC"/>
    <w:rsid w:val="005D39B4"/>
    <w:rsid w:val="005D4B2F"/>
    <w:rsid w:val="005D727B"/>
    <w:rsid w:val="005D734A"/>
    <w:rsid w:val="005D74E5"/>
    <w:rsid w:val="005E0223"/>
    <w:rsid w:val="005E1C91"/>
    <w:rsid w:val="005E370F"/>
    <w:rsid w:val="005E40B0"/>
    <w:rsid w:val="005E4587"/>
    <w:rsid w:val="005E52EE"/>
    <w:rsid w:val="005E5FCC"/>
    <w:rsid w:val="005F0F2E"/>
    <w:rsid w:val="005F27F3"/>
    <w:rsid w:val="005F3528"/>
    <w:rsid w:val="005F55BA"/>
    <w:rsid w:val="005F6E50"/>
    <w:rsid w:val="005F6FBD"/>
    <w:rsid w:val="006039F7"/>
    <w:rsid w:val="00604F9E"/>
    <w:rsid w:val="00605A55"/>
    <w:rsid w:val="0060623B"/>
    <w:rsid w:val="0060690E"/>
    <w:rsid w:val="00607803"/>
    <w:rsid w:val="00611017"/>
    <w:rsid w:val="006112B6"/>
    <w:rsid w:val="00612D49"/>
    <w:rsid w:val="00614D0B"/>
    <w:rsid w:val="00615340"/>
    <w:rsid w:val="00615D37"/>
    <w:rsid w:val="00616AB0"/>
    <w:rsid w:val="006219B8"/>
    <w:rsid w:val="00623839"/>
    <w:rsid w:val="00624BD3"/>
    <w:rsid w:val="0063288C"/>
    <w:rsid w:val="00635341"/>
    <w:rsid w:val="00640001"/>
    <w:rsid w:val="006406C2"/>
    <w:rsid w:val="00640740"/>
    <w:rsid w:val="0064087C"/>
    <w:rsid w:val="00640F36"/>
    <w:rsid w:val="00642A7A"/>
    <w:rsid w:val="00644305"/>
    <w:rsid w:val="0064572F"/>
    <w:rsid w:val="006459E8"/>
    <w:rsid w:val="0064726C"/>
    <w:rsid w:val="006501DC"/>
    <w:rsid w:val="00651190"/>
    <w:rsid w:val="00652AE6"/>
    <w:rsid w:val="0065325F"/>
    <w:rsid w:val="006535A9"/>
    <w:rsid w:val="006541E2"/>
    <w:rsid w:val="006618A9"/>
    <w:rsid w:val="00662345"/>
    <w:rsid w:val="00662429"/>
    <w:rsid w:val="006637A8"/>
    <w:rsid w:val="00664BF8"/>
    <w:rsid w:val="00665419"/>
    <w:rsid w:val="00665916"/>
    <w:rsid w:val="00665A89"/>
    <w:rsid w:val="00665BB5"/>
    <w:rsid w:val="00666524"/>
    <w:rsid w:val="00671E83"/>
    <w:rsid w:val="00673ABD"/>
    <w:rsid w:val="00676033"/>
    <w:rsid w:val="00676DBE"/>
    <w:rsid w:val="00677181"/>
    <w:rsid w:val="00682143"/>
    <w:rsid w:val="00682CFD"/>
    <w:rsid w:val="006863B7"/>
    <w:rsid w:val="006909F5"/>
    <w:rsid w:val="00693D52"/>
    <w:rsid w:val="0069413D"/>
    <w:rsid w:val="006948E5"/>
    <w:rsid w:val="00695C7E"/>
    <w:rsid w:val="00697A66"/>
    <w:rsid w:val="006A0282"/>
    <w:rsid w:val="006A155E"/>
    <w:rsid w:val="006A22D9"/>
    <w:rsid w:val="006A255C"/>
    <w:rsid w:val="006A613F"/>
    <w:rsid w:val="006B34B8"/>
    <w:rsid w:val="006B3945"/>
    <w:rsid w:val="006B3F0F"/>
    <w:rsid w:val="006B50FE"/>
    <w:rsid w:val="006B69F5"/>
    <w:rsid w:val="006C04AB"/>
    <w:rsid w:val="006C1EA4"/>
    <w:rsid w:val="006C208A"/>
    <w:rsid w:val="006C22AA"/>
    <w:rsid w:val="006C2554"/>
    <w:rsid w:val="006C414D"/>
    <w:rsid w:val="006C42B8"/>
    <w:rsid w:val="006C5DC4"/>
    <w:rsid w:val="006C63FD"/>
    <w:rsid w:val="006C6BE1"/>
    <w:rsid w:val="006C7597"/>
    <w:rsid w:val="006D02B0"/>
    <w:rsid w:val="006D1687"/>
    <w:rsid w:val="006D3356"/>
    <w:rsid w:val="006D4AF8"/>
    <w:rsid w:val="006D5269"/>
    <w:rsid w:val="006D5BDD"/>
    <w:rsid w:val="006E03FF"/>
    <w:rsid w:val="006E04F0"/>
    <w:rsid w:val="006E2F99"/>
    <w:rsid w:val="006E3F5B"/>
    <w:rsid w:val="006E59FC"/>
    <w:rsid w:val="006E6457"/>
    <w:rsid w:val="006E7550"/>
    <w:rsid w:val="006F145E"/>
    <w:rsid w:val="006F6374"/>
    <w:rsid w:val="006F6F8D"/>
    <w:rsid w:val="00700393"/>
    <w:rsid w:val="007012AD"/>
    <w:rsid w:val="00701457"/>
    <w:rsid w:val="00701BC5"/>
    <w:rsid w:val="00703E19"/>
    <w:rsid w:val="007040B9"/>
    <w:rsid w:val="00705546"/>
    <w:rsid w:val="00706C5E"/>
    <w:rsid w:val="007072F6"/>
    <w:rsid w:val="00710413"/>
    <w:rsid w:val="00712324"/>
    <w:rsid w:val="0071386A"/>
    <w:rsid w:val="00713ED1"/>
    <w:rsid w:val="00720288"/>
    <w:rsid w:val="0072032D"/>
    <w:rsid w:val="007222E6"/>
    <w:rsid w:val="00723A9C"/>
    <w:rsid w:val="00732EFB"/>
    <w:rsid w:val="00734207"/>
    <w:rsid w:val="00734243"/>
    <w:rsid w:val="007343AF"/>
    <w:rsid w:val="00734693"/>
    <w:rsid w:val="0073547B"/>
    <w:rsid w:val="00737C57"/>
    <w:rsid w:val="007442E0"/>
    <w:rsid w:val="00746443"/>
    <w:rsid w:val="0074700C"/>
    <w:rsid w:val="00750907"/>
    <w:rsid w:val="00750937"/>
    <w:rsid w:val="00750A56"/>
    <w:rsid w:val="0075290C"/>
    <w:rsid w:val="007539A3"/>
    <w:rsid w:val="00756B5A"/>
    <w:rsid w:val="00761F62"/>
    <w:rsid w:val="007633B7"/>
    <w:rsid w:val="007633D6"/>
    <w:rsid w:val="00764EA7"/>
    <w:rsid w:val="00765ABA"/>
    <w:rsid w:val="00766E78"/>
    <w:rsid w:val="00766FC0"/>
    <w:rsid w:val="007677D5"/>
    <w:rsid w:val="00770009"/>
    <w:rsid w:val="007702BB"/>
    <w:rsid w:val="007751C4"/>
    <w:rsid w:val="0077596E"/>
    <w:rsid w:val="00776988"/>
    <w:rsid w:val="007820F8"/>
    <w:rsid w:val="00782D44"/>
    <w:rsid w:val="0078392D"/>
    <w:rsid w:val="00783EFA"/>
    <w:rsid w:val="00791A9D"/>
    <w:rsid w:val="007920C9"/>
    <w:rsid w:val="00793061"/>
    <w:rsid w:val="00794449"/>
    <w:rsid w:val="007952D6"/>
    <w:rsid w:val="00797DC0"/>
    <w:rsid w:val="007A35DD"/>
    <w:rsid w:val="007A5BBC"/>
    <w:rsid w:val="007B1A18"/>
    <w:rsid w:val="007B72A5"/>
    <w:rsid w:val="007C0CC0"/>
    <w:rsid w:val="007C10F3"/>
    <w:rsid w:val="007C26C0"/>
    <w:rsid w:val="007C317A"/>
    <w:rsid w:val="007C439C"/>
    <w:rsid w:val="007D025A"/>
    <w:rsid w:val="007D0C24"/>
    <w:rsid w:val="007D65B6"/>
    <w:rsid w:val="007D689E"/>
    <w:rsid w:val="007E0E4F"/>
    <w:rsid w:val="007E2C41"/>
    <w:rsid w:val="007E32F7"/>
    <w:rsid w:val="007E4484"/>
    <w:rsid w:val="007E4586"/>
    <w:rsid w:val="007E6406"/>
    <w:rsid w:val="007F09D7"/>
    <w:rsid w:val="007F3A30"/>
    <w:rsid w:val="007F52B3"/>
    <w:rsid w:val="00800043"/>
    <w:rsid w:val="00800D3C"/>
    <w:rsid w:val="00801027"/>
    <w:rsid w:val="008034A2"/>
    <w:rsid w:val="0080362D"/>
    <w:rsid w:val="00806FCA"/>
    <w:rsid w:val="00807AA4"/>
    <w:rsid w:val="00810D18"/>
    <w:rsid w:val="0081218D"/>
    <w:rsid w:val="00812579"/>
    <w:rsid w:val="008125A2"/>
    <w:rsid w:val="00813B41"/>
    <w:rsid w:val="008146FB"/>
    <w:rsid w:val="00816064"/>
    <w:rsid w:val="00817812"/>
    <w:rsid w:val="00817C26"/>
    <w:rsid w:val="00820695"/>
    <w:rsid w:val="00821F2F"/>
    <w:rsid w:val="008220EB"/>
    <w:rsid w:val="00822593"/>
    <w:rsid w:val="00824FBB"/>
    <w:rsid w:val="008275E5"/>
    <w:rsid w:val="00830947"/>
    <w:rsid w:val="00831E19"/>
    <w:rsid w:val="00834798"/>
    <w:rsid w:val="0083678A"/>
    <w:rsid w:val="00840F30"/>
    <w:rsid w:val="0084150B"/>
    <w:rsid w:val="00843B75"/>
    <w:rsid w:val="0084729D"/>
    <w:rsid w:val="00847856"/>
    <w:rsid w:val="008506C0"/>
    <w:rsid w:val="00850B75"/>
    <w:rsid w:val="00851EDD"/>
    <w:rsid w:val="00852607"/>
    <w:rsid w:val="008532F7"/>
    <w:rsid w:val="00853F71"/>
    <w:rsid w:val="008552CC"/>
    <w:rsid w:val="008565EA"/>
    <w:rsid w:val="00857164"/>
    <w:rsid w:val="00860A65"/>
    <w:rsid w:val="00860F6E"/>
    <w:rsid w:val="008610B6"/>
    <w:rsid w:val="00865E97"/>
    <w:rsid w:val="0086799A"/>
    <w:rsid w:val="00867A41"/>
    <w:rsid w:val="0087061B"/>
    <w:rsid w:val="0087201B"/>
    <w:rsid w:val="008731EB"/>
    <w:rsid w:val="00877D55"/>
    <w:rsid w:val="00881EEB"/>
    <w:rsid w:val="00882D43"/>
    <w:rsid w:val="00883166"/>
    <w:rsid w:val="00883B3A"/>
    <w:rsid w:val="00883B4B"/>
    <w:rsid w:val="00884BAF"/>
    <w:rsid w:val="00885BD1"/>
    <w:rsid w:val="0088608B"/>
    <w:rsid w:val="008876F4"/>
    <w:rsid w:val="008903B9"/>
    <w:rsid w:val="00891CD8"/>
    <w:rsid w:val="008931B2"/>
    <w:rsid w:val="00894164"/>
    <w:rsid w:val="008A0448"/>
    <w:rsid w:val="008A1AFA"/>
    <w:rsid w:val="008A6B58"/>
    <w:rsid w:val="008A7DCC"/>
    <w:rsid w:val="008B1168"/>
    <w:rsid w:val="008B13A9"/>
    <w:rsid w:val="008B1A47"/>
    <w:rsid w:val="008B2027"/>
    <w:rsid w:val="008B63E0"/>
    <w:rsid w:val="008B6521"/>
    <w:rsid w:val="008B7C4E"/>
    <w:rsid w:val="008C13F9"/>
    <w:rsid w:val="008C3151"/>
    <w:rsid w:val="008C5B1E"/>
    <w:rsid w:val="008C708E"/>
    <w:rsid w:val="008D0164"/>
    <w:rsid w:val="008D0AB0"/>
    <w:rsid w:val="008D1875"/>
    <w:rsid w:val="008D27F8"/>
    <w:rsid w:val="008D6E30"/>
    <w:rsid w:val="008E0B87"/>
    <w:rsid w:val="008E19AA"/>
    <w:rsid w:val="008E2A2A"/>
    <w:rsid w:val="008E3A66"/>
    <w:rsid w:val="008E3B9A"/>
    <w:rsid w:val="008E41AD"/>
    <w:rsid w:val="008E41B6"/>
    <w:rsid w:val="008E5E9F"/>
    <w:rsid w:val="008E6623"/>
    <w:rsid w:val="008E682D"/>
    <w:rsid w:val="008E6D6E"/>
    <w:rsid w:val="008E6F92"/>
    <w:rsid w:val="008F04B7"/>
    <w:rsid w:val="008F0788"/>
    <w:rsid w:val="008F3B35"/>
    <w:rsid w:val="00902C94"/>
    <w:rsid w:val="00905E1E"/>
    <w:rsid w:val="009064A2"/>
    <w:rsid w:val="0090738C"/>
    <w:rsid w:val="00913229"/>
    <w:rsid w:val="00914C5D"/>
    <w:rsid w:val="009163E1"/>
    <w:rsid w:val="00916B5B"/>
    <w:rsid w:val="00920CD1"/>
    <w:rsid w:val="0092352A"/>
    <w:rsid w:val="009249BF"/>
    <w:rsid w:val="0092549F"/>
    <w:rsid w:val="00925FF4"/>
    <w:rsid w:val="00926E98"/>
    <w:rsid w:val="009274A6"/>
    <w:rsid w:val="00930AD0"/>
    <w:rsid w:val="00931BB4"/>
    <w:rsid w:val="00931DAC"/>
    <w:rsid w:val="00934200"/>
    <w:rsid w:val="009345ED"/>
    <w:rsid w:val="009352F2"/>
    <w:rsid w:val="009357CA"/>
    <w:rsid w:val="009375A4"/>
    <w:rsid w:val="00940802"/>
    <w:rsid w:val="00942FFF"/>
    <w:rsid w:val="00952E3A"/>
    <w:rsid w:val="00953D90"/>
    <w:rsid w:val="009542D5"/>
    <w:rsid w:val="0095523E"/>
    <w:rsid w:val="009575C9"/>
    <w:rsid w:val="0096035B"/>
    <w:rsid w:val="00960893"/>
    <w:rsid w:val="00960A08"/>
    <w:rsid w:val="00960B37"/>
    <w:rsid w:val="00960EDC"/>
    <w:rsid w:val="00960EFB"/>
    <w:rsid w:val="00960F3B"/>
    <w:rsid w:val="009617B5"/>
    <w:rsid w:val="00962E81"/>
    <w:rsid w:val="00965303"/>
    <w:rsid w:val="00966A92"/>
    <w:rsid w:val="009674CC"/>
    <w:rsid w:val="00976DFE"/>
    <w:rsid w:val="00976E3F"/>
    <w:rsid w:val="00977098"/>
    <w:rsid w:val="0097771D"/>
    <w:rsid w:val="0098004A"/>
    <w:rsid w:val="009802F5"/>
    <w:rsid w:val="009840BA"/>
    <w:rsid w:val="00987875"/>
    <w:rsid w:val="009879BE"/>
    <w:rsid w:val="009913A1"/>
    <w:rsid w:val="00991EEF"/>
    <w:rsid w:val="0099212F"/>
    <w:rsid w:val="0099435B"/>
    <w:rsid w:val="00994C4C"/>
    <w:rsid w:val="009960C3"/>
    <w:rsid w:val="00997A65"/>
    <w:rsid w:val="00997CD5"/>
    <w:rsid w:val="00997E82"/>
    <w:rsid w:val="00997F7A"/>
    <w:rsid w:val="009A0FA7"/>
    <w:rsid w:val="009A1675"/>
    <w:rsid w:val="009A2E68"/>
    <w:rsid w:val="009A488F"/>
    <w:rsid w:val="009A489B"/>
    <w:rsid w:val="009A7E64"/>
    <w:rsid w:val="009B04EF"/>
    <w:rsid w:val="009B0C79"/>
    <w:rsid w:val="009B181F"/>
    <w:rsid w:val="009B25C4"/>
    <w:rsid w:val="009B38FF"/>
    <w:rsid w:val="009B3CEB"/>
    <w:rsid w:val="009B42EC"/>
    <w:rsid w:val="009B42F2"/>
    <w:rsid w:val="009B43EC"/>
    <w:rsid w:val="009B5400"/>
    <w:rsid w:val="009B5ACF"/>
    <w:rsid w:val="009B5FD7"/>
    <w:rsid w:val="009C0624"/>
    <w:rsid w:val="009C2750"/>
    <w:rsid w:val="009C3E28"/>
    <w:rsid w:val="009C507B"/>
    <w:rsid w:val="009C591C"/>
    <w:rsid w:val="009C60F7"/>
    <w:rsid w:val="009D1219"/>
    <w:rsid w:val="009D136D"/>
    <w:rsid w:val="009D2DED"/>
    <w:rsid w:val="009D3A16"/>
    <w:rsid w:val="009D3A30"/>
    <w:rsid w:val="009D40EB"/>
    <w:rsid w:val="009D4417"/>
    <w:rsid w:val="009D60C1"/>
    <w:rsid w:val="009E007E"/>
    <w:rsid w:val="009E2CDC"/>
    <w:rsid w:val="009E3C29"/>
    <w:rsid w:val="009E60A4"/>
    <w:rsid w:val="009E6E1E"/>
    <w:rsid w:val="009E7F6E"/>
    <w:rsid w:val="009F309A"/>
    <w:rsid w:val="009F499D"/>
    <w:rsid w:val="00A03136"/>
    <w:rsid w:val="00A049F5"/>
    <w:rsid w:val="00A05A1E"/>
    <w:rsid w:val="00A07452"/>
    <w:rsid w:val="00A10F61"/>
    <w:rsid w:val="00A13CE1"/>
    <w:rsid w:val="00A1468D"/>
    <w:rsid w:val="00A20224"/>
    <w:rsid w:val="00A2206A"/>
    <w:rsid w:val="00A2406A"/>
    <w:rsid w:val="00A26B73"/>
    <w:rsid w:val="00A26DFF"/>
    <w:rsid w:val="00A2703E"/>
    <w:rsid w:val="00A308C7"/>
    <w:rsid w:val="00A32888"/>
    <w:rsid w:val="00A3385F"/>
    <w:rsid w:val="00A34767"/>
    <w:rsid w:val="00A3534B"/>
    <w:rsid w:val="00A433D3"/>
    <w:rsid w:val="00A439AA"/>
    <w:rsid w:val="00A44B21"/>
    <w:rsid w:val="00A45D0C"/>
    <w:rsid w:val="00A4708B"/>
    <w:rsid w:val="00A51FB2"/>
    <w:rsid w:val="00A567E4"/>
    <w:rsid w:val="00A5785B"/>
    <w:rsid w:val="00A616A6"/>
    <w:rsid w:val="00A63C52"/>
    <w:rsid w:val="00A6630E"/>
    <w:rsid w:val="00A67B93"/>
    <w:rsid w:val="00A7127A"/>
    <w:rsid w:val="00A7215F"/>
    <w:rsid w:val="00A7250E"/>
    <w:rsid w:val="00A72B11"/>
    <w:rsid w:val="00A76136"/>
    <w:rsid w:val="00A7716F"/>
    <w:rsid w:val="00A779CA"/>
    <w:rsid w:val="00A80220"/>
    <w:rsid w:val="00A85795"/>
    <w:rsid w:val="00A87AC3"/>
    <w:rsid w:val="00A87BB9"/>
    <w:rsid w:val="00A91158"/>
    <w:rsid w:val="00A91897"/>
    <w:rsid w:val="00A91D51"/>
    <w:rsid w:val="00A926FC"/>
    <w:rsid w:val="00A937E2"/>
    <w:rsid w:val="00A95E06"/>
    <w:rsid w:val="00AA04C6"/>
    <w:rsid w:val="00AA3AA0"/>
    <w:rsid w:val="00AA4735"/>
    <w:rsid w:val="00AA6275"/>
    <w:rsid w:val="00AA7FA2"/>
    <w:rsid w:val="00AB072A"/>
    <w:rsid w:val="00AB1504"/>
    <w:rsid w:val="00AB19D7"/>
    <w:rsid w:val="00AB30F6"/>
    <w:rsid w:val="00AB4356"/>
    <w:rsid w:val="00AB4544"/>
    <w:rsid w:val="00AB554D"/>
    <w:rsid w:val="00AB5F60"/>
    <w:rsid w:val="00AC2D1B"/>
    <w:rsid w:val="00AC3F67"/>
    <w:rsid w:val="00AC4CDC"/>
    <w:rsid w:val="00AC5934"/>
    <w:rsid w:val="00AC6075"/>
    <w:rsid w:val="00AC716A"/>
    <w:rsid w:val="00AC74D7"/>
    <w:rsid w:val="00AC798D"/>
    <w:rsid w:val="00AD0B4A"/>
    <w:rsid w:val="00AD35D4"/>
    <w:rsid w:val="00AD3FBA"/>
    <w:rsid w:val="00AD4652"/>
    <w:rsid w:val="00AD6187"/>
    <w:rsid w:val="00AE1DA2"/>
    <w:rsid w:val="00AE2382"/>
    <w:rsid w:val="00AE37BF"/>
    <w:rsid w:val="00AE455F"/>
    <w:rsid w:val="00AE4643"/>
    <w:rsid w:val="00AE4DCD"/>
    <w:rsid w:val="00AE574A"/>
    <w:rsid w:val="00AE5D6C"/>
    <w:rsid w:val="00AF0B7A"/>
    <w:rsid w:val="00AF0F09"/>
    <w:rsid w:val="00B01478"/>
    <w:rsid w:val="00B01C4F"/>
    <w:rsid w:val="00B03BF3"/>
    <w:rsid w:val="00B05065"/>
    <w:rsid w:val="00B065B7"/>
    <w:rsid w:val="00B10C1A"/>
    <w:rsid w:val="00B110FB"/>
    <w:rsid w:val="00B13E6D"/>
    <w:rsid w:val="00B14497"/>
    <w:rsid w:val="00B232D9"/>
    <w:rsid w:val="00B23D1C"/>
    <w:rsid w:val="00B23E42"/>
    <w:rsid w:val="00B25E9D"/>
    <w:rsid w:val="00B27F98"/>
    <w:rsid w:val="00B311A8"/>
    <w:rsid w:val="00B32B9F"/>
    <w:rsid w:val="00B33A31"/>
    <w:rsid w:val="00B34122"/>
    <w:rsid w:val="00B40CEE"/>
    <w:rsid w:val="00B41D9E"/>
    <w:rsid w:val="00B422AC"/>
    <w:rsid w:val="00B4246E"/>
    <w:rsid w:val="00B442D5"/>
    <w:rsid w:val="00B445E2"/>
    <w:rsid w:val="00B44A2D"/>
    <w:rsid w:val="00B4595E"/>
    <w:rsid w:val="00B45C28"/>
    <w:rsid w:val="00B5170A"/>
    <w:rsid w:val="00B5387D"/>
    <w:rsid w:val="00B53CC7"/>
    <w:rsid w:val="00B56367"/>
    <w:rsid w:val="00B56384"/>
    <w:rsid w:val="00B56C13"/>
    <w:rsid w:val="00B56DAC"/>
    <w:rsid w:val="00B5741B"/>
    <w:rsid w:val="00B577D1"/>
    <w:rsid w:val="00B62177"/>
    <w:rsid w:val="00B63CA1"/>
    <w:rsid w:val="00B64479"/>
    <w:rsid w:val="00B706F0"/>
    <w:rsid w:val="00B73FA2"/>
    <w:rsid w:val="00B75182"/>
    <w:rsid w:val="00B80787"/>
    <w:rsid w:val="00B81306"/>
    <w:rsid w:val="00B81CB1"/>
    <w:rsid w:val="00B87279"/>
    <w:rsid w:val="00B87785"/>
    <w:rsid w:val="00B87BA2"/>
    <w:rsid w:val="00B87CDA"/>
    <w:rsid w:val="00B901B1"/>
    <w:rsid w:val="00B935E3"/>
    <w:rsid w:val="00B950AD"/>
    <w:rsid w:val="00B95C05"/>
    <w:rsid w:val="00B960C9"/>
    <w:rsid w:val="00B967EB"/>
    <w:rsid w:val="00BA35B5"/>
    <w:rsid w:val="00BA6DCF"/>
    <w:rsid w:val="00BA70E7"/>
    <w:rsid w:val="00BA7859"/>
    <w:rsid w:val="00BA7A7A"/>
    <w:rsid w:val="00BB2D3D"/>
    <w:rsid w:val="00BB4E48"/>
    <w:rsid w:val="00BB5C7E"/>
    <w:rsid w:val="00BB6AFF"/>
    <w:rsid w:val="00BB7528"/>
    <w:rsid w:val="00BC0584"/>
    <w:rsid w:val="00BC330E"/>
    <w:rsid w:val="00BC36BE"/>
    <w:rsid w:val="00BC4343"/>
    <w:rsid w:val="00BC5E87"/>
    <w:rsid w:val="00BC6228"/>
    <w:rsid w:val="00BC7A9B"/>
    <w:rsid w:val="00BD08AA"/>
    <w:rsid w:val="00BD12E3"/>
    <w:rsid w:val="00BD1C4E"/>
    <w:rsid w:val="00BD2C69"/>
    <w:rsid w:val="00BD6125"/>
    <w:rsid w:val="00BD63F1"/>
    <w:rsid w:val="00BD7ECC"/>
    <w:rsid w:val="00BE2347"/>
    <w:rsid w:val="00BE2D9A"/>
    <w:rsid w:val="00BE301A"/>
    <w:rsid w:val="00BE30A3"/>
    <w:rsid w:val="00BE417B"/>
    <w:rsid w:val="00BF15CA"/>
    <w:rsid w:val="00BF1EEF"/>
    <w:rsid w:val="00BF1F99"/>
    <w:rsid w:val="00BF759B"/>
    <w:rsid w:val="00C014BF"/>
    <w:rsid w:val="00C04108"/>
    <w:rsid w:val="00C047A5"/>
    <w:rsid w:val="00C0767D"/>
    <w:rsid w:val="00C10BBA"/>
    <w:rsid w:val="00C1459B"/>
    <w:rsid w:val="00C14DBB"/>
    <w:rsid w:val="00C159E1"/>
    <w:rsid w:val="00C163BA"/>
    <w:rsid w:val="00C16A9B"/>
    <w:rsid w:val="00C16AFC"/>
    <w:rsid w:val="00C2152C"/>
    <w:rsid w:val="00C218A8"/>
    <w:rsid w:val="00C2237D"/>
    <w:rsid w:val="00C2251F"/>
    <w:rsid w:val="00C22C5A"/>
    <w:rsid w:val="00C25A2F"/>
    <w:rsid w:val="00C26004"/>
    <w:rsid w:val="00C26A7E"/>
    <w:rsid w:val="00C27E40"/>
    <w:rsid w:val="00C321EA"/>
    <w:rsid w:val="00C3313D"/>
    <w:rsid w:val="00C352FD"/>
    <w:rsid w:val="00C35DCF"/>
    <w:rsid w:val="00C3701B"/>
    <w:rsid w:val="00C40C4A"/>
    <w:rsid w:val="00C410FD"/>
    <w:rsid w:val="00C42EE8"/>
    <w:rsid w:val="00C44147"/>
    <w:rsid w:val="00C454B8"/>
    <w:rsid w:val="00C45D52"/>
    <w:rsid w:val="00C47880"/>
    <w:rsid w:val="00C50102"/>
    <w:rsid w:val="00C5150A"/>
    <w:rsid w:val="00C522B9"/>
    <w:rsid w:val="00C53B48"/>
    <w:rsid w:val="00C600AE"/>
    <w:rsid w:val="00C60BE8"/>
    <w:rsid w:val="00C62CE3"/>
    <w:rsid w:val="00C63CBD"/>
    <w:rsid w:val="00C66A55"/>
    <w:rsid w:val="00C67D1E"/>
    <w:rsid w:val="00C67FBB"/>
    <w:rsid w:val="00C721CE"/>
    <w:rsid w:val="00C73C13"/>
    <w:rsid w:val="00C74D97"/>
    <w:rsid w:val="00C7726A"/>
    <w:rsid w:val="00C819C9"/>
    <w:rsid w:val="00C84136"/>
    <w:rsid w:val="00C85F29"/>
    <w:rsid w:val="00C860E9"/>
    <w:rsid w:val="00C871EB"/>
    <w:rsid w:val="00C87859"/>
    <w:rsid w:val="00C87AD5"/>
    <w:rsid w:val="00C92421"/>
    <w:rsid w:val="00C92F20"/>
    <w:rsid w:val="00C943A5"/>
    <w:rsid w:val="00C9460C"/>
    <w:rsid w:val="00C954EC"/>
    <w:rsid w:val="00C973B7"/>
    <w:rsid w:val="00CA49B5"/>
    <w:rsid w:val="00CA4CB8"/>
    <w:rsid w:val="00CA6C83"/>
    <w:rsid w:val="00CA7C65"/>
    <w:rsid w:val="00CA7DB7"/>
    <w:rsid w:val="00CA7FE5"/>
    <w:rsid w:val="00CB0408"/>
    <w:rsid w:val="00CB0F20"/>
    <w:rsid w:val="00CB5A53"/>
    <w:rsid w:val="00CB5FC7"/>
    <w:rsid w:val="00CB6064"/>
    <w:rsid w:val="00CB7A84"/>
    <w:rsid w:val="00CC272A"/>
    <w:rsid w:val="00CC4E1E"/>
    <w:rsid w:val="00CC6109"/>
    <w:rsid w:val="00CC629F"/>
    <w:rsid w:val="00CC7D93"/>
    <w:rsid w:val="00CD0693"/>
    <w:rsid w:val="00CD39C8"/>
    <w:rsid w:val="00CD5507"/>
    <w:rsid w:val="00CD74D4"/>
    <w:rsid w:val="00CD7C29"/>
    <w:rsid w:val="00CE004D"/>
    <w:rsid w:val="00CE0F89"/>
    <w:rsid w:val="00CE182A"/>
    <w:rsid w:val="00CE4C80"/>
    <w:rsid w:val="00CE62FE"/>
    <w:rsid w:val="00CF1DAA"/>
    <w:rsid w:val="00CF30EC"/>
    <w:rsid w:val="00CF3FA0"/>
    <w:rsid w:val="00CF7876"/>
    <w:rsid w:val="00D00B53"/>
    <w:rsid w:val="00D02079"/>
    <w:rsid w:val="00D04F63"/>
    <w:rsid w:val="00D07137"/>
    <w:rsid w:val="00D07C33"/>
    <w:rsid w:val="00D1145B"/>
    <w:rsid w:val="00D117EC"/>
    <w:rsid w:val="00D12790"/>
    <w:rsid w:val="00D12B88"/>
    <w:rsid w:val="00D15AFD"/>
    <w:rsid w:val="00D16B5F"/>
    <w:rsid w:val="00D179E2"/>
    <w:rsid w:val="00D17BA0"/>
    <w:rsid w:val="00D17F6F"/>
    <w:rsid w:val="00D23412"/>
    <w:rsid w:val="00D243DE"/>
    <w:rsid w:val="00D245A5"/>
    <w:rsid w:val="00D2559D"/>
    <w:rsid w:val="00D26756"/>
    <w:rsid w:val="00D276ED"/>
    <w:rsid w:val="00D302F6"/>
    <w:rsid w:val="00D30825"/>
    <w:rsid w:val="00D31B69"/>
    <w:rsid w:val="00D32DA6"/>
    <w:rsid w:val="00D41614"/>
    <w:rsid w:val="00D4331F"/>
    <w:rsid w:val="00D45BA1"/>
    <w:rsid w:val="00D47E6F"/>
    <w:rsid w:val="00D47F54"/>
    <w:rsid w:val="00D507EE"/>
    <w:rsid w:val="00D5153E"/>
    <w:rsid w:val="00D5402A"/>
    <w:rsid w:val="00D559C3"/>
    <w:rsid w:val="00D56F4B"/>
    <w:rsid w:val="00D57B10"/>
    <w:rsid w:val="00D60E98"/>
    <w:rsid w:val="00D70392"/>
    <w:rsid w:val="00D705BF"/>
    <w:rsid w:val="00D70AFA"/>
    <w:rsid w:val="00D8053A"/>
    <w:rsid w:val="00D8072E"/>
    <w:rsid w:val="00D9073C"/>
    <w:rsid w:val="00D9108D"/>
    <w:rsid w:val="00D92006"/>
    <w:rsid w:val="00D93475"/>
    <w:rsid w:val="00D95FE0"/>
    <w:rsid w:val="00D96563"/>
    <w:rsid w:val="00DA0936"/>
    <w:rsid w:val="00DA4EF8"/>
    <w:rsid w:val="00DA54C5"/>
    <w:rsid w:val="00DA6660"/>
    <w:rsid w:val="00DB0314"/>
    <w:rsid w:val="00DB3BE4"/>
    <w:rsid w:val="00DB481D"/>
    <w:rsid w:val="00DB4FF8"/>
    <w:rsid w:val="00DB6A1A"/>
    <w:rsid w:val="00DB6BD2"/>
    <w:rsid w:val="00DC08ED"/>
    <w:rsid w:val="00DC123C"/>
    <w:rsid w:val="00DC18D1"/>
    <w:rsid w:val="00DC24AF"/>
    <w:rsid w:val="00DC2BD7"/>
    <w:rsid w:val="00DC2C40"/>
    <w:rsid w:val="00DC6517"/>
    <w:rsid w:val="00DC6A36"/>
    <w:rsid w:val="00DC70DD"/>
    <w:rsid w:val="00DD0E7F"/>
    <w:rsid w:val="00DD2161"/>
    <w:rsid w:val="00DD2F72"/>
    <w:rsid w:val="00DD5C4A"/>
    <w:rsid w:val="00DD6294"/>
    <w:rsid w:val="00DD7BE2"/>
    <w:rsid w:val="00DE14D8"/>
    <w:rsid w:val="00DE7F91"/>
    <w:rsid w:val="00DF2687"/>
    <w:rsid w:val="00DF30CF"/>
    <w:rsid w:val="00DF460D"/>
    <w:rsid w:val="00DF5AAC"/>
    <w:rsid w:val="00DF5B3B"/>
    <w:rsid w:val="00DF5F21"/>
    <w:rsid w:val="00DF6B72"/>
    <w:rsid w:val="00E0048A"/>
    <w:rsid w:val="00E00916"/>
    <w:rsid w:val="00E00EAB"/>
    <w:rsid w:val="00E031C0"/>
    <w:rsid w:val="00E04B52"/>
    <w:rsid w:val="00E0542C"/>
    <w:rsid w:val="00E057AB"/>
    <w:rsid w:val="00E058AB"/>
    <w:rsid w:val="00E05BE4"/>
    <w:rsid w:val="00E05D84"/>
    <w:rsid w:val="00E0683E"/>
    <w:rsid w:val="00E10D4F"/>
    <w:rsid w:val="00E11931"/>
    <w:rsid w:val="00E15EE2"/>
    <w:rsid w:val="00E17EFE"/>
    <w:rsid w:val="00E20110"/>
    <w:rsid w:val="00E21FD4"/>
    <w:rsid w:val="00E25D5D"/>
    <w:rsid w:val="00E3036C"/>
    <w:rsid w:val="00E31812"/>
    <w:rsid w:val="00E32881"/>
    <w:rsid w:val="00E33067"/>
    <w:rsid w:val="00E35869"/>
    <w:rsid w:val="00E3589F"/>
    <w:rsid w:val="00E36F1A"/>
    <w:rsid w:val="00E40C82"/>
    <w:rsid w:val="00E41B42"/>
    <w:rsid w:val="00E423CE"/>
    <w:rsid w:val="00E425CE"/>
    <w:rsid w:val="00E42EA4"/>
    <w:rsid w:val="00E43565"/>
    <w:rsid w:val="00E43B5B"/>
    <w:rsid w:val="00E449E2"/>
    <w:rsid w:val="00E45AFF"/>
    <w:rsid w:val="00E51874"/>
    <w:rsid w:val="00E526A4"/>
    <w:rsid w:val="00E5284D"/>
    <w:rsid w:val="00E5291E"/>
    <w:rsid w:val="00E532A9"/>
    <w:rsid w:val="00E6164E"/>
    <w:rsid w:val="00E64ECF"/>
    <w:rsid w:val="00E72E01"/>
    <w:rsid w:val="00E74096"/>
    <w:rsid w:val="00E74195"/>
    <w:rsid w:val="00E74347"/>
    <w:rsid w:val="00E766BC"/>
    <w:rsid w:val="00E812D6"/>
    <w:rsid w:val="00E82973"/>
    <w:rsid w:val="00E847C4"/>
    <w:rsid w:val="00E86540"/>
    <w:rsid w:val="00E86B75"/>
    <w:rsid w:val="00E87857"/>
    <w:rsid w:val="00E944DD"/>
    <w:rsid w:val="00E95403"/>
    <w:rsid w:val="00E961D5"/>
    <w:rsid w:val="00E969CC"/>
    <w:rsid w:val="00EA1A20"/>
    <w:rsid w:val="00EA2330"/>
    <w:rsid w:val="00EA2D77"/>
    <w:rsid w:val="00EB0BC9"/>
    <w:rsid w:val="00EB2E09"/>
    <w:rsid w:val="00EB4607"/>
    <w:rsid w:val="00EB49F9"/>
    <w:rsid w:val="00EB50BA"/>
    <w:rsid w:val="00EB633B"/>
    <w:rsid w:val="00EB7244"/>
    <w:rsid w:val="00EC25E7"/>
    <w:rsid w:val="00EC33AF"/>
    <w:rsid w:val="00EC6EF8"/>
    <w:rsid w:val="00ED0A36"/>
    <w:rsid w:val="00ED2B15"/>
    <w:rsid w:val="00ED3620"/>
    <w:rsid w:val="00ED6934"/>
    <w:rsid w:val="00ED6A98"/>
    <w:rsid w:val="00EE083C"/>
    <w:rsid w:val="00EE11BA"/>
    <w:rsid w:val="00EE2664"/>
    <w:rsid w:val="00EE285B"/>
    <w:rsid w:val="00EE6F08"/>
    <w:rsid w:val="00EF7BE8"/>
    <w:rsid w:val="00EF7DEC"/>
    <w:rsid w:val="00F01588"/>
    <w:rsid w:val="00F016C4"/>
    <w:rsid w:val="00F0788B"/>
    <w:rsid w:val="00F1023C"/>
    <w:rsid w:val="00F10A96"/>
    <w:rsid w:val="00F13766"/>
    <w:rsid w:val="00F1412C"/>
    <w:rsid w:val="00F1421C"/>
    <w:rsid w:val="00F14911"/>
    <w:rsid w:val="00F20B0D"/>
    <w:rsid w:val="00F2218F"/>
    <w:rsid w:val="00F224CF"/>
    <w:rsid w:val="00F24832"/>
    <w:rsid w:val="00F303A9"/>
    <w:rsid w:val="00F30835"/>
    <w:rsid w:val="00F315D0"/>
    <w:rsid w:val="00F3500B"/>
    <w:rsid w:val="00F36E8B"/>
    <w:rsid w:val="00F37C06"/>
    <w:rsid w:val="00F425F1"/>
    <w:rsid w:val="00F43072"/>
    <w:rsid w:val="00F43926"/>
    <w:rsid w:val="00F44319"/>
    <w:rsid w:val="00F44819"/>
    <w:rsid w:val="00F515B6"/>
    <w:rsid w:val="00F53F0D"/>
    <w:rsid w:val="00F55D78"/>
    <w:rsid w:val="00F57B5C"/>
    <w:rsid w:val="00F600D5"/>
    <w:rsid w:val="00F61B93"/>
    <w:rsid w:val="00F6236F"/>
    <w:rsid w:val="00F627C4"/>
    <w:rsid w:val="00F640DA"/>
    <w:rsid w:val="00F700FB"/>
    <w:rsid w:val="00F70313"/>
    <w:rsid w:val="00F70446"/>
    <w:rsid w:val="00F707F6"/>
    <w:rsid w:val="00F70E26"/>
    <w:rsid w:val="00F70EAA"/>
    <w:rsid w:val="00F72DC1"/>
    <w:rsid w:val="00F75955"/>
    <w:rsid w:val="00F83F4C"/>
    <w:rsid w:val="00F855C1"/>
    <w:rsid w:val="00F91F14"/>
    <w:rsid w:val="00F93339"/>
    <w:rsid w:val="00F93E33"/>
    <w:rsid w:val="00F94306"/>
    <w:rsid w:val="00FA1347"/>
    <w:rsid w:val="00FA20C3"/>
    <w:rsid w:val="00FA2DE3"/>
    <w:rsid w:val="00FA30DB"/>
    <w:rsid w:val="00FA562C"/>
    <w:rsid w:val="00FA582A"/>
    <w:rsid w:val="00FA79FA"/>
    <w:rsid w:val="00FB4E82"/>
    <w:rsid w:val="00FB5826"/>
    <w:rsid w:val="00FB5DA7"/>
    <w:rsid w:val="00FB6756"/>
    <w:rsid w:val="00FC160D"/>
    <w:rsid w:val="00FC16EA"/>
    <w:rsid w:val="00FC2730"/>
    <w:rsid w:val="00FC30F1"/>
    <w:rsid w:val="00FC4B0C"/>
    <w:rsid w:val="00FC5EC1"/>
    <w:rsid w:val="00FD0C62"/>
    <w:rsid w:val="00FE105D"/>
    <w:rsid w:val="00FE1081"/>
    <w:rsid w:val="00FE1157"/>
    <w:rsid w:val="00FE42F6"/>
    <w:rsid w:val="00FF45FC"/>
    <w:rsid w:val="00FF7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5:docId w15:val="{56981844-78D5-44D7-B345-F9C3AE294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0FB"/>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F700F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F700FB"/>
    <w:pPr>
      <w:pBdr>
        <w:top w:val="none" w:sz="0" w:space="0" w:color="auto"/>
      </w:pBdr>
      <w:spacing w:before="180"/>
      <w:outlineLvl w:val="1"/>
    </w:pPr>
    <w:rPr>
      <w:sz w:val="32"/>
    </w:rPr>
  </w:style>
  <w:style w:type="paragraph" w:styleId="Heading3">
    <w:name w:val="heading 3"/>
    <w:basedOn w:val="Heading2"/>
    <w:next w:val="Normal"/>
    <w:qFormat/>
    <w:rsid w:val="00F700FB"/>
    <w:pPr>
      <w:spacing w:before="120"/>
      <w:outlineLvl w:val="2"/>
    </w:pPr>
    <w:rPr>
      <w:sz w:val="28"/>
    </w:rPr>
  </w:style>
  <w:style w:type="paragraph" w:styleId="Heading4">
    <w:name w:val="heading 4"/>
    <w:basedOn w:val="Heading3"/>
    <w:next w:val="Normal"/>
    <w:qFormat/>
    <w:rsid w:val="00F700FB"/>
    <w:pPr>
      <w:ind w:left="1418" w:hanging="1418"/>
      <w:outlineLvl w:val="3"/>
    </w:pPr>
    <w:rPr>
      <w:sz w:val="24"/>
    </w:rPr>
  </w:style>
  <w:style w:type="paragraph" w:styleId="Heading5">
    <w:name w:val="heading 5"/>
    <w:basedOn w:val="Heading4"/>
    <w:next w:val="Normal"/>
    <w:qFormat/>
    <w:rsid w:val="00F700FB"/>
    <w:pPr>
      <w:ind w:left="1701" w:hanging="1701"/>
      <w:outlineLvl w:val="4"/>
    </w:pPr>
    <w:rPr>
      <w:sz w:val="22"/>
    </w:rPr>
  </w:style>
  <w:style w:type="paragraph" w:styleId="Heading6">
    <w:name w:val="heading 6"/>
    <w:basedOn w:val="H6"/>
    <w:next w:val="Normal"/>
    <w:qFormat/>
    <w:rsid w:val="00F700FB"/>
    <w:pPr>
      <w:outlineLvl w:val="5"/>
    </w:pPr>
  </w:style>
  <w:style w:type="paragraph" w:styleId="Heading7">
    <w:name w:val="heading 7"/>
    <w:basedOn w:val="H6"/>
    <w:next w:val="Normal"/>
    <w:qFormat/>
    <w:rsid w:val="00F700FB"/>
    <w:pPr>
      <w:outlineLvl w:val="6"/>
    </w:pPr>
  </w:style>
  <w:style w:type="paragraph" w:styleId="Heading8">
    <w:name w:val="heading 8"/>
    <w:basedOn w:val="Heading1"/>
    <w:next w:val="Normal"/>
    <w:qFormat/>
    <w:rsid w:val="00F700FB"/>
    <w:pPr>
      <w:ind w:left="0" w:firstLine="0"/>
      <w:outlineLvl w:val="7"/>
    </w:pPr>
  </w:style>
  <w:style w:type="paragraph" w:styleId="Heading9">
    <w:name w:val="heading 9"/>
    <w:basedOn w:val="Heading8"/>
    <w:next w:val="Normal"/>
    <w:qFormat/>
    <w:rsid w:val="00F700F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700FB"/>
    <w:pPr>
      <w:ind w:left="1985" w:hanging="1985"/>
      <w:outlineLvl w:val="9"/>
    </w:pPr>
    <w:rPr>
      <w:sz w:val="20"/>
    </w:rPr>
  </w:style>
  <w:style w:type="paragraph" w:styleId="TOC9">
    <w:name w:val="toc 9"/>
    <w:basedOn w:val="TOC8"/>
    <w:semiHidden/>
    <w:rsid w:val="00F700FB"/>
    <w:pPr>
      <w:ind w:left="1418" w:hanging="1418"/>
    </w:pPr>
  </w:style>
  <w:style w:type="paragraph" w:styleId="TOC8">
    <w:name w:val="toc 8"/>
    <w:basedOn w:val="TOC1"/>
    <w:uiPriority w:val="39"/>
    <w:rsid w:val="00F700FB"/>
    <w:pPr>
      <w:spacing w:before="180"/>
      <w:ind w:left="2693" w:hanging="2693"/>
    </w:pPr>
    <w:rPr>
      <w:b/>
    </w:rPr>
  </w:style>
  <w:style w:type="paragraph" w:styleId="TOC1">
    <w:name w:val="toc 1"/>
    <w:uiPriority w:val="39"/>
    <w:rsid w:val="00F700F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F700FB"/>
    <w:pPr>
      <w:keepLines/>
      <w:tabs>
        <w:tab w:val="center" w:pos="4536"/>
        <w:tab w:val="right" w:pos="9072"/>
      </w:tabs>
    </w:pPr>
    <w:rPr>
      <w:noProof/>
    </w:rPr>
  </w:style>
  <w:style w:type="character" w:customStyle="1" w:styleId="ZGSM">
    <w:name w:val="ZGSM"/>
    <w:rsid w:val="00F700FB"/>
  </w:style>
  <w:style w:type="paragraph" w:styleId="Header">
    <w:name w:val="header"/>
    <w:rsid w:val="00F700FB"/>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F700FB"/>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semiHidden/>
    <w:rsid w:val="00F700FB"/>
    <w:pPr>
      <w:ind w:left="1701" w:hanging="1701"/>
    </w:pPr>
  </w:style>
  <w:style w:type="paragraph" w:styleId="TOC4">
    <w:name w:val="toc 4"/>
    <w:basedOn w:val="TOC3"/>
    <w:uiPriority w:val="39"/>
    <w:rsid w:val="00F700FB"/>
    <w:pPr>
      <w:ind w:left="1418" w:hanging="1418"/>
    </w:pPr>
  </w:style>
  <w:style w:type="paragraph" w:styleId="TOC3">
    <w:name w:val="toc 3"/>
    <w:basedOn w:val="TOC2"/>
    <w:uiPriority w:val="39"/>
    <w:rsid w:val="00F700FB"/>
    <w:pPr>
      <w:ind w:left="1134" w:hanging="1134"/>
    </w:pPr>
  </w:style>
  <w:style w:type="paragraph" w:styleId="TOC2">
    <w:name w:val="toc 2"/>
    <w:basedOn w:val="TOC1"/>
    <w:uiPriority w:val="39"/>
    <w:rsid w:val="00F700FB"/>
    <w:pPr>
      <w:spacing w:before="0"/>
      <w:ind w:left="851" w:hanging="851"/>
    </w:pPr>
    <w:rPr>
      <w:sz w:val="20"/>
    </w:rPr>
  </w:style>
  <w:style w:type="paragraph" w:styleId="Index1">
    <w:name w:val="index 1"/>
    <w:basedOn w:val="Normal"/>
    <w:semiHidden/>
    <w:rsid w:val="00F700FB"/>
    <w:pPr>
      <w:keepLines/>
    </w:pPr>
  </w:style>
  <w:style w:type="paragraph" w:styleId="Index2">
    <w:name w:val="index 2"/>
    <w:basedOn w:val="Index1"/>
    <w:semiHidden/>
    <w:rsid w:val="00F700FB"/>
    <w:pPr>
      <w:ind w:left="284"/>
    </w:pPr>
  </w:style>
  <w:style w:type="paragraph" w:customStyle="1" w:styleId="TT">
    <w:name w:val="TT"/>
    <w:basedOn w:val="Heading1"/>
    <w:next w:val="Normal"/>
    <w:rsid w:val="00F700FB"/>
    <w:pPr>
      <w:outlineLvl w:val="9"/>
    </w:pPr>
  </w:style>
  <w:style w:type="paragraph" w:styleId="Footer">
    <w:name w:val="footer"/>
    <w:basedOn w:val="Header"/>
    <w:link w:val="FooterChar"/>
    <w:rsid w:val="00F700FB"/>
    <w:pPr>
      <w:jc w:val="center"/>
    </w:pPr>
    <w:rPr>
      <w:i/>
    </w:rPr>
  </w:style>
  <w:style w:type="character" w:styleId="FootnoteReference">
    <w:name w:val="footnote reference"/>
    <w:basedOn w:val="DefaultParagraphFont"/>
    <w:semiHidden/>
    <w:rsid w:val="00F700FB"/>
    <w:rPr>
      <w:b/>
      <w:position w:val="6"/>
      <w:sz w:val="16"/>
    </w:rPr>
  </w:style>
  <w:style w:type="paragraph" w:styleId="FootnoteText">
    <w:name w:val="footnote text"/>
    <w:basedOn w:val="Normal"/>
    <w:semiHidden/>
    <w:rsid w:val="00F700FB"/>
    <w:pPr>
      <w:keepLines/>
      <w:ind w:left="454" w:hanging="454"/>
    </w:pPr>
    <w:rPr>
      <w:sz w:val="16"/>
    </w:rPr>
  </w:style>
  <w:style w:type="paragraph" w:customStyle="1" w:styleId="NF">
    <w:name w:val="NF"/>
    <w:basedOn w:val="NO"/>
    <w:rsid w:val="00F700FB"/>
    <w:pPr>
      <w:keepNext/>
      <w:spacing w:after="0"/>
    </w:pPr>
    <w:rPr>
      <w:rFonts w:ascii="Arial" w:hAnsi="Arial"/>
      <w:sz w:val="18"/>
    </w:rPr>
  </w:style>
  <w:style w:type="paragraph" w:customStyle="1" w:styleId="NO">
    <w:name w:val="NO"/>
    <w:basedOn w:val="Normal"/>
    <w:link w:val="NOChar"/>
    <w:rsid w:val="00F700FB"/>
    <w:pPr>
      <w:keepLines/>
      <w:ind w:left="1135" w:hanging="851"/>
    </w:pPr>
  </w:style>
  <w:style w:type="paragraph" w:customStyle="1" w:styleId="PL">
    <w:name w:val="PL"/>
    <w:rsid w:val="00F700F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F700FB"/>
    <w:pPr>
      <w:jc w:val="right"/>
    </w:pPr>
  </w:style>
  <w:style w:type="paragraph" w:customStyle="1" w:styleId="TAL">
    <w:name w:val="TAL"/>
    <w:basedOn w:val="Normal"/>
    <w:rsid w:val="00F700FB"/>
    <w:pPr>
      <w:keepNext/>
      <w:keepLines/>
      <w:spacing w:after="0"/>
    </w:pPr>
    <w:rPr>
      <w:rFonts w:ascii="Arial" w:hAnsi="Arial"/>
      <w:sz w:val="18"/>
    </w:rPr>
  </w:style>
  <w:style w:type="paragraph" w:styleId="ListNumber2">
    <w:name w:val="List Number 2"/>
    <w:basedOn w:val="ListNumber"/>
    <w:rsid w:val="00F700FB"/>
    <w:pPr>
      <w:ind w:left="851"/>
    </w:pPr>
  </w:style>
  <w:style w:type="paragraph" w:styleId="ListNumber">
    <w:name w:val="List Number"/>
    <w:basedOn w:val="List"/>
    <w:rsid w:val="00F700FB"/>
  </w:style>
  <w:style w:type="paragraph" w:styleId="List">
    <w:name w:val="List"/>
    <w:basedOn w:val="Normal"/>
    <w:rsid w:val="00F700FB"/>
    <w:pPr>
      <w:ind w:left="568" w:hanging="284"/>
    </w:pPr>
  </w:style>
  <w:style w:type="paragraph" w:customStyle="1" w:styleId="TAH">
    <w:name w:val="TAH"/>
    <w:basedOn w:val="TAC"/>
    <w:rsid w:val="00F700FB"/>
    <w:rPr>
      <w:b/>
    </w:rPr>
  </w:style>
  <w:style w:type="paragraph" w:customStyle="1" w:styleId="TAC">
    <w:name w:val="TAC"/>
    <w:basedOn w:val="TAL"/>
    <w:rsid w:val="00F700FB"/>
    <w:pPr>
      <w:jc w:val="center"/>
    </w:pPr>
  </w:style>
  <w:style w:type="paragraph" w:customStyle="1" w:styleId="LD">
    <w:name w:val="LD"/>
    <w:rsid w:val="00F700FB"/>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F700FB"/>
    <w:pPr>
      <w:keepLines/>
      <w:ind w:left="1702" w:hanging="1418"/>
    </w:pPr>
  </w:style>
  <w:style w:type="paragraph" w:customStyle="1" w:styleId="FP">
    <w:name w:val="FP"/>
    <w:basedOn w:val="Normal"/>
    <w:rsid w:val="00F700FB"/>
    <w:pPr>
      <w:spacing w:after="0"/>
    </w:pPr>
  </w:style>
  <w:style w:type="paragraph" w:customStyle="1" w:styleId="NW">
    <w:name w:val="NW"/>
    <w:basedOn w:val="NO"/>
    <w:rsid w:val="00F700FB"/>
    <w:pPr>
      <w:spacing w:after="0"/>
    </w:pPr>
  </w:style>
  <w:style w:type="paragraph" w:customStyle="1" w:styleId="EW">
    <w:name w:val="EW"/>
    <w:basedOn w:val="EX"/>
    <w:rsid w:val="00F700FB"/>
    <w:pPr>
      <w:spacing w:after="0"/>
    </w:pPr>
  </w:style>
  <w:style w:type="paragraph" w:customStyle="1" w:styleId="B10">
    <w:name w:val="B1"/>
    <w:basedOn w:val="List"/>
    <w:rsid w:val="00F700FB"/>
    <w:pPr>
      <w:ind w:left="738" w:hanging="454"/>
    </w:pPr>
  </w:style>
  <w:style w:type="paragraph" w:styleId="TOC6">
    <w:name w:val="toc 6"/>
    <w:basedOn w:val="TOC5"/>
    <w:next w:val="Normal"/>
    <w:semiHidden/>
    <w:rsid w:val="00F700FB"/>
    <w:pPr>
      <w:ind w:left="1985" w:hanging="1985"/>
    </w:pPr>
  </w:style>
  <w:style w:type="paragraph" w:styleId="TOC7">
    <w:name w:val="toc 7"/>
    <w:basedOn w:val="TOC6"/>
    <w:next w:val="Normal"/>
    <w:semiHidden/>
    <w:rsid w:val="00F700FB"/>
    <w:pPr>
      <w:ind w:left="2268" w:hanging="2268"/>
    </w:pPr>
  </w:style>
  <w:style w:type="paragraph" w:styleId="ListBullet2">
    <w:name w:val="List Bullet 2"/>
    <w:basedOn w:val="ListBullet"/>
    <w:rsid w:val="00F700FB"/>
    <w:pPr>
      <w:ind w:left="851"/>
    </w:pPr>
  </w:style>
  <w:style w:type="paragraph" w:styleId="ListBullet">
    <w:name w:val="List Bullet"/>
    <w:basedOn w:val="List"/>
    <w:rsid w:val="00F700FB"/>
  </w:style>
  <w:style w:type="paragraph" w:customStyle="1" w:styleId="EditorsNote">
    <w:name w:val="Editor's Note"/>
    <w:basedOn w:val="NO"/>
    <w:rsid w:val="00F700FB"/>
    <w:rPr>
      <w:color w:val="FF0000"/>
    </w:rPr>
  </w:style>
  <w:style w:type="paragraph" w:customStyle="1" w:styleId="TH">
    <w:name w:val="TH"/>
    <w:basedOn w:val="FL"/>
    <w:next w:val="FL"/>
    <w:rsid w:val="00F700FB"/>
  </w:style>
  <w:style w:type="paragraph" w:customStyle="1" w:styleId="ZA">
    <w:name w:val="ZA"/>
    <w:rsid w:val="00F700F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F700F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F700FB"/>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F700F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F700FB"/>
    <w:pPr>
      <w:ind w:left="851" w:hanging="851"/>
    </w:pPr>
  </w:style>
  <w:style w:type="paragraph" w:customStyle="1" w:styleId="ZH">
    <w:name w:val="ZH"/>
    <w:rsid w:val="00F700FB"/>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rsid w:val="00F700FB"/>
    <w:pPr>
      <w:keepNext w:val="0"/>
      <w:spacing w:before="0" w:after="240"/>
    </w:pPr>
  </w:style>
  <w:style w:type="paragraph" w:customStyle="1" w:styleId="ZG">
    <w:name w:val="ZG"/>
    <w:rsid w:val="00F700F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F700FB"/>
    <w:pPr>
      <w:ind w:left="1135"/>
    </w:pPr>
  </w:style>
  <w:style w:type="paragraph" w:styleId="List2">
    <w:name w:val="List 2"/>
    <w:basedOn w:val="List"/>
    <w:rsid w:val="00F700FB"/>
    <w:pPr>
      <w:ind w:left="851"/>
    </w:pPr>
  </w:style>
  <w:style w:type="paragraph" w:styleId="List3">
    <w:name w:val="List 3"/>
    <w:basedOn w:val="List2"/>
    <w:rsid w:val="00F700FB"/>
    <w:pPr>
      <w:ind w:left="1135"/>
    </w:pPr>
  </w:style>
  <w:style w:type="paragraph" w:styleId="List4">
    <w:name w:val="List 4"/>
    <w:basedOn w:val="List3"/>
    <w:rsid w:val="00F700FB"/>
    <w:pPr>
      <w:ind w:left="1418"/>
    </w:pPr>
  </w:style>
  <w:style w:type="paragraph" w:styleId="List5">
    <w:name w:val="List 5"/>
    <w:basedOn w:val="List4"/>
    <w:rsid w:val="00F700FB"/>
    <w:pPr>
      <w:ind w:left="1702"/>
    </w:pPr>
  </w:style>
  <w:style w:type="paragraph" w:styleId="ListBullet4">
    <w:name w:val="List Bullet 4"/>
    <w:basedOn w:val="ListBullet3"/>
    <w:rsid w:val="00F700FB"/>
    <w:pPr>
      <w:ind w:left="1418"/>
    </w:pPr>
  </w:style>
  <w:style w:type="paragraph" w:styleId="ListBullet5">
    <w:name w:val="List Bullet 5"/>
    <w:basedOn w:val="ListBullet4"/>
    <w:rsid w:val="00F700FB"/>
    <w:pPr>
      <w:ind w:left="1702"/>
    </w:pPr>
  </w:style>
  <w:style w:type="paragraph" w:customStyle="1" w:styleId="B20">
    <w:name w:val="B2"/>
    <w:basedOn w:val="List2"/>
    <w:rsid w:val="00F700FB"/>
    <w:pPr>
      <w:ind w:left="1191" w:hanging="454"/>
    </w:pPr>
  </w:style>
  <w:style w:type="paragraph" w:customStyle="1" w:styleId="B30">
    <w:name w:val="B3"/>
    <w:basedOn w:val="List3"/>
    <w:rsid w:val="00F700FB"/>
    <w:pPr>
      <w:ind w:left="1645" w:hanging="454"/>
    </w:pPr>
  </w:style>
  <w:style w:type="paragraph" w:customStyle="1" w:styleId="B4">
    <w:name w:val="B4"/>
    <w:basedOn w:val="List4"/>
    <w:rsid w:val="00F700FB"/>
    <w:pPr>
      <w:ind w:left="2098" w:hanging="454"/>
    </w:pPr>
  </w:style>
  <w:style w:type="paragraph" w:customStyle="1" w:styleId="B5">
    <w:name w:val="B5"/>
    <w:basedOn w:val="List5"/>
    <w:rsid w:val="00F700FB"/>
    <w:pPr>
      <w:ind w:left="2552" w:hanging="454"/>
    </w:pPr>
  </w:style>
  <w:style w:type="paragraph" w:customStyle="1" w:styleId="ZTD">
    <w:name w:val="ZTD"/>
    <w:basedOn w:val="ZB"/>
    <w:rsid w:val="00F700FB"/>
    <w:pPr>
      <w:framePr w:hRule="auto" w:wrap="notBeside" w:y="852"/>
    </w:pPr>
    <w:rPr>
      <w:i w:val="0"/>
      <w:sz w:val="40"/>
    </w:rPr>
  </w:style>
  <w:style w:type="paragraph" w:customStyle="1" w:styleId="ZV">
    <w:name w:val="ZV"/>
    <w:basedOn w:val="ZU"/>
    <w:rsid w:val="00F700FB"/>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customStyle="1" w:styleId="Guidance">
    <w:name w:val="Guidance"/>
    <w:basedOn w:val="DefaultParagraphFont"/>
    <w:rPr>
      <w:i/>
      <w:color w:val="0000FF"/>
      <w:sz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B3">
    <w:name w:val="B3+"/>
    <w:basedOn w:val="B30"/>
    <w:rsid w:val="00F700FB"/>
    <w:pPr>
      <w:numPr>
        <w:numId w:val="4"/>
      </w:numPr>
      <w:tabs>
        <w:tab w:val="left" w:pos="1134"/>
      </w:tabs>
    </w:pPr>
  </w:style>
  <w:style w:type="paragraph" w:customStyle="1" w:styleId="B1">
    <w:name w:val="B1+"/>
    <w:basedOn w:val="B10"/>
    <w:rsid w:val="00F700FB"/>
    <w:pPr>
      <w:numPr>
        <w:numId w:val="2"/>
      </w:numPr>
    </w:pPr>
  </w:style>
  <w:style w:type="paragraph" w:customStyle="1" w:styleId="B2">
    <w:name w:val="B2+"/>
    <w:basedOn w:val="B20"/>
    <w:rsid w:val="00F700FB"/>
    <w:pPr>
      <w:numPr>
        <w:numId w:val="3"/>
      </w:numPr>
    </w:pPr>
  </w:style>
  <w:style w:type="paragraph" w:customStyle="1" w:styleId="BL">
    <w:name w:val="BL"/>
    <w:basedOn w:val="Normal"/>
    <w:rsid w:val="00F700FB"/>
    <w:pPr>
      <w:numPr>
        <w:numId w:val="6"/>
      </w:numPr>
      <w:tabs>
        <w:tab w:val="left" w:pos="851"/>
      </w:tabs>
    </w:pPr>
  </w:style>
  <w:style w:type="paragraph" w:customStyle="1" w:styleId="BN">
    <w:name w:val="BN"/>
    <w:basedOn w:val="Normal"/>
    <w:rsid w:val="00F700FB"/>
    <w:pPr>
      <w:numPr>
        <w:numId w:val="5"/>
      </w:numPr>
    </w:pPr>
  </w:style>
  <w:style w:type="paragraph" w:styleId="BodyText">
    <w:name w:val="Body Text"/>
    <w:basedOn w:val="Normal"/>
    <w:pPr>
      <w:keepNext/>
      <w:spacing w:after="140"/>
    </w:p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keepNext w:val="0"/>
      <w:spacing w:after="120"/>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aption">
    <w:name w:val="caption"/>
    <w:basedOn w:val="Normal"/>
    <w:next w:val="Normal"/>
    <w:qFormat/>
    <w:pPr>
      <w:spacing w:before="120" w:after="120"/>
    </w:pPr>
    <w:rPr>
      <w:b/>
      <w:bCs/>
    </w:rPr>
  </w:style>
  <w:style w:type="paragraph" w:styleId="Closing">
    <w:name w:val="Closing"/>
    <w:basedOn w:val="Normal"/>
    <w:pPr>
      <w:ind w:left="4252"/>
    </w:p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Arial Unicode MS"/>
    </w:r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link w:val="HTMLAddressChar"/>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basedOn w:val="DefaultParagraphFont"/>
    <w:rPr>
      <w:rFonts w:ascii="Courier New" w:hAnsi="Courier New"/>
    </w:rPr>
  </w:style>
  <w:style w:type="character" w:styleId="HTMLTypewriter">
    <w:name w:val="HTML Typewriter"/>
    <w:basedOn w:val="DefaultParagraphFont"/>
    <w:uiPriority w:val="99"/>
    <w:rPr>
      <w:rFonts w:ascii="Courier New" w:hAnsi="Courier New"/>
      <w:sz w:val="20"/>
      <w:szCs w:val="20"/>
    </w:rPr>
  </w:style>
  <w:style w:type="character" w:styleId="HTMLVariable">
    <w:name w:val="HTML Variable"/>
    <w:basedOn w:val="DefaultParagraphFont"/>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7"/>
      </w:numPr>
    </w:pPr>
  </w:style>
  <w:style w:type="paragraph" w:styleId="ListNumber4">
    <w:name w:val="List Number 4"/>
    <w:basedOn w:val="Normal"/>
    <w:pPr>
      <w:numPr>
        <w:numId w:val="8"/>
      </w:numPr>
    </w:pPr>
  </w:style>
  <w:style w:type="paragraph" w:styleId="ListNumber5">
    <w:name w:val="List Number 5"/>
    <w:basedOn w:val="Normal"/>
    <w:pPr>
      <w:numPr>
        <w:numId w:val="9"/>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character" w:styleId="PageNumber">
    <w:name w:val="page number"/>
    <w:basedOn w:val="DefaultParagraphFont"/>
  </w:style>
  <w:style w:type="paragraph" w:styleId="PlainText">
    <w:name w:val="Plain Text"/>
    <w:basedOn w:val="Normal"/>
    <w:link w:val="PlainTextChar"/>
    <w:uiPriority w:val="99"/>
    <w:rPr>
      <w:rFonts w:ascii="Courier New" w:hAnsi="Courier New" w:cs="Courier New"/>
    </w:rPr>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basedOn w:val="DefaultParagraphFont"/>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uiPriority w:val="99"/>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Title-14">
    <w:name w:val="Title-14"/>
    <w:basedOn w:val="Normal"/>
    <w:next w:val="Normal"/>
    <w:pPr>
      <w:overflowPunct/>
      <w:autoSpaceDE/>
      <w:autoSpaceDN/>
      <w:adjustRightInd/>
      <w:spacing w:before="180"/>
      <w:jc w:val="center"/>
      <w:textAlignment w:val="auto"/>
    </w:pPr>
    <w:rPr>
      <w:rFonts w:ascii="Arial" w:hAnsi="Arial"/>
      <w:b/>
      <w:kern w:val="28"/>
      <w:sz w:val="28"/>
    </w:rPr>
  </w:style>
  <w:style w:type="paragraph" w:customStyle="1" w:styleId="Comment">
    <w:name w:val="Comment"/>
    <w:basedOn w:val="Normal"/>
    <w:pPr>
      <w:overflowPunct/>
      <w:autoSpaceDE/>
      <w:autoSpaceDN/>
      <w:adjustRightInd/>
      <w:spacing w:after="120"/>
      <w:textAlignment w:val="auto"/>
    </w:pPr>
    <w:rPr>
      <w:rFonts w:ascii="Arial" w:hAnsi="Arial"/>
      <w:color w:val="FF0000"/>
    </w:rPr>
  </w:style>
  <w:style w:type="paragraph" w:customStyle="1" w:styleId="Tvatlist1">
    <w:name w:val="Tvat list1"/>
    <w:basedOn w:val="Normal"/>
    <w:pPr>
      <w:numPr>
        <w:numId w:val="10"/>
      </w:numPr>
      <w:overflowPunct/>
      <w:autoSpaceDE/>
      <w:autoSpaceDN/>
      <w:adjustRightInd/>
      <w:spacing w:after="120"/>
      <w:textAlignment w:val="auto"/>
    </w:pPr>
    <w:rPr>
      <w:rFonts w:ascii="Arial" w:hAnsi="Arial"/>
    </w:rPr>
  </w:style>
  <w:style w:type="paragraph" w:customStyle="1" w:styleId="Equation">
    <w:name w:val="Equation"/>
    <w:basedOn w:val="Normal"/>
    <w:pPr>
      <w:keepNext/>
      <w:keepLines/>
      <w:overflowPunct/>
      <w:autoSpaceDE/>
      <w:autoSpaceDN/>
      <w:adjustRightInd/>
      <w:spacing w:before="180" w:after="120"/>
      <w:jc w:val="center"/>
      <w:textAlignment w:val="auto"/>
    </w:pPr>
    <w:rPr>
      <w:rFonts w:ascii="Arial" w:hAnsi="Arial"/>
      <w:sz w:val="22"/>
    </w:rPr>
  </w:style>
  <w:style w:type="paragraph" w:customStyle="1" w:styleId="Definition">
    <w:name w:val="Definition"/>
    <w:basedOn w:val="Normal"/>
    <w:pPr>
      <w:keepLines/>
      <w:overflowPunct/>
      <w:autoSpaceDE/>
      <w:autoSpaceDN/>
      <w:adjustRightInd/>
      <w:spacing w:after="120"/>
      <w:textAlignment w:val="auto"/>
    </w:pPr>
    <w:rPr>
      <w:rFonts w:ascii="Arial" w:hAnsi="Arial"/>
    </w:rPr>
  </w:style>
  <w:style w:type="paragraph" w:customStyle="1" w:styleId="Abbreviation">
    <w:name w:val="Abbreviation"/>
    <w:basedOn w:val="NormalIndent"/>
    <w:pPr>
      <w:tabs>
        <w:tab w:val="left" w:pos="2900"/>
      </w:tabs>
      <w:overflowPunct/>
      <w:autoSpaceDE/>
      <w:autoSpaceDN/>
      <w:adjustRightInd/>
      <w:spacing w:after="0"/>
      <w:ind w:left="2880" w:hanging="1800"/>
      <w:textAlignment w:val="auto"/>
    </w:pPr>
    <w:rPr>
      <w:rFonts w:ascii="Arial" w:hAnsi="Arial"/>
    </w:rPr>
  </w:style>
  <w:style w:type="paragraph" w:customStyle="1" w:styleId="Note">
    <w:name w:val="Note"/>
    <w:basedOn w:val="Normal"/>
    <w:pPr>
      <w:overflowPunct/>
      <w:autoSpaceDE/>
      <w:autoSpaceDN/>
      <w:adjustRightInd/>
      <w:spacing w:after="120"/>
      <w:ind w:left="1080"/>
      <w:textAlignment w:val="auto"/>
    </w:pPr>
    <w:rPr>
      <w:rFonts w:ascii="Arial" w:hAnsi="Arial"/>
    </w:rPr>
  </w:style>
  <w:style w:type="paragraph" w:customStyle="1" w:styleId="Author">
    <w:name w:val="Author"/>
    <w:basedOn w:val="Normal"/>
    <w:pPr>
      <w:tabs>
        <w:tab w:val="left" w:pos="2520"/>
      </w:tabs>
      <w:overflowPunct/>
      <w:autoSpaceDE/>
      <w:autoSpaceDN/>
      <w:adjustRightInd/>
      <w:spacing w:after="0"/>
      <w:ind w:left="2520" w:hanging="2074"/>
      <w:textAlignment w:val="auto"/>
    </w:pPr>
    <w:rPr>
      <w:rFonts w:ascii="Arial" w:hAnsi="Arial"/>
    </w:rPr>
  </w:style>
  <w:style w:type="paragraph" w:customStyle="1" w:styleId="TitelTitle-11">
    <w:name w:val="Titel.Title-11"/>
    <w:basedOn w:val="Normal"/>
    <w:next w:val="Normal"/>
    <w:pPr>
      <w:overflowPunct/>
      <w:autoSpaceDE/>
      <w:autoSpaceDN/>
      <w:adjustRightInd/>
      <w:spacing w:before="120" w:after="120"/>
      <w:jc w:val="center"/>
      <w:textAlignment w:val="auto"/>
    </w:pPr>
    <w:rPr>
      <w:rFonts w:ascii="Arial" w:hAnsi="Arial"/>
      <w:b/>
      <w:kern w:val="28"/>
    </w:rPr>
  </w:style>
  <w:style w:type="paragraph" w:customStyle="1" w:styleId="CommentBlock">
    <w:name w:val="Comment Block"/>
    <w:basedOn w:val="Comment"/>
    <w:pPr>
      <w:spacing w:after="0"/>
    </w:pPr>
  </w:style>
  <w:style w:type="paragraph" w:customStyle="1" w:styleId="Title-12">
    <w:name w:val="Title-12"/>
    <w:basedOn w:val="Normal"/>
    <w:next w:val="Normal"/>
    <w:pPr>
      <w:overflowPunct/>
      <w:autoSpaceDE/>
      <w:autoSpaceDN/>
      <w:adjustRightInd/>
      <w:spacing w:before="120" w:after="120"/>
      <w:jc w:val="center"/>
      <w:textAlignment w:val="auto"/>
    </w:pPr>
    <w:rPr>
      <w:rFonts w:ascii="Arial" w:hAnsi="Arial"/>
      <w:b/>
      <w:kern w:val="28"/>
      <w:sz w:val="24"/>
    </w:rPr>
  </w:style>
  <w:style w:type="paragraph" w:customStyle="1" w:styleId="Draft">
    <w:name w:val="Draft"/>
    <w:basedOn w:val="Normal"/>
    <w:pPr>
      <w:overflowPunct/>
      <w:autoSpaceDE/>
      <w:autoSpaceDN/>
      <w:adjustRightInd/>
      <w:spacing w:before="120" w:after="120"/>
      <w:jc w:val="center"/>
      <w:textAlignment w:val="auto"/>
    </w:pPr>
    <w:rPr>
      <w:b/>
      <w:color w:val="FF0000"/>
      <w:spacing w:val="100"/>
      <w:sz w:val="48"/>
    </w:rPr>
  </w:style>
  <w:style w:type="paragraph" w:customStyle="1" w:styleId="Title-16">
    <w:name w:val="Title-16"/>
    <w:basedOn w:val="TitelTitle-11"/>
    <w:next w:val="Normal"/>
    <w:rPr>
      <w:sz w:val="32"/>
    </w:rPr>
  </w:style>
  <w:style w:type="paragraph" w:customStyle="1" w:styleId="Title-18">
    <w:name w:val="Title-18"/>
    <w:basedOn w:val="TitelTitle-11"/>
    <w:next w:val="Normal"/>
    <w:rPr>
      <w:sz w:val="36"/>
    </w:rPr>
  </w:style>
  <w:style w:type="paragraph" w:customStyle="1" w:styleId="Title-24">
    <w:name w:val="Title-24"/>
    <w:basedOn w:val="TitelTitle-11"/>
    <w:next w:val="Normal"/>
    <w:rPr>
      <w:sz w:val="48"/>
    </w:rPr>
  </w:style>
  <w:style w:type="paragraph" w:customStyle="1" w:styleId="Title-10">
    <w:name w:val="Title-10"/>
    <w:basedOn w:val="TitelTitle-11"/>
    <w:next w:val="Normal"/>
  </w:style>
  <w:style w:type="paragraph" w:customStyle="1" w:styleId="12">
    <w:name w:val="12"/>
    <w:basedOn w:val="Normal"/>
    <w:pPr>
      <w:tabs>
        <w:tab w:val="left" w:pos="397"/>
      </w:tabs>
      <w:overflowPunct/>
      <w:autoSpaceDE/>
      <w:autoSpaceDN/>
      <w:adjustRightInd/>
      <w:spacing w:after="120"/>
      <w:ind w:left="397" w:hanging="397"/>
      <w:textAlignment w:val="auto"/>
    </w:pPr>
    <w:rPr>
      <w:rFonts w:ascii="Courier" w:hAnsi="Courier"/>
      <w:sz w:val="24"/>
    </w:rPr>
  </w:style>
  <w:style w:type="paragraph" w:customStyle="1" w:styleId="11">
    <w:name w:val="11"/>
    <w:basedOn w:val="Normal"/>
    <w:pPr>
      <w:tabs>
        <w:tab w:val="left" w:pos="397"/>
        <w:tab w:val="left" w:pos="794"/>
        <w:tab w:val="left" w:pos="1191"/>
      </w:tabs>
      <w:overflowPunct/>
      <w:autoSpaceDE/>
      <w:autoSpaceDN/>
      <w:adjustRightInd/>
      <w:spacing w:after="120"/>
      <w:textAlignment w:val="auto"/>
    </w:pPr>
    <w:rPr>
      <w:rFonts w:ascii="Courier" w:hAnsi="Courier"/>
      <w:sz w:val="24"/>
    </w:rPr>
  </w:style>
  <w:style w:type="paragraph" w:customStyle="1" w:styleId="Title-0">
    <w:name w:val="Title-0"/>
    <w:basedOn w:val="Normal"/>
    <w:pPr>
      <w:overflowPunct/>
      <w:autoSpaceDE/>
      <w:autoSpaceDN/>
      <w:adjustRightInd/>
      <w:spacing w:after="120"/>
      <w:jc w:val="center"/>
      <w:textAlignment w:val="auto"/>
    </w:pPr>
    <w:rPr>
      <w:rFonts w:ascii="Arial" w:hAnsi="Arial"/>
      <w:b/>
      <w:sz w:val="24"/>
    </w:rPr>
  </w:style>
  <w:style w:type="paragraph" w:customStyle="1" w:styleId="Title-TOC">
    <w:name w:val="Title-TOC"/>
    <w:basedOn w:val="Normal"/>
    <w:pPr>
      <w:overflowPunct/>
      <w:autoSpaceDE/>
      <w:autoSpaceDN/>
      <w:adjustRightInd/>
      <w:spacing w:after="120"/>
      <w:jc w:val="center"/>
      <w:textAlignment w:val="auto"/>
    </w:pPr>
    <w:rPr>
      <w:rFonts w:ascii="Arial" w:hAnsi="Arial"/>
      <w:b/>
    </w:rPr>
  </w:style>
  <w:style w:type="paragraph" w:customStyle="1" w:styleId="AbbreviationLast">
    <w:name w:val="Abbreviation Last"/>
    <w:basedOn w:val="Abbreviation"/>
    <w:pPr>
      <w:spacing w:after="120"/>
    </w:pPr>
  </w:style>
  <w:style w:type="paragraph" w:customStyle="1" w:styleId="Append1">
    <w:name w:val="Append1"/>
    <w:basedOn w:val="Heading1"/>
    <w:next w:val="Normal"/>
    <w:pPr>
      <w:numPr>
        <w:numId w:val="13"/>
      </w:numPr>
      <w:pBdr>
        <w:top w:val="none" w:sz="0" w:space="0" w:color="auto"/>
      </w:pBdr>
      <w:overflowPunct/>
      <w:autoSpaceDE/>
      <w:autoSpaceDN/>
      <w:adjustRightInd/>
      <w:spacing w:before="360" w:after="0"/>
      <w:textAlignment w:val="auto"/>
    </w:pPr>
    <w:rPr>
      <w:rFonts w:ascii="Arial Narrow" w:hAnsi="Arial Narrow"/>
      <w:b/>
      <w:lang w:val="en-US"/>
    </w:rPr>
  </w:style>
  <w:style w:type="paragraph" w:customStyle="1" w:styleId="Append2">
    <w:name w:val="Append2"/>
    <w:basedOn w:val="Heading2"/>
    <w:next w:val="Normal"/>
    <w:pPr>
      <w:tabs>
        <w:tab w:val="num" w:pos="927"/>
      </w:tabs>
      <w:overflowPunct/>
      <w:autoSpaceDE/>
      <w:autoSpaceDN/>
      <w:adjustRightInd/>
      <w:spacing w:before="240" w:after="0"/>
      <w:ind w:left="907" w:hanging="340"/>
      <w:textAlignment w:val="auto"/>
    </w:pPr>
    <w:rPr>
      <w:rFonts w:ascii="Arial Narrow" w:hAnsi="Arial Narrow"/>
      <w:b/>
      <w:lang w:eastAsia="ja-JP"/>
    </w:rPr>
  </w:style>
  <w:style w:type="paragraph" w:customStyle="1" w:styleId="Append4">
    <w:name w:val="Append4"/>
    <w:basedOn w:val="Heading4"/>
    <w:pPr>
      <w:keepLines w:val="0"/>
      <w:tabs>
        <w:tab w:val="num" w:pos="927"/>
      </w:tabs>
      <w:overflowPunct/>
      <w:autoSpaceDE/>
      <w:autoSpaceDN/>
      <w:adjustRightInd/>
      <w:spacing w:before="240" w:after="0"/>
      <w:ind w:left="907" w:hanging="340"/>
      <w:textAlignment w:val="auto"/>
    </w:pPr>
    <w:rPr>
      <w:rFonts w:ascii="Arial Narrow" w:hAnsi="Arial Narrow"/>
      <w:b/>
      <w:sz w:val="28"/>
    </w:rPr>
  </w:style>
  <w:style w:type="paragraph" w:customStyle="1" w:styleId="Figuretitle">
    <w:name w:val="Figure title"/>
    <w:basedOn w:val="Normal"/>
    <w:next w:val="Normal"/>
    <w:pPr>
      <w:suppressAutoHyphens/>
      <w:overflowPunct/>
      <w:autoSpaceDE/>
      <w:autoSpaceDN/>
      <w:adjustRightInd/>
      <w:spacing w:before="220" w:after="220" w:line="230" w:lineRule="atLeast"/>
      <w:jc w:val="center"/>
      <w:textAlignment w:val="auto"/>
    </w:pPr>
    <w:rPr>
      <w:rFonts w:ascii="Arial" w:eastAsia="Arial Unicode MS" w:hAnsi="Arial"/>
      <w:b/>
      <w:lang w:val="en-US"/>
    </w:rPr>
  </w:style>
  <w:style w:type="paragraph" w:customStyle="1" w:styleId="FigureCaption">
    <w:name w:val="Figure Caption"/>
    <w:basedOn w:val="Caption"/>
    <w:next w:val="Normal"/>
    <w:pPr>
      <w:overflowPunct/>
      <w:autoSpaceDE/>
      <w:autoSpaceDN/>
      <w:adjustRightInd/>
      <w:jc w:val="center"/>
      <w:textAlignment w:val="auto"/>
    </w:pPr>
    <w:rPr>
      <w:rFonts w:ascii="Arial" w:hAnsi="Arial"/>
    </w:rPr>
  </w:style>
  <w:style w:type="paragraph" w:customStyle="1" w:styleId="DDL">
    <w:name w:val="DDL"/>
    <w:basedOn w:val="Normal"/>
    <w:pPr>
      <w:pBdr>
        <w:top w:val="single" w:sz="4" w:space="1" w:color="auto"/>
        <w:left w:val="single" w:sz="4" w:space="4" w:color="auto"/>
        <w:bottom w:val="single" w:sz="4" w:space="1" w:color="auto"/>
        <w:right w:val="single" w:sz="4" w:space="4" w:color="auto"/>
      </w:pBdr>
      <w:shd w:val="clear" w:color="auto" w:fill="00FFFF"/>
      <w:tabs>
        <w:tab w:val="left" w:pos="200"/>
        <w:tab w:val="left" w:pos="400"/>
        <w:tab w:val="left" w:pos="600"/>
        <w:tab w:val="left" w:pos="800"/>
        <w:tab w:val="left" w:pos="1000"/>
        <w:tab w:val="left" w:pos="1200"/>
      </w:tabs>
      <w:overflowPunct/>
      <w:autoSpaceDE/>
      <w:autoSpaceDN/>
      <w:spacing w:after="0"/>
      <w:textAlignment w:val="auto"/>
    </w:pPr>
    <w:rPr>
      <w:rFonts w:ascii="Courier New" w:eastAsia="Arial Unicode MS" w:hAnsi="Courier New"/>
      <w:lang w:val="en-US"/>
    </w:rPr>
  </w:style>
  <w:style w:type="paragraph" w:customStyle="1" w:styleId="Tabletitle">
    <w:name w:val="Table title"/>
    <w:basedOn w:val="Normal"/>
    <w:next w:val="Normal"/>
    <w:pPr>
      <w:keepNext/>
      <w:suppressAutoHyphens/>
      <w:overflowPunct/>
      <w:autoSpaceDE/>
      <w:autoSpaceDN/>
      <w:adjustRightInd/>
      <w:spacing w:before="120" w:after="120" w:line="230" w:lineRule="exact"/>
      <w:jc w:val="center"/>
      <w:textAlignment w:val="auto"/>
    </w:pPr>
    <w:rPr>
      <w:rFonts w:ascii="Arial" w:eastAsia="Arial Unicode MS" w:hAnsi="Arial"/>
      <w:b/>
      <w:lang w:val="en-US"/>
    </w:rPr>
  </w:style>
  <w:style w:type="paragraph" w:customStyle="1" w:styleId="p2">
    <w:name w:val="p2"/>
    <w:basedOn w:val="Normal"/>
    <w:next w:val="Normal"/>
    <w:pPr>
      <w:tabs>
        <w:tab w:val="left" w:pos="560"/>
      </w:tabs>
      <w:overflowPunct/>
      <w:autoSpaceDE/>
      <w:autoSpaceDN/>
      <w:adjustRightInd/>
      <w:spacing w:after="240" w:line="230" w:lineRule="atLeast"/>
      <w:jc w:val="both"/>
      <w:textAlignment w:val="auto"/>
    </w:pPr>
    <w:rPr>
      <w:rFonts w:ascii="Arial" w:eastAsia="Arial Unicode MS" w:hAnsi="Arial"/>
      <w:lang w:val="en-US"/>
    </w:rPr>
  </w:style>
  <w:style w:type="paragraph" w:customStyle="1" w:styleId="a">
    <w:name w:val="吹き出し"/>
    <w:basedOn w:val="Normal"/>
    <w:semiHidden/>
    <w:pPr>
      <w:overflowPunct/>
      <w:autoSpaceDE/>
      <w:autoSpaceDN/>
      <w:adjustRightInd/>
      <w:spacing w:after="120"/>
      <w:textAlignment w:val="auto"/>
    </w:pPr>
    <w:rPr>
      <w:rFonts w:ascii="Arial" w:eastAsia="Arial Unicode MS" w:hAnsi="Arial"/>
      <w:sz w:val="18"/>
    </w:rPr>
  </w:style>
  <w:style w:type="paragraph" w:styleId="BalloonText">
    <w:name w:val="Balloon Text"/>
    <w:basedOn w:val="Normal"/>
    <w:semiHidden/>
    <w:pPr>
      <w:overflowPunct/>
      <w:autoSpaceDE/>
      <w:autoSpaceDN/>
      <w:adjustRightInd/>
      <w:spacing w:after="120"/>
      <w:textAlignment w:val="auto"/>
    </w:pPr>
    <w:rPr>
      <w:rFonts w:ascii="Tahoma" w:hAnsi="Tahoma"/>
      <w:sz w:val="16"/>
    </w:rPr>
  </w:style>
  <w:style w:type="paragraph" w:customStyle="1" w:styleId="Rfrence">
    <w:name w:val="Référence"/>
    <w:basedOn w:val="BodyText"/>
    <w:pPr>
      <w:keepNext w:val="0"/>
      <w:tabs>
        <w:tab w:val="num" w:pos="360"/>
      </w:tabs>
      <w:overflowPunct/>
      <w:autoSpaceDE/>
      <w:autoSpaceDN/>
      <w:adjustRightInd/>
      <w:spacing w:after="0"/>
      <w:ind w:left="360" w:hanging="360"/>
      <w:jc w:val="both"/>
      <w:textAlignment w:val="auto"/>
    </w:pPr>
    <w:rPr>
      <w:rFonts w:eastAsia="Arial"/>
      <w:lang w:val="fr-FR" w:eastAsia="ja-JP"/>
    </w:rPr>
  </w:style>
  <w:style w:type="paragraph" w:customStyle="1" w:styleId="TAJ">
    <w:name w:val="TAJ"/>
    <w:basedOn w:val="Normal"/>
    <w:rsid w:val="00F700FB"/>
    <w:pPr>
      <w:keepNext/>
      <w:keepLines/>
      <w:spacing w:after="0"/>
      <w:jc w:val="both"/>
    </w:pPr>
    <w:rPr>
      <w:rFonts w:ascii="Arial" w:hAnsi="Arial"/>
      <w:sz w:val="18"/>
    </w:rPr>
  </w:style>
  <w:style w:type="paragraph" w:customStyle="1" w:styleId="FL">
    <w:name w:val="FL"/>
    <w:basedOn w:val="Normal"/>
    <w:rsid w:val="00F700FB"/>
    <w:pPr>
      <w:keepNext/>
      <w:keepLines/>
      <w:spacing w:before="60"/>
      <w:jc w:val="center"/>
    </w:pPr>
    <w:rPr>
      <w:rFonts w:ascii="Arial" w:hAnsi="Arial"/>
      <w:b/>
    </w:rPr>
  </w:style>
  <w:style w:type="character" w:customStyle="1" w:styleId="m1">
    <w:name w:val="m1"/>
    <w:basedOn w:val="DefaultParagraphFont"/>
    <w:rPr>
      <w:color w:val="0000FF"/>
    </w:rPr>
  </w:style>
  <w:style w:type="paragraph" w:styleId="CommentSubject">
    <w:name w:val="annotation subject"/>
    <w:basedOn w:val="CommentText"/>
    <w:next w:val="CommentText"/>
    <w:semiHidden/>
    <w:rPr>
      <w:b/>
      <w:bCs/>
    </w:rPr>
  </w:style>
  <w:style w:type="character" w:customStyle="1" w:styleId="SGMLinline">
    <w:name w:val="SGML inline"/>
    <w:basedOn w:val="DefaultParagraphFont"/>
    <w:rsid w:val="00433962"/>
    <w:rPr>
      <w:rFonts w:ascii="Courier New" w:hAnsi="Courier New"/>
      <w:sz w:val="20"/>
      <w:lang w:eastAsia="ko-KR"/>
    </w:rPr>
  </w:style>
  <w:style w:type="character" w:customStyle="1" w:styleId="c9y6tc">
    <w:name w:val="c9y6tc"/>
    <w:basedOn w:val="DefaultParagraphFont"/>
    <w:rsid w:val="00C67D1E"/>
  </w:style>
  <w:style w:type="character" w:customStyle="1" w:styleId="c7dqy4">
    <w:name w:val="c7dqy4"/>
    <w:basedOn w:val="DefaultParagraphFont"/>
    <w:rsid w:val="00C67D1E"/>
  </w:style>
  <w:style w:type="character" w:customStyle="1" w:styleId="c18yc0">
    <w:name w:val="c18yc0"/>
    <w:basedOn w:val="DefaultParagraphFont"/>
    <w:rsid w:val="00C67D1E"/>
  </w:style>
  <w:style w:type="character" w:customStyle="1" w:styleId="c5m9s0">
    <w:name w:val="c5m9s0"/>
    <w:basedOn w:val="DefaultParagraphFont"/>
    <w:rsid w:val="00C67D1E"/>
  </w:style>
  <w:style w:type="character" w:customStyle="1" w:styleId="PlainTextChar">
    <w:name w:val="Plain Text Char"/>
    <w:basedOn w:val="DefaultParagraphFont"/>
    <w:link w:val="PlainText"/>
    <w:uiPriority w:val="99"/>
    <w:rsid w:val="00304FF2"/>
    <w:rPr>
      <w:rFonts w:ascii="Courier New" w:hAnsi="Courier New" w:cs="Courier New"/>
      <w:lang w:eastAsia="en-US"/>
    </w:rPr>
  </w:style>
  <w:style w:type="character" w:customStyle="1" w:styleId="HTMLAddressChar">
    <w:name w:val="HTML Address Char"/>
    <w:basedOn w:val="DefaultParagraphFont"/>
    <w:link w:val="HTMLAddress"/>
    <w:rsid w:val="00BD6125"/>
    <w:rPr>
      <w:i/>
      <w:iCs/>
      <w:lang w:eastAsia="en-US"/>
    </w:rPr>
  </w:style>
  <w:style w:type="paragraph" w:styleId="Revision">
    <w:name w:val="Revision"/>
    <w:hidden/>
    <w:uiPriority w:val="99"/>
    <w:semiHidden/>
    <w:rsid w:val="00E87857"/>
    <w:rPr>
      <w:lang w:eastAsia="en-US"/>
    </w:rPr>
  </w:style>
  <w:style w:type="paragraph" w:customStyle="1" w:styleId="TB1">
    <w:name w:val="TB1"/>
    <w:basedOn w:val="Normal"/>
    <w:qFormat/>
    <w:rsid w:val="00F700FB"/>
    <w:pPr>
      <w:keepNext/>
      <w:keepLines/>
      <w:numPr>
        <w:numId w:val="41"/>
      </w:numPr>
      <w:tabs>
        <w:tab w:val="left" w:pos="720"/>
      </w:tabs>
      <w:spacing w:after="0"/>
      <w:ind w:left="737" w:hanging="380"/>
    </w:pPr>
    <w:rPr>
      <w:rFonts w:ascii="Arial" w:hAnsi="Arial"/>
      <w:sz w:val="18"/>
    </w:rPr>
  </w:style>
  <w:style w:type="paragraph" w:customStyle="1" w:styleId="TB2">
    <w:name w:val="TB2"/>
    <w:basedOn w:val="Normal"/>
    <w:qFormat/>
    <w:rsid w:val="00F700FB"/>
    <w:pPr>
      <w:keepNext/>
      <w:keepLines/>
      <w:numPr>
        <w:numId w:val="42"/>
      </w:numPr>
      <w:tabs>
        <w:tab w:val="left" w:pos="1109"/>
      </w:tabs>
      <w:spacing w:after="0"/>
      <w:ind w:left="1100" w:hanging="380"/>
    </w:pPr>
    <w:rPr>
      <w:rFonts w:ascii="Arial" w:hAnsi="Arial"/>
      <w:sz w:val="18"/>
    </w:rPr>
  </w:style>
  <w:style w:type="character" w:customStyle="1" w:styleId="FooterChar">
    <w:name w:val="Footer Char"/>
    <w:link w:val="Footer"/>
    <w:rsid w:val="00134819"/>
    <w:rPr>
      <w:rFonts w:ascii="Arial" w:hAnsi="Arial"/>
      <w:b/>
      <w:i/>
      <w:noProof/>
      <w:sz w:val="18"/>
      <w:lang w:eastAsia="en-US"/>
    </w:rPr>
  </w:style>
  <w:style w:type="character" w:customStyle="1" w:styleId="Heading1Char">
    <w:name w:val="Heading 1 Char"/>
    <w:link w:val="Heading1"/>
    <w:rsid w:val="00B53CC7"/>
    <w:rPr>
      <w:rFonts w:ascii="Arial" w:hAnsi="Arial"/>
      <w:sz w:val="36"/>
      <w:lang w:eastAsia="en-US"/>
    </w:rPr>
  </w:style>
  <w:style w:type="character" w:customStyle="1" w:styleId="NOChar">
    <w:name w:val="NO Char"/>
    <w:link w:val="NO"/>
    <w:rsid w:val="0070039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7077">
      <w:bodyDiv w:val="1"/>
      <w:marLeft w:val="0"/>
      <w:marRight w:val="0"/>
      <w:marTop w:val="0"/>
      <w:marBottom w:val="0"/>
      <w:divBdr>
        <w:top w:val="none" w:sz="0" w:space="0" w:color="auto"/>
        <w:left w:val="none" w:sz="0" w:space="0" w:color="auto"/>
        <w:bottom w:val="none" w:sz="0" w:space="0" w:color="auto"/>
        <w:right w:val="none" w:sz="0" w:space="0" w:color="auto"/>
      </w:divBdr>
    </w:div>
    <w:div w:id="481853293">
      <w:bodyDiv w:val="1"/>
      <w:marLeft w:val="0"/>
      <w:marRight w:val="0"/>
      <w:marTop w:val="0"/>
      <w:marBottom w:val="0"/>
      <w:divBdr>
        <w:top w:val="none" w:sz="0" w:space="0" w:color="auto"/>
        <w:left w:val="none" w:sz="0" w:space="0" w:color="auto"/>
        <w:bottom w:val="none" w:sz="0" w:space="0" w:color="auto"/>
        <w:right w:val="none" w:sz="0" w:space="0" w:color="auto"/>
      </w:divBdr>
    </w:div>
    <w:div w:id="956063453">
      <w:bodyDiv w:val="1"/>
      <w:marLeft w:val="0"/>
      <w:marRight w:val="0"/>
      <w:marTop w:val="0"/>
      <w:marBottom w:val="0"/>
      <w:divBdr>
        <w:top w:val="none" w:sz="0" w:space="0" w:color="auto"/>
        <w:left w:val="none" w:sz="0" w:space="0" w:color="auto"/>
        <w:bottom w:val="none" w:sz="0" w:space="0" w:color="auto"/>
        <w:right w:val="none" w:sz="0" w:space="0" w:color="auto"/>
      </w:divBdr>
    </w:div>
    <w:div w:id="1017538606">
      <w:bodyDiv w:val="1"/>
      <w:marLeft w:val="0"/>
      <w:marRight w:val="0"/>
      <w:marTop w:val="0"/>
      <w:marBottom w:val="0"/>
      <w:divBdr>
        <w:top w:val="none" w:sz="0" w:space="0" w:color="auto"/>
        <w:left w:val="none" w:sz="0" w:space="0" w:color="auto"/>
        <w:bottom w:val="none" w:sz="0" w:space="0" w:color="auto"/>
        <w:right w:val="none" w:sz="0" w:space="0" w:color="auto"/>
      </w:divBdr>
    </w:div>
    <w:div w:id="1595896896">
      <w:bodyDiv w:val="1"/>
      <w:marLeft w:val="0"/>
      <w:marRight w:val="0"/>
      <w:marTop w:val="0"/>
      <w:marBottom w:val="0"/>
      <w:divBdr>
        <w:top w:val="none" w:sz="0" w:space="0" w:color="auto"/>
        <w:left w:val="none" w:sz="0" w:space="0" w:color="auto"/>
        <w:bottom w:val="none" w:sz="0" w:space="0" w:color="auto"/>
        <w:right w:val="none" w:sz="0" w:space="0" w:color="auto"/>
      </w:divBdr>
    </w:div>
    <w:div w:id="1816532183">
      <w:bodyDiv w:val="1"/>
      <w:marLeft w:val="0"/>
      <w:marRight w:val="0"/>
      <w:marTop w:val="0"/>
      <w:marBottom w:val="0"/>
      <w:divBdr>
        <w:top w:val="none" w:sz="0" w:space="0" w:color="auto"/>
        <w:left w:val="none" w:sz="0" w:space="0" w:color="auto"/>
        <w:bottom w:val="none" w:sz="0" w:space="0" w:color="auto"/>
        <w:right w:val="none" w:sz="0" w:space="0" w:color="auto"/>
      </w:divBdr>
    </w:div>
    <w:div w:id="1894271816">
      <w:bodyDiv w:val="1"/>
      <w:marLeft w:val="0"/>
      <w:marRight w:val="0"/>
      <w:marTop w:val="0"/>
      <w:marBottom w:val="0"/>
      <w:divBdr>
        <w:top w:val="none" w:sz="0" w:space="0" w:color="auto"/>
        <w:left w:val="none" w:sz="0" w:space="0" w:color="auto"/>
        <w:bottom w:val="none" w:sz="0" w:space="0" w:color="auto"/>
        <w:right w:val="none" w:sz="0" w:space="0" w:color="auto"/>
      </w:divBdr>
    </w:div>
    <w:div w:id="1921598264">
      <w:bodyDiv w:val="1"/>
      <w:marLeft w:val="0"/>
      <w:marRight w:val="0"/>
      <w:marTop w:val="0"/>
      <w:marBottom w:val="0"/>
      <w:divBdr>
        <w:top w:val="none" w:sz="0" w:space="0" w:color="auto"/>
        <w:left w:val="none" w:sz="0" w:space="0" w:color="auto"/>
        <w:bottom w:val="none" w:sz="0" w:space="0" w:color="auto"/>
        <w:right w:val="none" w:sz="0" w:space="0" w:color="auto"/>
      </w:divBdr>
      <w:divsChild>
        <w:div w:id="470456">
          <w:marLeft w:val="0"/>
          <w:marRight w:val="0"/>
          <w:marTop w:val="0"/>
          <w:marBottom w:val="0"/>
          <w:divBdr>
            <w:top w:val="none" w:sz="0" w:space="0" w:color="auto"/>
            <w:left w:val="none" w:sz="0" w:space="0" w:color="auto"/>
            <w:bottom w:val="none" w:sz="0" w:space="0" w:color="auto"/>
            <w:right w:val="none" w:sz="0" w:space="0" w:color="auto"/>
          </w:divBdr>
          <w:divsChild>
            <w:div w:id="1199049098">
              <w:marLeft w:val="0"/>
              <w:marRight w:val="0"/>
              <w:marTop w:val="0"/>
              <w:marBottom w:val="0"/>
              <w:divBdr>
                <w:top w:val="none" w:sz="0" w:space="0" w:color="auto"/>
                <w:left w:val="none" w:sz="0" w:space="0" w:color="auto"/>
                <w:bottom w:val="none" w:sz="0" w:space="0" w:color="auto"/>
                <w:right w:val="none" w:sz="0" w:space="0" w:color="auto"/>
              </w:divBdr>
              <w:divsChild>
                <w:div w:id="4765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2.bin"/><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2.xml"/><Relationship Id="rId16" Type="http://schemas.openxmlformats.org/officeDocument/2006/relationships/hyperlink" Target="http://tech.ebu.ch/tvanytime" TargetMode="External"/><Relationship Id="rId107" Type="http://schemas.microsoft.com/office/2011/relationships/people" Target="people.xml"/><Relationship Id="rId11" Type="http://schemas.openxmlformats.org/officeDocument/2006/relationships/hyperlink" Target="http://www.etsi.org/standards-search"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76.jpeg"/><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jpe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hyperlink" Target="https://portal.etsi.org/TB/ETSIDeliverableStatus.aspx" TargetMode="External"/><Relationship Id="rId17" Type="http://schemas.openxmlformats.org/officeDocument/2006/relationships/hyperlink" Target="http://docbox.etsi.org/Reference"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77.jpeg"/><Relationship Id="rId108" Type="http://schemas.openxmlformats.org/officeDocument/2006/relationships/theme" Target="theme/theme1.xml"/><Relationship Id="rId20" Type="http://schemas.openxmlformats.org/officeDocument/2006/relationships/image" Target="media/image4.wmf"/><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jpeg"/><Relationship Id="rId88" Type="http://schemas.openxmlformats.org/officeDocument/2006/relationships/oleObject" Target="embeddings/oleObject3.bin"/><Relationship Id="rId91" Type="http://schemas.openxmlformats.org/officeDocument/2006/relationships/footer" Target="footer2.xm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etsi.org/Services/editHelp!/Howtostart/ETSIDraftingRules.asp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image" Target="media/image69.png"/><Relationship Id="rId94" Type="http://schemas.openxmlformats.org/officeDocument/2006/relationships/footer" Target="footer4.xml"/><Relationship Id="rId99" Type="http://schemas.openxmlformats.org/officeDocument/2006/relationships/image" Target="media/image73.jpeg"/><Relationship Id="rId101" Type="http://schemas.openxmlformats.org/officeDocument/2006/relationships/image" Target="media/image7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portal.etsi.org/People/CommiteeSupportStaff.aspx" TargetMode="External"/><Relationship Id="rId18" Type="http://schemas.openxmlformats.org/officeDocument/2006/relationships/image" Target="media/image3.wmf"/><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97" Type="http://schemas.openxmlformats.org/officeDocument/2006/relationships/image" Target="media/image71.jpeg"/><Relationship Id="rId10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emf"/><Relationship Id="rId61" Type="http://schemas.openxmlformats.org/officeDocument/2006/relationships/image" Target="media/image44.png"/><Relationship Id="rId82" Type="http://schemas.openxmlformats.org/officeDocument/2006/relationships/image" Target="media/image65.jpeg"/><Relationship Id="rId19" Type="http://schemas.openxmlformats.org/officeDocument/2006/relationships/oleObject" Target="embeddings/oleObject1.bin"/><Relationship Id="rId14" Type="http://schemas.openxmlformats.org/officeDocument/2006/relationships/hyperlink" Target="https://ipr.etsi.org/" TargetMode="External"/><Relationship Id="rId30" Type="http://schemas.openxmlformats.org/officeDocument/2006/relationships/image" Target="media/image13.png"/><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image" Target="media/image60.png"/><Relationship Id="rId100" Type="http://schemas.openxmlformats.org/officeDocument/2006/relationships/image" Target="media/image74.jpeg"/><Relationship Id="rId105"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eader" Target="header4.xml"/><Relationship Id="rId98" Type="http://schemas.openxmlformats.org/officeDocument/2006/relationships/image" Target="media/image72.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09BB2-D167-49C5-A5EF-AAF4F01E2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205</TotalTime>
  <Pages>210</Pages>
  <Words>75141</Words>
  <Characters>413277</Characters>
  <Application>Microsoft Office Word</Application>
  <DocSecurity>0</DocSecurity>
  <Lines>3443</Lines>
  <Paragraphs>974</Paragraphs>
  <ScaleCrop>false</ScaleCrop>
  <HeadingPairs>
    <vt:vector size="2" baseType="variant">
      <vt:variant>
        <vt:lpstr>Title</vt:lpstr>
      </vt:variant>
      <vt:variant>
        <vt:i4>1</vt:i4>
      </vt:variant>
    </vt:vector>
  </HeadingPairs>
  <TitlesOfParts>
    <vt:vector size="1" baseType="lpstr">
      <vt:lpstr>ETSI TS 102 822-3-1 V1.9.2</vt:lpstr>
    </vt:vector>
  </TitlesOfParts>
  <Company>ETSI Secretariat</Company>
  <LinksUpToDate>false</LinksUpToDate>
  <CharactersWithSpaces>487444</CharactersWithSpaces>
  <SharedDoc>false</SharedDoc>
  <HLinks>
    <vt:vector size="54" baseType="variant">
      <vt:variant>
        <vt:i4>655369</vt:i4>
      </vt:variant>
      <vt:variant>
        <vt:i4>396</vt:i4>
      </vt:variant>
      <vt:variant>
        <vt:i4>0</vt:i4>
      </vt:variant>
      <vt:variant>
        <vt:i4>5</vt:i4>
      </vt:variant>
      <vt:variant>
        <vt:lpwstr>http://www.w3.org/XML/Schema</vt:lpwstr>
      </vt:variant>
      <vt:variant>
        <vt:lpwstr/>
      </vt:variant>
      <vt:variant>
        <vt:i4>2424928</vt:i4>
      </vt:variant>
      <vt:variant>
        <vt:i4>393</vt:i4>
      </vt:variant>
      <vt:variant>
        <vt:i4>0</vt:i4>
      </vt:variant>
      <vt:variant>
        <vt:i4>5</vt:i4>
      </vt:variant>
      <vt:variant>
        <vt:lpwstr>http://www.w3.org/TR/2001/REC-xmlschema-1-20010502</vt:lpwstr>
      </vt:variant>
      <vt:variant>
        <vt:lpwstr/>
      </vt:variant>
      <vt:variant>
        <vt:i4>2424929</vt:i4>
      </vt:variant>
      <vt:variant>
        <vt:i4>390</vt:i4>
      </vt:variant>
      <vt:variant>
        <vt:i4>0</vt:i4>
      </vt:variant>
      <vt:variant>
        <vt:i4>5</vt:i4>
      </vt:variant>
      <vt:variant>
        <vt:lpwstr>http://www.w3.org/TR/2001/REC-xmlschema-0-20010502</vt:lpwstr>
      </vt:variant>
      <vt:variant>
        <vt:lpwstr/>
      </vt:variant>
      <vt:variant>
        <vt:i4>1376287</vt:i4>
      </vt:variant>
      <vt:variant>
        <vt:i4>384</vt:i4>
      </vt:variant>
      <vt:variant>
        <vt:i4>0</vt:i4>
      </vt:variant>
      <vt:variant>
        <vt:i4>5</vt:i4>
      </vt:variant>
      <vt:variant>
        <vt:lpwstr>http://docbox.etsi.org/Reference</vt:lpwstr>
      </vt:variant>
      <vt:variant>
        <vt:lpwstr/>
      </vt:variant>
      <vt:variant>
        <vt:i4>5636185</vt:i4>
      </vt:variant>
      <vt:variant>
        <vt:i4>306</vt:i4>
      </vt:variant>
      <vt:variant>
        <vt:i4>0</vt:i4>
      </vt:variant>
      <vt:variant>
        <vt:i4>5</vt:i4>
      </vt:variant>
      <vt:variant>
        <vt:lpwstr>http://tech.ebu.ch/tvanytime</vt:lpwstr>
      </vt:variant>
      <vt:variant>
        <vt:lpwstr/>
      </vt:variant>
      <vt:variant>
        <vt:i4>3538988</vt:i4>
      </vt:variant>
      <vt:variant>
        <vt:i4>303</vt:i4>
      </vt:variant>
      <vt:variant>
        <vt:i4>0</vt:i4>
      </vt:variant>
      <vt:variant>
        <vt:i4>5</vt:i4>
      </vt:variant>
      <vt:variant>
        <vt:lpwstr>http://webapp.etsi.org/IPR/home.asp</vt:lpwstr>
      </vt:variant>
      <vt:variant>
        <vt:lpwstr/>
      </vt:variant>
      <vt:variant>
        <vt:i4>5701736</vt:i4>
      </vt:variant>
      <vt:variant>
        <vt:i4>9</vt:i4>
      </vt:variant>
      <vt:variant>
        <vt:i4>0</vt:i4>
      </vt:variant>
      <vt:variant>
        <vt:i4>5</vt:i4>
      </vt:variant>
      <vt:variant>
        <vt:lpwstr>http://portal.etsi.org/chaircor/ETSI_support.asp</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5111877</vt:i4>
      </vt:variant>
      <vt:variant>
        <vt:i4>3</vt:i4>
      </vt:variant>
      <vt:variant>
        <vt:i4>0</vt:i4>
      </vt:variant>
      <vt:variant>
        <vt:i4>5</vt:i4>
      </vt:variant>
      <vt:variant>
        <vt:lpwstr>http://www.etsi.org/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TS 102 822-3-1 V1.9.2</dc:title>
  <dc:subject>Broadcast and On-line Services: Search, select, and rightful use of content on personal storage systems ("TV-Anytime")</dc:subject>
  <dc:creator>ALR</dc:creator>
  <cp:keywords>broadcasting, content, data, TV, video</cp:keywords>
  <dc:description/>
  <cp:lastModifiedBy>Evain, Jean-Pierre</cp:lastModifiedBy>
  <cp:revision>35</cp:revision>
  <cp:lastPrinted>2010-04-28T06:57:00Z</cp:lastPrinted>
  <dcterms:created xsi:type="dcterms:W3CDTF">2017-06-09T13:17:00Z</dcterms:created>
  <dcterms:modified xsi:type="dcterms:W3CDTF">2017-06-26T11:41:00Z</dcterms:modified>
</cp:coreProperties>
</file>